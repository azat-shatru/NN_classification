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852F" w14:textId="40D0B255" w:rsidR="000A3A00" w:rsidRPr="00896140" w:rsidRDefault="00A87931" w:rsidP="00B259C1">
      <w:pPr>
        <w:pStyle w:val="CiteItBibliographyTitle"/>
      </w:pPr>
      <w:r>
        <w:t>P1</w:t>
      </w:r>
      <w:r w:rsidR="00BA27E0" w:rsidRPr="00896140">
        <w:t xml:space="preserve"> Segmentation Study 2025 Questionnaire</w:t>
      </w:r>
    </w:p>
    <w:p w14:paraId="08F708E3" w14:textId="77777777" w:rsidR="000A3A00" w:rsidRPr="00896140" w:rsidRDefault="000A3A00" w:rsidP="000A3A00">
      <w:pPr>
        <w:contextualSpacing/>
      </w:pPr>
    </w:p>
    <w:tbl>
      <w:tblPr>
        <w:tblpPr w:leftFromText="180" w:rightFromText="180" w:vertAnchor="page" w:horzAnchor="margin" w:tblpY="27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6"/>
      </w:tblGrid>
      <w:tr w:rsidR="000A3A00" w:rsidRPr="00896140" w14:paraId="6EA04F57" w14:textId="77777777" w:rsidTr="000042AB">
        <w:tc>
          <w:tcPr>
            <w:tcW w:w="8846" w:type="dxa"/>
          </w:tcPr>
          <w:p w14:paraId="081C9169" w14:textId="77777777" w:rsidR="000A3A00" w:rsidRPr="00896140" w:rsidRDefault="000A3A00" w:rsidP="000042AB">
            <w:pPr>
              <w:contextualSpacing/>
              <w:jc w:val="both"/>
              <w:rPr>
                <w:rFonts w:cs="Arial"/>
                <w:b/>
                <w:color w:val="008000"/>
              </w:rPr>
            </w:pPr>
          </w:p>
          <w:p w14:paraId="4B030B50" w14:textId="77777777" w:rsidR="000A3A00" w:rsidRPr="00896140" w:rsidRDefault="000A3A00" w:rsidP="000042AB">
            <w:pPr>
              <w:contextualSpacing/>
              <w:jc w:val="both"/>
              <w:rPr>
                <w:rFonts w:cs="Arial"/>
                <w:b/>
                <w:color w:val="008000"/>
              </w:rPr>
            </w:pPr>
            <w:r w:rsidRPr="00896140">
              <w:rPr>
                <w:rFonts w:cs="Arial"/>
                <w:b/>
                <w:color w:val="008000"/>
              </w:rPr>
              <w:t xml:space="preserve">Notes for Client Reviewers: </w:t>
            </w:r>
          </w:p>
          <w:p w14:paraId="4ED5CF4F" w14:textId="77777777" w:rsidR="000A3A00" w:rsidRPr="00896140" w:rsidRDefault="000A3A00" w:rsidP="000042AB">
            <w:pPr>
              <w:contextualSpacing/>
              <w:jc w:val="both"/>
              <w:rPr>
                <w:rFonts w:cs="Arial"/>
                <w:b/>
                <w:color w:val="008000"/>
              </w:rPr>
            </w:pPr>
          </w:p>
          <w:p w14:paraId="7B7EDBF8" w14:textId="77777777" w:rsidR="000A3A00" w:rsidRPr="00896140" w:rsidRDefault="000A3A00" w:rsidP="000042AB">
            <w:pPr>
              <w:numPr>
                <w:ilvl w:val="0"/>
                <w:numId w:val="1"/>
              </w:numPr>
              <w:contextualSpacing/>
              <w:rPr>
                <w:rFonts w:cs="Arial"/>
                <w:b/>
                <w:color w:val="008000"/>
              </w:rPr>
            </w:pPr>
            <w:r w:rsidRPr="00896140">
              <w:rPr>
                <w:rFonts w:cs="Arial"/>
                <w:b/>
                <w:color w:val="008000"/>
              </w:rPr>
              <w:t>The notes in blue are programming instructions and will not be visible to respondents</w:t>
            </w:r>
          </w:p>
          <w:p w14:paraId="4CC9A3DE" w14:textId="77777777" w:rsidR="000A3A00" w:rsidRPr="00896140" w:rsidRDefault="000A3A00" w:rsidP="000042AB">
            <w:pPr>
              <w:pStyle w:val="ListParagraph"/>
              <w:rPr>
                <w:rFonts w:cs="Arial"/>
                <w:b/>
                <w:color w:val="008000"/>
              </w:rPr>
            </w:pPr>
          </w:p>
        </w:tc>
      </w:tr>
    </w:tbl>
    <w:p w14:paraId="778A09FB" w14:textId="3419162A" w:rsidR="000A3A00" w:rsidRPr="00896140" w:rsidRDefault="000A3A00" w:rsidP="000A3A00">
      <w:pPr>
        <w:tabs>
          <w:tab w:val="center" w:pos="4406"/>
        </w:tabs>
        <w:contextualSpacing/>
        <w:rPr>
          <w:rFonts w:cs="Arial"/>
          <w:b/>
          <w:bCs/>
          <w:color w:val="0000FF"/>
          <w:u w:val="single"/>
        </w:rPr>
      </w:pPr>
    </w:p>
    <w:p w14:paraId="1FCA7A60" w14:textId="166DB966" w:rsidR="005A591B" w:rsidRPr="00896140" w:rsidRDefault="005A591B" w:rsidP="000A3A00">
      <w:pPr>
        <w:tabs>
          <w:tab w:val="center" w:pos="4406"/>
        </w:tabs>
        <w:contextualSpacing/>
        <w:rPr>
          <w:rFonts w:cs="Arial"/>
          <w:b/>
          <w:bCs/>
          <w:color w:val="0000FF"/>
          <w:u w:val="single"/>
        </w:rPr>
      </w:pPr>
    </w:p>
    <w:p w14:paraId="4BB3ED28" w14:textId="77777777" w:rsidR="005A591B" w:rsidRPr="00896140" w:rsidRDefault="005A591B" w:rsidP="000A3A00">
      <w:pPr>
        <w:tabs>
          <w:tab w:val="center" w:pos="4406"/>
        </w:tabs>
        <w:contextualSpacing/>
        <w:rPr>
          <w:rFonts w:cs="Arial"/>
          <w:b/>
          <w:bCs/>
          <w:color w:val="0000FF"/>
          <w:u w:val="single"/>
        </w:rPr>
      </w:pPr>
    </w:p>
    <w:p w14:paraId="05ADDE6B" w14:textId="41877F88" w:rsidR="000A3A00" w:rsidRPr="00896140" w:rsidRDefault="000A3A00" w:rsidP="000A3A00">
      <w:pPr>
        <w:tabs>
          <w:tab w:val="center" w:pos="4406"/>
        </w:tabs>
        <w:contextualSpacing/>
        <w:rPr>
          <w:rFonts w:cs="Arial"/>
          <w:b/>
          <w:bCs/>
        </w:rPr>
      </w:pPr>
      <w:r w:rsidRPr="00896140">
        <w:rPr>
          <w:rFonts w:cs="Arial"/>
          <w:b/>
          <w:bCs/>
          <w:color w:val="0000FF"/>
          <w:u w:val="single"/>
        </w:rPr>
        <w:t>Study Duration</w:t>
      </w:r>
      <w:r w:rsidRPr="00896140">
        <w:rPr>
          <w:rFonts w:cs="Arial"/>
          <w:b/>
          <w:bCs/>
          <w:color w:val="0000FF"/>
        </w:rPr>
        <w:t xml:space="preserve">: </w:t>
      </w:r>
      <w:r w:rsidR="00BA27E0" w:rsidRPr="00896140">
        <w:rPr>
          <w:rFonts w:cs="Arial"/>
          <w:b/>
          <w:bCs/>
          <w:color w:val="0000FF"/>
        </w:rPr>
        <w:t>45</w:t>
      </w:r>
      <w:r w:rsidRPr="00896140">
        <w:rPr>
          <w:rFonts w:cs="Arial"/>
          <w:b/>
          <w:bCs/>
          <w:color w:val="0000FF"/>
        </w:rPr>
        <w:t xml:space="preserve"> minutes</w:t>
      </w:r>
    </w:p>
    <w:p w14:paraId="7A3A68A3" w14:textId="77777777" w:rsidR="000A3A00" w:rsidRPr="00896140" w:rsidRDefault="000A3A00" w:rsidP="000A3A00">
      <w:pPr>
        <w:contextualSpacing/>
        <w:rPr>
          <w:rFonts w:cs="Arial"/>
          <w:b/>
          <w:bCs/>
          <w:u w:val="single"/>
        </w:rPr>
      </w:pPr>
    </w:p>
    <w:p w14:paraId="2DCD3724" w14:textId="77777777" w:rsidR="000A3A00" w:rsidRPr="00896140" w:rsidRDefault="000A3A00" w:rsidP="000A3A00">
      <w:pPr>
        <w:contextualSpacing/>
        <w:rPr>
          <w:rFonts w:cs="Arial"/>
          <w:b/>
          <w:bCs/>
          <w:u w:val="single"/>
        </w:rPr>
      </w:pPr>
      <w:r w:rsidRPr="00896140">
        <w:rPr>
          <w:rFonts w:cs="Arial"/>
          <w:b/>
          <w:bCs/>
          <w:color w:val="0000FF"/>
          <w:u w:val="single"/>
        </w:rPr>
        <w:t>Sample Size</w:t>
      </w:r>
      <w:r w:rsidRPr="00896140">
        <w:rPr>
          <w:rFonts w:cs="Arial"/>
          <w:b/>
          <w:bCs/>
          <w:color w:val="0000FF"/>
        </w:rPr>
        <w:t>:</w:t>
      </w:r>
    </w:p>
    <w:p w14:paraId="34C938B8" w14:textId="77777777" w:rsidR="000A3A00" w:rsidRPr="00896140" w:rsidRDefault="000A3A00" w:rsidP="000A3A00">
      <w:pPr>
        <w:contextualSpacing/>
      </w:pPr>
    </w:p>
    <w:tbl>
      <w:tblPr>
        <w:tblW w:w="8222" w:type="dxa"/>
        <w:tblInd w:w="562" w:type="dxa"/>
        <w:tblCellMar>
          <w:left w:w="0" w:type="dxa"/>
          <w:right w:w="0" w:type="dxa"/>
        </w:tblCellMar>
        <w:tblLook w:val="0420" w:firstRow="1" w:lastRow="0" w:firstColumn="0" w:lastColumn="0" w:noHBand="0" w:noVBand="1"/>
      </w:tblPr>
      <w:tblGrid>
        <w:gridCol w:w="6633"/>
        <w:gridCol w:w="1589"/>
      </w:tblGrid>
      <w:tr w:rsidR="000A3A00" w:rsidRPr="00896140" w14:paraId="1F46F1F3" w14:textId="77777777" w:rsidTr="000042AB">
        <w:trPr>
          <w:trHeight w:val="392"/>
        </w:trPr>
        <w:tc>
          <w:tcPr>
            <w:tcW w:w="6633" w:type="dxa"/>
            <w:tcBorders>
              <w:top w:val="single" w:sz="4" w:space="0" w:color="auto"/>
              <w:left w:val="single" w:sz="4" w:space="0" w:color="auto"/>
              <w:bottom w:val="single" w:sz="4" w:space="0" w:color="000000" w:themeColor="text1"/>
              <w:right w:val="single" w:sz="4" w:space="0" w:color="auto"/>
            </w:tcBorders>
            <w:tcMar>
              <w:top w:w="15" w:type="dxa"/>
              <w:left w:w="108" w:type="dxa"/>
              <w:bottom w:w="0" w:type="dxa"/>
              <w:right w:w="108" w:type="dxa"/>
            </w:tcMar>
            <w:vAlign w:val="center"/>
            <w:hideMark/>
          </w:tcPr>
          <w:p w14:paraId="2691C01D" w14:textId="4D38E7DD" w:rsidR="000A3A00" w:rsidRPr="00896140" w:rsidRDefault="000A3A00" w:rsidP="000042AB">
            <w:pPr>
              <w:contextualSpacing/>
              <w:jc w:val="center"/>
              <w:rPr>
                <w:rFonts w:eastAsia="Times New Roman" w:cs="Arial"/>
                <w:color w:val="0000FF"/>
                <w:szCs w:val="24"/>
              </w:rPr>
            </w:pPr>
            <w:r w:rsidRPr="00896140">
              <w:rPr>
                <w:rFonts w:eastAsia="Times New Roman" w:cs="Arial"/>
                <w:b/>
                <w:color w:val="0000FF"/>
                <w:szCs w:val="24"/>
              </w:rPr>
              <w:t>Quotas</w:t>
            </w:r>
          </w:p>
        </w:tc>
        <w:tc>
          <w:tcPr>
            <w:tcW w:w="1589" w:type="dxa"/>
            <w:tcBorders>
              <w:top w:val="single" w:sz="4" w:space="0" w:color="auto"/>
              <w:left w:val="single" w:sz="4" w:space="0" w:color="auto"/>
              <w:bottom w:val="single" w:sz="4" w:space="0" w:color="000000" w:themeColor="text1"/>
              <w:right w:val="single" w:sz="4" w:space="0" w:color="auto"/>
            </w:tcBorders>
            <w:tcMar>
              <w:top w:w="15" w:type="dxa"/>
              <w:left w:w="108" w:type="dxa"/>
              <w:bottom w:w="0" w:type="dxa"/>
              <w:right w:w="108" w:type="dxa"/>
            </w:tcMar>
            <w:vAlign w:val="center"/>
            <w:hideMark/>
          </w:tcPr>
          <w:p w14:paraId="4083E723" w14:textId="584816DF" w:rsidR="000A3A00" w:rsidRPr="00896140" w:rsidRDefault="000A3A00" w:rsidP="000042AB">
            <w:pPr>
              <w:contextualSpacing/>
              <w:jc w:val="center"/>
              <w:rPr>
                <w:rFonts w:eastAsia="Times New Roman" w:cs="Arial"/>
                <w:color w:val="0000FF"/>
                <w:szCs w:val="24"/>
              </w:rPr>
            </w:pPr>
            <w:r w:rsidRPr="00896140">
              <w:rPr>
                <w:rFonts w:eastAsia="Times New Roman" w:cs="Arial"/>
                <w:b/>
                <w:color w:val="0000FF"/>
                <w:szCs w:val="24"/>
              </w:rPr>
              <w:t>Sample Size</w:t>
            </w:r>
          </w:p>
        </w:tc>
      </w:tr>
      <w:tr w:rsidR="000A3A00" w:rsidRPr="00896140" w14:paraId="7C539DDF" w14:textId="77777777" w:rsidTr="00992988">
        <w:trPr>
          <w:trHeight w:val="448"/>
        </w:trPr>
        <w:tc>
          <w:tcPr>
            <w:tcW w:w="6633"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7FBCAEA5" w14:textId="3F619DEE" w:rsidR="000A3A00" w:rsidRPr="008371CC" w:rsidRDefault="00ED2906" w:rsidP="000042AB">
            <w:pPr>
              <w:contextualSpacing/>
              <w:jc w:val="center"/>
              <w:rPr>
                <w:rFonts w:eastAsia="Times New Roman" w:cs="Arial"/>
                <w:color w:val="0000FF"/>
                <w:szCs w:val="24"/>
              </w:rPr>
            </w:pPr>
            <w:r w:rsidRPr="008371CC">
              <w:rPr>
                <w:rFonts w:eastAsia="Times New Roman" w:cs="Arial"/>
                <w:color w:val="0000FF"/>
                <w:szCs w:val="24"/>
              </w:rPr>
              <w:t>Derms</w:t>
            </w:r>
          </w:p>
        </w:tc>
        <w:tc>
          <w:tcPr>
            <w:tcW w:w="1589"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0484F910" w14:textId="2CA4F704" w:rsidR="000A3A00" w:rsidRPr="008371CC" w:rsidRDefault="0075452E" w:rsidP="000042AB">
            <w:pPr>
              <w:contextualSpacing/>
              <w:jc w:val="center"/>
              <w:rPr>
                <w:rFonts w:eastAsia="Times New Roman" w:cs="Arial"/>
                <w:color w:val="0000FF"/>
              </w:rPr>
            </w:pPr>
            <w:r w:rsidRPr="008371CC">
              <w:rPr>
                <w:rFonts w:eastAsia="Times New Roman" w:cs="Arial"/>
                <w:color w:val="0000FF"/>
              </w:rPr>
              <w:t>130</w:t>
            </w:r>
          </w:p>
        </w:tc>
      </w:tr>
      <w:tr w:rsidR="000A3A00" w:rsidRPr="00896140" w14:paraId="77FDBCF6" w14:textId="77777777" w:rsidTr="000042AB">
        <w:trPr>
          <w:trHeight w:val="448"/>
        </w:trPr>
        <w:tc>
          <w:tcPr>
            <w:tcW w:w="6633"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2EDC63A8" w14:textId="34205228" w:rsidR="000A3A00" w:rsidRPr="008371CC" w:rsidRDefault="0075452E" w:rsidP="000042AB">
            <w:pPr>
              <w:contextualSpacing/>
              <w:jc w:val="center"/>
              <w:rPr>
                <w:rFonts w:eastAsia="Times New Roman" w:cs="Arial"/>
                <w:color w:val="0000FF"/>
                <w:szCs w:val="24"/>
              </w:rPr>
            </w:pPr>
            <w:r w:rsidRPr="008371CC">
              <w:rPr>
                <w:rFonts w:eastAsia="Times New Roman" w:cs="Arial"/>
                <w:color w:val="0000FF"/>
                <w:szCs w:val="24"/>
              </w:rPr>
              <w:t>NP/PA</w:t>
            </w:r>
          </w:p>
        </w:tc>
        <w:tc>
          <w:tcPr>
            <w:tcW w:w="1589"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57E7F062" w14:textId="339AB772" w:rsidR="000A3A00" w:rsidRPr="008371CC" w:rsidRDefault="0075452E" w:rsidP="000042AB">
            <w:pPr>
              <w:contextualSpacing/>
              <w:jc w:val="center"/>
              <w:rPr>
                <w:rFonts w:eastAsia="Times New Roman" w:cs="Arial"/>
                <w:color w:val="0000FF"/>
              </w:rPr>
            </w:pPr>
            <w:r w:rsidRPr="008371CC">
              <w:rPr>
                <w:rFonts w:eastAsia="Times New Roman" w:cs="Arial"/>
                <w:color w:val="0000FF"/>
              </w:rPr>
              <w:t>70</w:t>
            </w:r>
          </w:p>
        </w:tc>
      </w:tr>
      <w:tr w:rsidR="000A3A00" w:rsidRPr="00896140" w14:paraId="0D6B12EA" w14:textId="77777777" w:rsidTr="000042AB">
        <w:trPr>
          <w:trHeight w:val="448"/>
        </w:trPr>
        <w:tc>
          <w:tcPr>
            <w:tcW w:w="6633"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hideMark/>
          </w:tcPr>
          <w:p w14:paraId="50831F2F" w14:textId="77777777" w:rsidR="000A3A00" w:rsidRPr="00896140" w:rsidRDefault="000A3A00" w:rsidP="000042AB">
            <w:pPr>
              <w:contextualSpacing/>
              <w:jc w:val="center"/>
              <w:rPr>
                <w:rFonts w:eastAsia="Times New Roman" w:cs="Arial"/>
                <w:color w:val="0000FF"/>
                <w:szCs w:val="24"/>
              </w:rPr>
            </w:pPr>
            <w:r w:rsidRPr="00896140">
              <w:rPr>
                <w:rFonts w:eastAsia="Times New Roman" w:cs="Arial"/>
                <w:b/>
                <w:color w:val="0000FF"/>
                <w:szCs w:val="24"/>
              </w:rPr>
              <w:t>TOTAL</w:t>
            </w:r>
          </w:p>
        </w:tc>
        <w:tc>
          <w:tcPr>
            <w:tcW w:w="1589"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hideMark/>
          </w:tcPr>
          <w:p w14:paraId="5150376C" w14:textId="1411D5C8" w:rsidR="000A3A00" w:rsidRPr="00896140" w:rsidRDefault="00C8559B" w:rsidP="000042AB">
            <w:pPr>
              <w:contextualSpacing/>
              <w:jc w:val="center"/>
              <w:rPr>
                <w:rFonts w:eastAsia="Times New Roman" w:cs="Arial"/>
                <w:b/>
                <w:color w:val="0000FF"/>
                <w:szCs w:val="24"/>
              </w:rPr>
            </w:pPr>
            <w:r w:rsidRPr="00896140">
              <w:rPr>
                <w:rFonts w:eastAsia="Times New Roman" w:cs="Arial"/>
                <w:b/>
                <w:color w:val="0000FF"/>
                <w:szCs w:val="24"/>
              </w:rPr>
              <w:t>200</w:t>
            </w:r>
          </w:p>
        </w:tc>
      </w:tr>
    </w:tbl>
    <w:p w14:paraId="31517649" w14:textId="77777777" w:rsidR="000A3121" w:rsidRPr="00896140" w:rsidRDefault="000A3121">
      <w:pPr>
        <w:spacing w:after="160" w:line="259" w:lineRule="auto"/>
        <w:rPr>
          <w:rFonts w:eastAsia="Calibri" w:cs="Arial"/>
          <w:b/>
          <w:color w:val="0000FF"/>
          <w:sz w:val="28"/>
          <w:szCs w:val="28"/>
          <w:u w:val="single"/>
        </w:rPr>
      </w:pPr>
      <w:r w:rsidRPr="00896140">
        <w:rPr>
          <w:rFonts w:eastAsia="Calibri" w:cs="Arial"/>
          <w:b/>
          <w:color w:val="0000FF"/>
          <w:sz w:val="28"/>
          <w:szCs w:val="28"/>
          <w:u w:val="single"/>
        </w:rPr>
        <w:br w:type="page"/>
      </w:r>
    </w:p>
    <w:p w14:paraId="3ED3A465" w14:textId="31FF7C54" w:rsidR="00EF32F7" w:rsidRPr="00896140" w:rsidRDefault="00EF32F7" w:rsidP="00DA183D">
      <w:pPr>
        <w:tabs>
          <w:tab w:val="left" w:pos="426"/>
        </w:tabs>
        <w:contextualSpacing/>
        <w:rPr>
          <w:rFonts w:eastAsia="Calibri" w:cs="Arial"/>
          <w:b/>
          <w:color w:val="0000FF"/>
          <w:sz w:val="28"/>
          <w:szCs w:val="28"/>
          <w:u w:val="single"/>
        </w:rPr>
      </w:pPr>
      <w:r w:rsidRPr="00896140">
        <w:rPr>
          <w:rFonts w:eastAsia="Calibri" w:cs="Arial"/>
          <w:b/>
          <w:color w:val="0000FF"/>
          <w:sz w:val="28"/>
          <w:szCs w:val="28"/>
          <w:u w:val="single"/>
        </w:rPr>
        <w:lastRenderedPageBreak/>
        <w:t>Questionnaire Flow</w:t>
      </w:r>
      <w:r w:rsidR="0027011B" w:rsidRPr="00896140">
        <w:rPr>
          <w:rFonts w:eastAsia="Calibri" w:cs="Arial"/>
          <w:b/>
          <w:color w:val="0000FF"/>
          <w:sz w:val="28"/>
          <w:szCs w:val="28"/>
          <w:u w:val="single"/>
        </w:rPr>
        <w:t>:</w:t>
      </w:r>
    </w:p>
    <w:p w14:paraId="31F3BCC6" w14:textId="77777777" w:rsidR="006A6728" w:rsidRPr="00896140" w:rsidRDefault="006A6728" w:rsidP="000F3E64">
      <w:pPr>
        <w:ind w:left="720"/>
        <w:contextualSpacing/>
        <w:rPr>
          <w:rFonts w:eastAsia="Batang" w:cs="Arial"/>
          <w:color w:val="0000FF"/>
          <w:szCs w:val="24"/>
          <w:lang w:eastAsia="ja-JP"/>
        </w:rPr>
      </w:pPr>
    </w:p>
    <w:p w14:paraId="25B620CE" w14:textId="77777777" w:rsidR="00D561CC" w:rsidRPr="00896140" w:rsidRDefault="00D561CC" w:rsidP="00D561CC">
      <w:pPr>
        <w:numPr>
          <w:ilvl w:val="0"/>
          <w:numId w:val="5"/>
        </w:numPr>
        <w:spacing w:before="240" w:after="240"/>
        <w:ind w:hanging="357"/>
        <w:rPr>
          <w:rFonts w:eastAsia="Calibri" w:cs="Arial"/>
          <w:b/>
          <w:color w:val="0000FF"/>
          <w:sz w:val="28"/>
          <w:szCs w:val="28"/>
          <w:u w:val="single"/>
        </w:rPr>
      </w:pPr>
      <w:r w:rsidRPr="00896140">
        <w:rPr>
          <w:rFonts w:eastAsia="Calibri" w:cs="Arial"/>
          <w:color w:val="0000FF"/>
          <w:sz w:val="28"/>
          <w:szCs w:val="28"/>
        </w:rPr>
        <w:t>Screener</w:t>
      </w:r>
    </w:p>
    <w:p w14:paraId="03F98811" w14:textId="63FB99B2" w:rsidR="00590DFA" w:rsidRPr="00FA7350" w:rsidRDefault="00590DFA" w:rsidP="00590DFA">
      <w:pPr>
        <w:numPr>
          <w:ilvl w:val="0"/>
          <w:numId w:val="5"/>
        </w:numPr>
        <w:spacing w:before="240" w:after="240"/>
        <w:ind w:hanging="357"/>
        <w:rPr>
          <w:rFonts w:eastAsia="Calibri" w:cs="Arial"/>
          <w:color w:val="0000FF"/>
          <w:sz w:val="28"/>
          <w:szCs w:val="28"/>
        </w:rPr>
      </w:pPr>
      <w:r w:rsidRPr="00FA7350">
        <w:rPr>
          <w:rFonts w:eastAsia="Calibri" w:cs="Arial"/>
          <w:color w:val="0000FF"/>
          <w:sz w:val="28"/>
          <w:szCs w:val="28"/>
        </w:rPr>
        <w:t xml:space="preserve">Section </w:t>
      </w:r>
      <w:r w:rsidR="00B76034">
        <w:rPr>
          <w:rFonts w:eastAsia="Calibri" w:cs="Arial"/>
          <w:color w:val="0000FF"/>
          <w:sz w:val="28"/>
          <w:szCs w:val="28"/>
        </w:rPr>
        <w:t>A</w:t>
      </w:r>
      <w:r w:rsidRPr="00FA7350">
        <w:rPr>
          <w:rFonts w:eastAsia="Calibri" w:cs="Arial"/>
          <w:color w:val="0000FF"/>
          <w:sz w:val="28"/>
          <w:szCs w:val="28"/>
        </w:rPr>
        <w:t xml:space="preserve">: </w:t>
      </w:r>
      <w:r w:rsidR="00625B84">
        <w:rPr>
          <w:rFonts w:eastAsia="Calibri" w:cs="Arial"/>
          <w:color w:val="0000FF"/>
          <w:sz w:val="28"/>
          <w:szCs w:val="28"/>
        </w:rPr>
        <w:t>Current and Future Usage</w:t>
      </w:r>
    </w:p>
    <w:p w14:paraId="16E59AFE" w14:textId="26B9551F" w:rsidR="00590DFA" w:rsidRPr="00FA7350" w:rsidRDefault="00590DFA" w:rsidP="00590DFA">
      <w:pPr>
        <w:numPr>
          <w:ilvl w:val="0"/>
          <w:numId w:val="5"/>
        </w:numPr>
        <w:spacing w:before="240" w:after="240"/>
        <w:ind w:hanging="357"/>
        <w:rPr>
          <w:rFonts w:eastAsia="Calibri" w:cs="Arial"/>
          <w:color w:val="0000FF"/>
          <w:sz w:val="28"/>
          <w:szCs w:val="28"/>
        </w:rPr>
      </w:pPr>
      <w:r w:rsidRPr="00FA7350">
        <w:rPr>
          <w:rFonts w:eastAsia="Calibri" w:cs="Arial"/>
          <w:color w:val="0000FF"/>
          <w:sz w:val="28"/>
          <w:szCs w:val="28"/>
        </w:rPr>
        <w:t xml:space="preserve">Section </w:t>
      </w:r>
      <w:r w:rsidR="00B76034">
        <w:rPr>
          <w:rFonts w:eastAsia="Calibri" w:cs="Arial"/>
          <w:color w:val="0000FF"/>
          <w:sz w:val="28"/>
          <w:szCs w:val="28"/>
        </w:rPr>
        <w:t>B</w:t>
      </w:r>
      <w:r w:rsidRPr="00FA7350">
        <w:rPr>
          <w:rFonts w:eastAsia="Calibri" w:cs="Arial"/>
          <w:color w:val="0000FF"/>
          <w:sz w:val="28"/>
          <w:szCs w:val="28"/>
        </w:rPr>
        <w:t>: Attitudes and attributes</w:t>
      </w:r>
    </w:p>
    <w:p w14:paraId="5783C59E" w14:textId="7FCAFF24" w:rsidR="008A5D52" w:rsidRPr="00FA7350" w:rsidRDefault="008A5D52" w:rsidP="008A5D52">
      <w:pPr>
        <w:numPr>
          <w:ilvl w:val="0"/>
          <w:numId w:val="5"/>
        </w:numPr>
        <w:spacing w:before="240" w:after="240"/>
        <w:ind w:hanging="357"/>
        <w:rPr>
          <w:rFonts w:eastAsia="Calibri" w:cs="Arial"/>
          <w:color w:val="0000FF"/>
          <w:sz w:val="28"/>
          <w:szCs w:val="28"/>
        </w:rPr>
      </w:pPr>
      <w:r w:rsidRPr="00FA7350">
        <w:rPr>
          <w:rFonts w:eastAsia="Calibri" w:cs="Arial"/>
          <w:color w:val="0000FF"/>
          <w:sz w:val="28"/>
          <w:szCs w:val="28"/>
        </w:rPr>
        <w:t xml:space="preserve">Section </w:t>
      </w:r>
      <w:r w:rsidR="00B76034">
        <w:rPr>
          <w:rFonts w:eastAsia="Calibri" w:cs="Arial"/>
          <w:color w:val="0000FF"/>
          <w:sz w:val="28"/>
          <w:szCs w:val="28"/>
        </w:rPr>
        <w:t>C</w:t>
      </w:r>
      <w:r w:rsidRPr="00FA7350">
        <w:rPr>
          <w:rFonts w:eastAsia="Calibri" w:cs="Arial"/>
          <w:color w:val="0000FF"/>
          <w:sz w:val="28"/>
          <w:szCs w:val="28"/>
        </w:rPr>
        <w:t>: Patient Characteristics</w:t>
      </w:r>
    </w:p>
    <w:p w14:paraId="05275FED" w14:textId="2632ABC2" w:rsidR="00AC0FB6" w:rsidRPr="00FA7350" w:rsidRDefault="00AC0FB6" w:rsidP="00AC0FB6">
      <w:pPr>
        <w:numPr>
          <w:ilvl w:val="0"/>
          <w:numId w:val="5"/>
        </w:numPr>
        <w:spacing w:before="240" w:after="240"/>
        <w:ind w:hanging="357"/>
        <w:rPr>
          <w:rFonts w:eastAsia="Calibri" w:cs="Arial"/>
          <w:color w:val="0000FF"/>
          <w:sz w:val="28"/>
          <w:szCs w:val="28"/>
        </w:rPr>
      </w:pPr>
      <w:r w:rsidRPr="00FA7350">
        <w:rPr>
          <w:rFonts w:eastAsia="Calibri" w:cs="Arial"/>
          <w:color w:val="0000FF"/>
          <w:sz w:val="28"/>
          <w:szCs w:val="28"/>
        </w:rPr>
        <w:t xml:space="preserve">Section </w:t>
      </w:r>
      <w:r w:rsidR="00B76034">
        <w:rPr>
          <w:rFonts w:eastAsia="Calibri" w:cs="Arial"/>
          <w:color w:val="0000FF"/>
          <w:sz w:val="28"/>
          <w:szCs w:val="28"/>
        </w:rPr>
        <w:t>D</w:t>
      </w:r>
      <w:r w:rsidRPr="00FA7350">
        <w:rPr>
          <w:rFonts w:eastAsia="Calibri" w:cs="Arial"/>
          <w:color w:val="0000FF"/>
          <w:sz w:val="28"/>
          <w:szCs w:val="28"/>
        </w:rPr>
        <w:t>: Patient Simulator (HabitRx Model)</w:t>
      </w:r>
    </w:p>
    <w:p w14:paraId="1BB3181B" w14:textId="2B3B0CEE" w:rsidR="00FA7350" w:rsidRPr="00FA7350" w:rsidRDefault="00FA7350" w:rsidP="00FA7350">
      <w:pPr>
        <w:numPr>
          <w:ilvl w:val="0"/>
          <w:numId w:val="5"/>
        </w:numPr>
        <w:spacing w:before="240" w:after="240"/>
        <w:ind w:hanging="357"/>
        <w:rPr>
          <w:rFonts w:eastAsia="Calibri" w:cs="Arial"/>
          <w:color w:val="0000FF"/>
          <w:sz w:val="28"/>
          <w:szCs w:val="28"/>
        </w:rPr>
      </w:pPr>
      <w:r w:rsidRPr="00FA7350">
        <w:rPr>
          <w:rFonts w:eastAsia="Calibri" w:cs="Arial"/>
          <w:color w:val="0000FF"/>
          <w:sz w:val="28"/>
          <w:szCs w:val="28"/>
        </w:rPr>
        <w:t xml:space="preserve">Section </w:t>
      </w:r>
      <w:r w:rsidR="00B76034">
        <w:rPr>
          <w:rFonts w:eastAsia="Calibri" w:cs="Arial"/>
          <w:color w:val="0000FF"/>
          <w:sz w:val="28"/>
          <w:szCs w:val="28"/>
        </w:rPr>
        <w:t>E</w:t>
      </w:r>
      <w:r w:rsidRPr="00FA7350">
        <w:rPr>
          <w:rFonts w:eastAsia="Calibri" w:cs="Arial"/>
          <w:color w:val="0000FF"/>
          <w:sz w:val="28"/>
          <w:szCs w:val="28"/>
        </w:rPr>
        <w:t>: HCP Characteristics</w:t>
      </w:r>
    </w:p>
    <w:p w14:paraId="114E734C" w14:textId="410B65CE" w:rsidR="008C41B5" w:rsidRPr="00FA7350" w:rsidRDefault="00FA7350" w:rsidP="00FA7350">
      <w:pPr>
        <w:numPr>
          <w:ilvl w:val="0"/>
          <w:numId w:val="5"/>
        </w:numPr>
        <w:spacing w:before="240" w:after="240"/>
        <w:ind w:hanging="357"/>
        <w:rPr>
          <w:rFonts w:eastAsia="Calibri" w:cs="Arial"/>
          <w:color w:val="0000FF"/>
          <w:sz w:val="28"/>
          <w:szCs w:val="28"/>
        </w:rPr>
      </w:pPr>
      <w:r w:rsidRPr="00FA7350">
        <w:rPr>
          <w:rFonts w:eastAsia="Calibri" w:cs="Arial"/>
          <w:color w:val="0000FF"/>
          <w:sz w:val="28"/>
          <w:szCs w:val="28"/>
        </w:rPr>
        <w:t>Section F: Salesforce Related Questions</w:t>
      </w:r>
    </w:p>
    <w:p w14:paraId="64C83CDC" w14:textId="7E230E15" w:rsidR="00946D41" w:rsidRPr="00FA7350" w:rsidRDefault="00946D41" w:rsidP="00FA7350">
      <w:pPr>
        <w:numPr>
          <w:ilvl w:val="0"/>
          <w:numId w:val="5"/>
        </w:numPr>
        <w:spacing w:before="240" w:after="240"/>
        <w:ind w:hanging="357"/>
        <w:rPr>
          <w:rFonts w:eastAsia="Calibri" w:cs="Arial"/>
          <w:color w:val="0000FF"/>
          <w:sz w:val="28"/>
          <w:szCs w:val="28"/>
        </w:rPr>
      </w:pPr>
      <w:r w:rsidRPr="00946D41">
        <w:rPr>
          <w:rFonts w:eastAsia="Calibri" w:cs="Arial"/>
          <w:color w:val="0000FF"/>
          <w:sz w:val="28"/>
          <w:szCs w:val="28"/>
        </w:rPr>
        <w:t>Section G: Brand Perceptions</w:t>
      </w:r>
    </w:p>
    <w:p w14:paraId="0A9A929A" w14:textId="77777777" w:rsidR="00EF32F7" w:rsidRPr="00896140" w:rsidRDefault="00EF32F7" w:rsidP="000F3E64">
      <w:pPr>
        <w:ind w:left="720"/>
        <w:contextualSpacing/>
        <w:rPr>
          <w:rFonts w:eastAsia="Batang" w:cs="Arial"/>
          <w:color w:val="0000FF"/>
          <w:szCs w:val="24"/>
          <w:lang w:eastAsia="ja-JP"/>
        </w:rPr>
      </w:pPr>
    </w:p>
    <w:p w14:paraId="251AB5ED" w14:textId="77777777" w:rsidR="00EF32F7" w:rsidRPr="00896140" w:rsidRDefault="00EF32F7" w:rsidP="000F3E64">
      <w:pPr>
        <w:ind w:left="720"/>
        <w:contextualSpacing/>
        <w:rPr>
          <w:rFonts w:eastAsia="Batang" w:cs="Arial"/>
          <w:color w:val="0000FF"/>
          <w:szCs w:val="24"/>
          <w:lang w:eastAsia="ja-JP"/>
        </w:rPr>
      </w:pPr>
    </w:p>
    <w:p w14:paraId="0C244624" w14:textId="77777777" w:rsidR="00EF32F7" w:rsidRPr="00896140" w:rsidRDefault="00EF32F7" w:rsidP="000F3E64">
      <w:pPr>
        <w:ind w:left="720"/>
        <w:contextualSpacing/>
        <w:rPr>
          <w:rFonts w:eastAsia="Batang" w:cs="Arial"/>
          <w:color w:val="0000FF"/>
          <w:szCs w:val="24"/>
          <w:lang w:eastAsia="ja-JP"/>
        </w:rPr>
      </w:pPr>
    </w:p>
    <w:p w14:paraId="2C4AF1CB" w14:textId="77777777" w:rsidR="00EF32F7" w:rsidRPr="00896140" w:rsidRDefault="00EF32F7" w:rsidP="000F3E64">
      <w:pPr>
        <w:ind w:left="720"/>
        <w:contextualSpacing/>
        <w:rPr>
          <w:rFonts w:eastAsia="Batang" w:cs="Arial"/>
          <w:color w:val="0000FF"/>
          <w:szCs w:val="24"/>
          <w:lang w:eastAsia="ja-JP"/>
        </w:rPr>
      </w:pPr>
    </w:p>
    <w:p w14:paraId="4B03CE08" w14:textId="77777777" w:rsidR="00EF32F7" w:rsidRPr="00896140" w:rsidRDefault="00EF32F7" w:rsidP="000F3E64">
      <w:pPr>
        <w:ind w:left="720"/>
        <w:contextualSpacing/>
        <w:rPr>
          <w:rFonts w:eastAsia="Batang" w:cs="Arial"/>
          <w:color w:val="0000FF"/>
          <w:szCs w:val="24"/>
          <w:lang w:eastAsia="ja-JP"/>
        </w:rPr>
      </w:pPr>
    </w:p>
    <w:p w14:paraId="6E6330EF" w14:textId="77777777" w:rsidR="00EF32F7" w:rsidRPr="00896140" w:rsidRDefault="00EF32F7" w:rsidP="000F3E64">
      <w:pPr>
        <w:ind w:left="720"/>
        <w:contextualSpacing/>
        <w:rPr>
          <w:rFonts w:eastAsia="Batang" w:cs="Arial"/>
          <w:color w:val="0000FF"/>
          <w:szCs w:val="24"/>
          <w:lang w:eastAsia="ja-JP"/>
        </w:rPr>
      </w:pPr>
    </w:p>
    <w:p w14:paraId="5275002A" w14:textId="77777777" w:rsidR="00EF32F7" w:rsidRPr="00896140" w:rsidRDefault="00EF32F7" w:rsidP="000F3E64">
      <w:pPr>
        <w:ind w:left="720"/>
        <w:contextualSpacing/>
        <w:rPr>
          <w:rFonts w:eastAsia="Batang" w:cs="Arial"/>
          <w:color w:val="0000FF"/>
          <w:szCs w:val="24"/>
          <w:lang w:eastAsia="ja-JP"/>
        </w:rPr>
      </w:pPr>
    </w:p>
    <w:p w14:paraId="6AE69925" w14:textId="77777777" w:rsidR="00EF32F7" w:rsidRPr="00896140" w:rsidRDefault="00EF32F7" w:rsidP="000F3E64">
      <w:pPr>
        <w:ind w:left="720"/>
        <w:contextualSpacing/>
        <w:rPr>
          <w:rFonts w:eastAsia="Batang" w:cs="Arial"/>
          <w:color w:val="0000FF"/>
          <w:szCs w:val="24"/>
          <w:lang w:eastAsia="ja-JP"/>
        </w:rPr>
      </w:pPr>
    </w:p>
    <w:p w14:paraId="0242DCD6" w14:textId="77777777" w:rsidR="00EF32F7" w:rsidRPr="00896140" w:rsidRDefault="00EF32F7" w:rsidP="000F3E64">
      <w:pPr>
        <w:ind w:left="720"/>
        <w:contextualSpacing/>
        <w:rPr>
          <w:rFonts w:eastAsia="Batang" w:cs="Arial"/>
          <w:color w:val="0000FF"/>
          <w:szCs w:val="24"/>
          <w:lang w:eastAsia="ja-JP"/>
        </w:rPr>
      </w:pPr>
    </w:p>
    <w:p w14:paraId="667323AA" w14:textId="77777777" w:rsidR="00EF32F7" w:rsidRPr="00896140" w:rsidRDefault="00EF32F7" w:rsidP="000F3E64">
      <w:pPr>
        <w:ind w:left="720"/>
        <w:contextualSpacing/>
        <w:rPr>
          <w:rFonts w:eastAsia="Batang" w:cs="Arial"/>
          <w:color w:val="0000FF"/>
          <w:szCs w:val="24"/>
          <w:lang w:eastAsia="ja-JP"/>
        </w:rPr>
      </w:pPr>
    </w:p>
    <w:p w14:paraId="375758FA" w14:textId="77777777" w:rsidR="00EF32F7" w:rsidRPr="00896140" w:rsidRDefault="00EF32F7" w:rsidP="000F3E64">
      <w:pPr>
        <w:ind w:left="720"/>
        <w:contextualSpacing/>
        <w:rPr>
          <w:rFonts w:eastAsia="Batang" w:cs="Arial"/>
          <w:color w:val="0000FF"/>
          <w:szCs w:val="24"/>
          <w:lang w:eastAsia="ja-JP"/>
        </w:rPr>
      </w:pPr>
    </w:p>
    <w:p w14:paraId="0C800592" w14:textId="77777777" w:rsidR="00EF32F7" w:rsidRPr="00896140" w:rsidRDefault="00EF32F7" w:rsidP="000F3E64">
      <w:pPr>
        <w:ind w:left="720"/>
        <w:contextualSpacing/>
        <w:rPr>
          <w:rFonts w:eastAsia="Batang" w:cs="Arial"/>
          <w:color w:val="0000FF"/>
          <w:szCs w:val="24"/>
          <w:lang w:eastAsia="ja-JP"/>
        </w:rPr>
      </w:pPr>
    </w:p>
    <w:p w14:paraId="2678DAAA" w14:textId="77777777" w:rsidR="00EF32F7" w:rsidRPr="00896140" w:rsidRDefault="00EF32F7" w:rsidP="000F3E64">
      <w:pPr>
        <w:ind w:left="720"/>
        <w:contextualSpacing/>
        <w:rPr>
          <w:rFonts w:eastAsia="Batang" w:cs="Arial"/>
          <w:color w:val="0000FF"/>
          <w:szCs w:val="24"/>
          <w:lang w:eastAsia="ja-JP"/>
        </w:rPr>
      </w:pPr>
    </w:p>
    <w:p w14:paraId="383D7E09" w14:textId="77777777" w:rsidR="00EF32F7" w:rsidRPr="00896140" w:rsidRDefault="00EF32F7" w:rsidP="000F3E64">
      <w:pPr>
        <w:ind w:left="720"/>
        <w:contextualSpacing/>
        <w:rPr>
          <w:rFonts w:eastAsia="Batang" w:cs="Arial"/>
          <w:color w:val="0000FF"/>
          <w:szCs w:val="24"/>
          <w:lang w:eastAsia="ja-JP"/>
        </w:rPr>
      </w:pPr>
    </w:p>
    <w:p w14:paraId="1B3077D0" w14:textId="77777777" w:rsidR="00EF32F7" w:rsidRPr="00896140" w:rsidRDefault="00EF32F7" w:rsidP="000F3E64">
      <w:pPr>
        <w:ind w:left="720"/>
        <w:contextualSpacing/>
        <w:rPr>
          <w:rFonts w:eastAsia="Batang" w:cs="Arial"/>
          <w:color w:val="0000FF"/>
          <w:szCs w:val="24"/>
          <w:lang w:eastAsia="ja-JP"/>
        </w:rPr>
      </w:pPr>
    </w:p>
    <w:p w14:paraId="67BE7AC4" w14:textId="77777777" w:rsidR="00EF32F7" w:rsidRPr="00896140" w:rsidRDefault="00EF32F7" w:rsidP="000F3E64">
      <w:pPr>
        <w:ind w:left="720"/>
        <w:contextualSpacing/>
        <w:rPr>
          <w:rFonts w:eastAsia="Batang" w:cs="Arial"/>
          <w:color w:val="0000FF"/>
          <w:szCs w:val="24"/>
          <w:lang w:eastAsia="ja-JP"/>
        </w:rPr>
      </w:pPr>
    </w:p>
    <w:p w14:paraId="42A3FCEB" w14:textId="711DDC4A" w:rsidR="00DA183D" w:rsidRPr="00896140" w:rsidRDefault="00DA183D">
      <w:pPr>
        <w:spacing w:after="160" w:line="259" w:lineRule="auto"/>
        <w:rPr>
          <w:rFonts w:eastAsia="Batang" w:cs="Arial"/>
          <w:color w:val="0000FF"/>
          <w:szCs w:val="24"/>
          <w:lang w:eastAsia="ja-JP"/>
        </w:rPr>
      </w:pPr>
      <w:r w:rsidRPr="00896140">
        <w:rPr>
          <w:rFonts w:eastAsia="Batang" w:cs="Arial"/>
          <w:color w:val="0000FF"/>
          <w:szCs w:val="24"/>
          <w:lang w:eastAsia="ja-JP"/>
        </w:rPr>
        <w:br w:type="page"/>
      </w:r>
    </w:p>
    <w:p w14:paraId="45D44238" w14:textId="21526353" w:rsidR="00EF32F7" w:rsidRPr="00896140" w:rsidRDefault="005200D8" w:rsidP="00B00597">
      <w:pPr>
        <w:tabs>
          <w:tab w:val="left" w:pos="8070"/>
        </w:tabs>
        <w:contextualSpacing/>
        <w:rPr>
          <w:rFonts w:eastAsia="Batang" w:cs="Arial"/>
          <w:color w:val="0000FF"/>
          <w:szCs w:val="24"/>
          <w:lang w:eastAsia="ja-JP"/>
        </w:rPr>
      </w:pPr>
      <w:r w:rsidRPr="00896140">
        <w:rPr>
          <w:rFonts w:eastAsia="Batang" w:cs="Arial"/>
          <w:color w:val="0000FF"/>
          <w:szCs w:val="24"/>
          <w:lang w:eastAsia="ja-JP"/>
        </w:rPr>
        <w:lastRenderedPageBreak/>
        <w:tab/>
      </w:r>
    </w:p>
    <w:p w14:paraId="02781ED0" w14:textId="4D40B107" w:rsidR="008738F1" w:rsidRPr="00896140" w:rsidRDefault="008738F1" w:rsidP="000F3E64">
      <w:pPr>
        <w:ind w:left="720"/>
        <w:contextualSpacing/>
        <w:rPr>
          <w:rFonts w:eastAsia="Batang" w:cs="Arial"/>
          <w:color w:val="0000FF"/>
          <w:szCs w:val="24"/>
          <w:lang w:eastAsia="ja-JP"/>
        </w:rPr>
      </w:pPr>
      <w:r w:rsidRPr="00896140">
        <w:rPr>
          <w:rFonts w:eastAsia="Batang" w:cs="Arial"/>
          <w:color w:val="0000FF"/>
          <w:szCs w:val="24"/>
          <w:lang w:eastAsia="ja-JP"/>
        </w:rPr>
        <w:t>[PN: Show on a new screen]</w:t>
      </w:r>
    </w:p>
    <w:p w14:paraId="5542BFA4" w14:textId="77777777" w:rsidR="008738F1" w:rsidRPr="00896140" w:rsidRDefault="008738F1" w:rsidP="000F3E64">
      <w:pPr>
        <w:ind w:left="720"/>
        <w:contextualSpacing/>
        <w:rPr>
          <w:rFonts w:eastAsia="Batang" w:cs="Arial"/>
          <w:color w:val="0000FF"/>
          <w:szCs w:val="24"/>
          <w:lang w:eastAsia="ja-JP"/>
        </w:rPr>
      </w:pPr>
    </w:p>
    <w:p w14:paraId="1F32C01F" w14:textId="6FF9C254" w:rsidR="00712D5D" w:rsidRPr="00896140" w:rsidRDefault="008738F1" w:rsidP="000F3E64">
      <w:pPr>
        <w:ind w:left="720"/>
        <w:contextualSpacing/>
        <w:rPr>
          <w:rFonts w:eastAsia="Batang" w:cs="Arial"/>
          <w:color w:val="0000FF"/>
          <w:szCs w:val="24"/>
          <w:lang w:eastAsia="ja-JP"/>
        </w:rPr>
      </w:pPr>
      <w:r w:rsidRPr="00896140">
        <w:rPr>
          <w:rFonts w:eastAsia="Batang" w:cs="Arial"/>
          <w:color w:val="0000FF"/>
          <w:szCs w:val="24"/>
          <w:lang w:eastAsia="ja-JP"/>
        </w:rPr>
        <w:t>[PN: Study Title: “</w:t>
      </w:r>
      <w:r w:rsidR="00006A8C">
        <w:rPr>
          <w:rFonts w:cs="Arial"/>
          <w:b/>
          <w:color w:val="000000" w:themeColor="text1"/>
        </w:rPr>
        <w:t>THERAPY AREA</w:t>
      </w:r>
      <w:r w:rsidR="0058101B" w:rsidRPr="00896140">
        <w:rPr>
          <w:rFonts w:cs="Arial"/>
          <w:b/>
          <w:color w:val="000000" w:themeColor="text1"/>
        </w:rPr>
        <w:t xml:space="preserve"> Study</w:t>
      </w:r>
      <w:r w:rsidRPr="00896140">
        <w:rPr>
          <w:rFonts w:eastAsia="Batang" w:cs="Arial"/>
          <w:color w:val="0000FF"/>
          <w:szCs w:val="24"/>
          <w:lang w:eastAsia="ja-JP"/>
        </w:rPr>
        <w:t>”]</w:t>
      </w:r>
    </w:p>
    <w:p w14:paraId="78799806" w14:textId="77777777" w:rsidR="0014039C" w:rsidRPr="00896140" w:rsidRDefault="0014039C" w:rsidP="000F3E64">
      <w:pPr>
        <w:ind w:left="720"/>
        <w:contextualSpacing/>
        <w:rPr>
          <w:rFonts w:eastAsia="Batang" w:cs="Arial"/>
          <w:color w:val="0000FF"/>
          <w:szCs w:val="24"/>
          <w:lang w:eastAsia="ja-JP"/>
        </w:rPr>
      </w:pPr>
    </w:p>
    <w:p w14:paraId="79011FDA" w14:textId="19B86C4E" w:rsidR="00712D5D" w:rsidRPr="00896140" w:rsidRDefault="007726B5" w:rsidP="000F3E64">
      <w:pPr>
        <w:pStyle w:val="paragraph"/>
        <w:spacing w:before="0" w:beforeAutospacing="0" w:after="0" w:afterAutospacing="0"/>
        <w:ind w:left="720" w:hanging="720"/>
        <w:contextualSpacing/>
        <w:textAlignment w:val="baseline"/>
        <w:rPr>
          <w:rFonts w:ascii="Arial" w:hAnsi="Arial" w:cs="Arial"/>
        </w:rPr>
      </w:pPr>
      <w:r w:rsidRPr="00896140">
        <w:rPr>
          <w:rFonts w:ascii="Arial" w:hAnsi="Arial" w:cs="Arial"/>
          <w:color w:val="0000FF"/>
        </w:rPr>
        <w:t>S0</w:t>
      </w:r>
      <w:r w:rsidR="009259F0" w:rsidRPr="00896140">
        <w:rPr>
          <w:rFonts w:ascii="Arial" w:hAnsi="Arial" w:cs="Arial"/>
          <w:color w:val="0000FF"/>
        </w:rPr>
        <w:t>.</w:t>
      </w:r>
      <w:r w:rsidR="00FE0560" w:rsidRPr="00896140">
        <w:rPr>
          <w:rFonts w:ascii="Arial" w:hAnsi="Arial" w:cs="Arial"/>
          <w:color w:val="0000FF"/>
        </w:rPr>
        <w:t xml:space="preserve"> </w:t>
      </w:r>
      <w:r w:rsidR="00FE0560" w:rsidRPr="00896140">
        <w:rPr>
          <w:rFonts w:ascii="Arial" w:hAnsi="Arial" w:cs="Arial"/>
          <w:color w:val="0000FF"/>
        </w:rPr>
        <w:tab/>
      </w:r>
      <w:r w:rsidR="0044199A" w:rsidRPr="00896140">
        <w:rPr>
          <w:rFonts w:ascii="Arial" w:hAnsi="Arial" w:cs="Arial"/>
          <w:color w:val="0000FF"/>
        </w:rPr>
        <w:t>(i)</w:t>
      </w:r>
      <w:r w:rsidRPr="00896140">
        <w:rPr>
          <w:rFonts w:ascii="Arial" w:hAnsi="Arial" w:cs="Arial"/>
          <w:color w:val="0000FF"/>
        </w:rPr>
        <w:t xml:space="preserve">. </w:t>
      </w:r>
      <w:r w:rsidR="00712D5D" w:rsidRPr="00896140">
        <w:rPr>
          <w:rFonts w:ascii="Arial" w:hAnsi="Arial" w:cs="Arial"/>
          <w:color w:val="000000"/>
        </w:rPr>
        <w:t>We are requesting your consent to survey you. Information we collect from you will be used only for marketing research purposes or otherwise as required by law, including the reporting of adverse events (AEs) to regulatory authorities.</w:t>
      </w:r>
    </w:p>
    <w:p w14:paraId="3B2FF00C" w14:textId="247820EC" w:rsidR="00712D5D" w:rsidRPr="00896140" w:rsidRDefault="00712D5D" w:rsidP="000F3E64">
      <w:pPr>
        <w:contextualSpacing/>
        <w:textAlignment w:val="baseline"/>
        <w:rPr>
          <w:rFonts w:cs="Arial"/>
        </w:rPr>
      </w:pPr>
      <w:r w:rsidRPr="00896140">
        <w:rPr>
          <w:rFonts w:cs="Arial"/>
          <w:color w:val="000000"/>
        </w:rPr>
        <w:t> </w:t>
      </w:r>
    </w:p>
    <w:p w14:paraId="3918CDF5" w14:textId="77777777" w:rsidR="00712D5D" w:rsidRPr="00896140" w:rsidRDefault="00712D5D" w:rsidP="000F3E64">
      <w:pPr>
        <w:ind w:left="720"/>
        <w:contextualSpacing/>
        <w:textAlignment w:val="baseline"/>
        <w:rPr>
          <w:rFonts w:cs="Arial"/>
          <w:color w:val="000000"/>
        </w:rPr>
      </w:pPr>
      <w:r w:rsidRPr="00896140">
        <w:rPr>
          <w:rFonts w:cs="Arial"/>
          <w:color w:val="000000"/>
        </w:rPr>
        <w:t>The information you provide is used for marketing research purposes and we analyze the information in aggregate. Your cooperation is voluntary, and you may withdraw from a marketing research study at any time.  </w:t>
      </w:r>
    </w:p>
    <w:p w14:paraId="07A2026E" w14:textId="77777777" w:rsidR="00712D5D" w:rsidRPr="00896140" w:rsidRDefault="00712D5D" w:rsidP="000F3E64">
      <w:pPr>
        <w:ind w:left="720"/>
        <w:contextualSpacing/>
        <w:textAlignment w:val="baseline"/>
        <w:rPr>
          <w:rFonts w:cs="Arial"/>
          <w:color w:val="000000"/>
        </w:rPr>
      </w:pPr>
    </w:p>
    <w:p w14:paraId="6D43E1F1" w14:textId="77777777" w:rsidR="00712D5D" w:rsidRPr="00896140" w:rsidRDefault="00712D5D" w:rsidP="000F3E64">
      <w:pPr>
        <w:ind w:left="720"/>
        <w:contextualSpacing/>
        <w:textAlignment w:val="baseline"/>
        <w:rPr>
          <w:rFonts w:cs="Arial"/>
        </w:rPr>
      </w:pPr>
      <w:r w:rsidRPr="00896140">
        <w:rPr>
          <w:rFonts w:cs="Arial"/>
          <w:color w:val="000000"/>
        </w:rPr>
        <w:t>We will not seek your personal information without your prior consent. We may ask for your contact information if we need to award you a participation incentive or verify or validate your responses. We also may ask you to provide demographical information about you, your household, or your business.</w:t>
      </w:r>
    </w:p>
    <w:p w14:paraId="603FCC4A" w14:textId="77777777" w:rsidR="00712D5D" w:rsidRPr="00896140" w:rsidRDefault="00712D5D" w:rsidP="000F3E64">
      <w:pPr>
        <w:contextualSpacing/>
        <w:textAlignment w:val="baseline"/>
        <w:rPr>
          <w:rFonts w:cs="Arial"/>
        </w:rPr>
      </w:pPr>
      <w:r w:rsidRPr="00896140">
        <w:rPr>
          <w:rFonts w:cs="Arial"/>
          <w:color w:val="000000"/>
        </w:rPr>
        <w:t> </w:t>
      </w:r>
    </w:p>
    <w:p w14:paraId="0A8D28E6" w14:textId="77777777" w:rsidR="00712D5D" w:rsidRPr="00896140" w:rsidRDefault="00712D5D" w:rsidP="000F3E64">
      <w:pPr>
        <w:ind w:left="720"/>
        <w:contextualSpacing/>
        <w:textAlignment w:val="baseline"/>
        <w:rPr>
          <w:rFonts w:cs="Arial"/>
          <w:color w:val="000000"/>
        </w:rPr>
      </w:pPr>
      <w:r w:rsidRPr="00896140">
        <w:rPr>
          <w:rFonts w:cs="Arial"/>
          <w:color w:val="000000"/>
        </w:rPr>
        <w:t xml:space="preserve">Information you provide in connection with a research study may be provided to our client(s) and/or other entities and/or the public as part of cumulative market research information or statistical data. However, such information will not identify you individually, either directly or indirectly. </w:t>
      </w:r>
    </w:p>
    <w:p w14:paraId="6466B640" w14:textId="77777777" w:rsidR="00712D5D" w:rsidRPr="00896140" w:rsidRDefault="00712D5D" w:rsidP="000F3E64">
      <w:pPr>
        <w:ind w:left="720"/>
        <w:contextualSpacing/>
        <w:textAlignment w:val="baseline"/>
        <w:rPr>
          <w:rFonts w:cs="Arial"/>
          <w:color w:val="000000"/>
        </w:rPr>
      </w:pPr>
    </w:p>
    <w:p w14:paraId="536AA604" w14:textId="0D2A7473" w:rsidR="00712D5D" w:rsidRPr="00896140" w:rsidRDefault="00712D5D" w:rsidP="000F3E64">
      <w:pPr>
        <w:ind w:left="720"/>
        <w:contextualSpacing/>
        <w:textAlignment w:val="baseline"/>
        <w:rPr>
          <w:rFonts w:eastAsia="Calibri" w:cs="Arial"/>
          <w:color w:val="000000" w:themeColor="text1"/>
          <w:szCs w:val="24"/>
        </w:rPr>
      </w:pPr>
      <w:r w:rsidRPr="00896140">
        <w:rPr>
          <w:rFonts w:eastAsia="Calibri" w:cs="Arial"/>
          <w:color w:val="000000" w:themeColor="text1"/>
          <w:szCs w:val="24"/>
        </w:rPr>
        <w:t>If you agree to continuing with this survey and our using your information as described, please indicate “Y</w:t>
      </w:r>
      <w:r w:rsidR="007C4C1C" w:rsidRPr="00896140">
        <w:rPr>
          <w:rFonts w:eastAsia="Calibri" w:cs="Arial"/>
          <w:color w:val="000000" w:themeColor="text1"/>
          <w:szCs w:val="24"/>
        </w:rPr>
        <w:t>es</w:t>
      </w:r>
      <w:r w:rsidRPr="00896140">
        <w:rPr>
          <w:rFonts w:eastAsia="Calibri" w:cs="Arial"/>
          <w:color w:val="000000" w:themeColor="text1"/>
          <w:szCs w:val="24"/>
        </w:rPr>
        <w:t>” below.</w:t>
      </w:r>
    </w:p>
    <w:p w14:paraId="13D18743" w14:textId="683EC31F" w:rsidR="00D52540" w:rsidRPr="00896140" w:rsidRDefault="00D52540" w:rsidP="000F3E64">
      <w:pPr>
        <w:ind w:left="720"/>
        <w:contextualSpacing/>
        <w:textAlignment w:val="baseline"/>
        <w:rPr>
          <w:rFonts w:eastAsia="Calibri" w:cs="Arial"/>
          <w:color w:val="000000" w:themeColor="text1"/>
          <w:szCs w:val="24"/>
        </w:rPr>
      </w:pPr>
    </w:p>
    <w:p w14:paraId="3D6FCF74" w14:textId="172571C7" w:rsidR="00712D5D" w:rsidRPr="00896140" w:rsidRDefault="00D52540" w:rsidP="000F3E64">
      <w:pPr>
        <w:ind w:firstLine="720"/>
        <w:contextualSpacing/>
        <w:rPr>
          <w:rFonts w:cs="Arial"/>
          <w:color w:val="0000FF"/>
        </w:rPr>
      </w:pPr>
      <w:r w:rsidRPr="00896140">
        <w:rPr>
          <w:rFonts w:cs="Arial"/>
          <w:color w:val="0000FF"/>
        </w:rPr>
        <w:t>[PN: Allow only one selection]</w:t>
      </w:r>
    </w:p>
    <w:p w14:paraId="0576737B" w14:textId="77777777" w:rsidR="00712D5D" w:rsidRPr="00896140" w:rsidRDefault="00712D5D" w:rsidP="000F3E64">
      <w:pPr>
        <w:contextualSpacing/>
        <w:textAlignment w:val="baseline"/>
        <w:rPr>
          <w:rFonts w:cs="Arial"/>
        </w:rPr>
      </w:pPr>
      <w:r w:rsidRPr="00896140">
        <w:rPr>
          <w:rFonts w:cs="Arial"/>
        </w:rPr>
        <w:t> </w:t>
      </w:r>
    </w:p>
    <w:tbl>
      <w:tblPr>
        <w:tblStyle w:val="TableGrid"/>
        <w:tblW w:w="0" w:type="auto"/>
        <w:tblInd w:w="2965" w:type="dxa"/>
        <w:tblLook w:val="04A0" w:firstRow="1" w:lastRow="0" w:firstColumn="1" w:lastColumn="0" w:noHBand="0" w:noVBand="1"/>
      </w:tblPr>
      <w:tblGrid>
        <w:gridCol w:w="1620"/>
        <w:gridCol w:w="1530"/>
      </w:tblGrid>
      <w:tr w:rsidR="00712D5D" w:rsidRPr="00896140" w14:paraId="7AF54AAA" w14:textId="77777777" w:rsidTr="00124036">
        <w:trPr>
          <w:trHeight w:val="454"/>
        </w:trPr>
        <w:tc>
          <w:tcPr>
            <w:tcW w:w="1620" w:type="dxa"/>
            <w:vAlign w:val="center"/>
          </w:tcPr>
          <w:p w14:paraId="2C38DD19" w14:textId="77777777" w:rsidR="00712D5D" w:rsidRPr="00896140" w:rsidRDefault="00712D5D" w:rsidP="00A60CA1">
            <w:pPr>
              <w:pStyle w:val="ListParagraph"/>
              <w:numPr>
                <w:ilvl w:val="0"/>
                <w:numId w:val="6"/>
              </w:numPr>
              <w:ind w:left="0"/>
              <w:jc w:val="center"/>
              <w:textAlignment w:val="baseline"/>
              <w:rPr>
                <w:rFonts w:ascii="Arial" w:hAnsi="Arial" w:cs="Arial"/>
                <w:sz w:val="24"/>
                <w:szCs w:val="24"/>
              </w:rPr>
            </w:pPr>
            <w:bookmarkStart w:id="0" w:name="_Hlk156493483"/>
            <w:r w:rsidRPr="00896140">
              <w:rPr>
                <w:rFonts w:ascii="Arial" w:hAnsi="Arial" w:cs="Arial"/>
                <w:sz w:val="24"/>
                <w:szCs w:val="24"/>
              </w:rPr>
              <w:t>Yes</w:t>
            </w:r>
          </w:p>
        </w:tc>
        <w:tc>
          <w:tcPr>
            <w:tcW w:w="1530" w:type="dxa"/>
            <w:vAlign w:val="center"/>
          </w:tcPr>
          <w:p w14:paraId="1C86D064" w14:textId="77777777" w:rsidR="00712D5D" w:rsidRPr="00896140" w:rsidRDefault="00712D5D" w:rsidP="000F3E64">
            <w:pPr>
              <w:contextualSpacing/>
              <w:jc w:val="center"/>
              <w:textAlignment w:val="baseline"/>
              <w:rPr>
                <w:rFonts w:ascii="Wingdings" w:hAnsi="Wingdings" w:cs="Arial"/>
                <w:sz w:val="24"/>
                <w:szCs w:val="24"/>
              </w:rPr>
            </w:pPr>
            <w:r w:rsidRPr="00896140">
              <w:rPr>
                <w:rFonts w:ascii="Wingdings" w:eastAsia="Wingdings" w:hAnsi="Wingdings" w:cs="Wingdings"/>
                <w:sz w:val="24"/>
                <w:szCs w:val="24"/>
              </w:rPr>
              <w:t></w:t>
            </w:r>
          </w:p>
        </w:tc>
      </w:tr>
      <w:tr w:rsidR="00712D5D" w:rsidRPr="00896140" w14:paraId="73D6B7E4" w14:textId="77777777" w:rsidTr="00124036">
        <w:trPr>
          <w:trHeight w:val="454"/>
        </w:trPr>
        <w:tc>
          <w:tcPr>
            <w:tcW w:w="1620" w:type="dxa"/>
            <w:vAlign w:val="center"/>
          </w:tcPr>
          <w:p w14:paraId="2F3E60C2" w14:textId="77777777" w:rsidR="00712D5D" w:rsidRPr="00896140" w:rsidRDefault="00712D5D" w:rsidP="00A60CA1">
            <w:pPr>
              <w:pStyle w:val="ListParagraph"/>
              <w:numPr>
                <w:ilvl w:val="0"/>
                <w:numId w:val="6"/>
              </w:numPr>
              <w:ind w:left="-110"/>
              <w:jc w:val="center"/>
              <w:textAlignment w:val="baseline"/>
              <w:rPr>
                <w:rFonts w:ascii="Arial" w:hAnsi="Arial" w:cs="Arial"/>
                <w:sz w:val="24"/>
                <w:szCs w:val="24"/>
              </w:rPr>
            </w:pPr>
            <w:r w:rsidRPr="00896140">
              <w:rPr>
                <w:rFonts w:ascii="Arial" w:hAnsi="Arial" w:cs="Arial"/>
                <w:sz w:val="24"/>
                <w:szCs w:val="24"/>
              </w:rPr>
              <w:t>No</w:t>
            </w:r>
          </w:p>
        </w:tc>
        <w:tc>
          <w:tcPr>
            <w:tcW w:w="1530" w:type="dxa"/>
            <w:vAlign w:val="center"/>
          </w:tcPr>
          <w:p w14:paraId="0712B5D7" w14:textId="77777777" w:rsidR="00712D5D" w:rsidRPr="00896140" w:rsidRDefault="00712D5D" w:rsidP="000F3E64">
            <w:pPr>
              <w:contextualSpacing/>
              <w:jc w:val="center"/>
              <w:textAlignment w:val="baseline"/>
              <w:rPr>
                <w:rFonts w:ascii="Wingdings" w:hAnsi="Wingdings" w:cs="Arial"/>
                <w:sz w:val="24"/>
                <w:szCs w:val="24"/>
              </w:rPr>
            </w:pPr>
            <w:r w:rsidRPr="00896140">
              <w:rPr>
                <w:rFonts w:ascii="Wingdings" w:eastAsia="Wingdings" w:hAnsi="Wingdings" w:cs="Wingdings"/>
                <w:sz w:val="24"/>
                <w:szCs w:val="24"/>
              </w:rPr>
              <w:t></w:t>
            </w:r>
          </w:p>
        </w:tc>
      </w:tr>
    </w:tbl>
    <w:bookmarkEnd w:id="0"/>
    <w:p w14:paraId="0F59AE47" w14:textId="77777777" w:rsidR="00712D5D" w:rsidRPr="00896140" w:rsidRDefault="00712D5D" w:rsidP="000F3E64">
      <w:pPr>
        <w:contextualSpacing/>
        <w:textAlignment w:val="baseline"/>
        <w:rPr>
          <w:rFonts w:cs="Arial"/>
        </w:rPr>
      </w:pPr>
      <w:r w:rsidRPr="00896140">
        <w:rPr>
          <w:rFonts w:cs="Arial"/>
        </w:rPr>
        <w:t> </w:t>
      </w:r>
    </w:p>
    <w:p w14:paraId="7E7F846C" w14:textId="667CC8E6" w:rsidR="00712D5D" w:rsidRPr="00896140" w:rsidRDefault="00712D5D" w:rsidP="000F3E64">
      <w:pPr>
        <w:ind w:firstLine="714"/>
        <w:contextualSpacing/>
        <w:rPr>
          <w:rFonts w:cs="Arial"/>
          <w:color w:val="0000FF"/>
        </w:rPr>
      </w:pPr>
      <w:r w:rsidRPr="00896140">
        <w:rPr>
          <w:rFonts w:cs="Arial"/>
          <w:color w:val="0000FF"/>
        </w:rPr>
        <w:t>[PN: Thank and terminate</w:t>
      </w:r>
      <w:r w:rsidR="00AA28F3" w:rsidRPr="00896140">
        <w:rPr>
          <w:rFonts w:cs="Arial"/>
          <w:color w:val="0000FF"/>
        </w:rPr>
        <w:t xml:space="preserve"> immediately</w:t>
      </w:r>
      <w:r w:rsidR="00913575" w:rsidRPr="00896140">
        <w:rPr>
          <w:rFonts w:cs="Arial"/>
          <w:color w:val="0000FF"/>
        </w:rPr>
        <w:t xml:space="preserve"> </w:t>
      </w:r>
      <w:r w:rsidR="0014039C" w:rsidRPr="00896140">
        <w:rPr>
          <w:rFonts w:cs="Arial"/>
          <w:color w:val="0000FF"/>
        </w:rPr>
        <w:t xml:space="preserve">if </w:t>
      </w:r>
      <w:r w:rsidR="000F4CAE" w:rsidRPr="00896140">
        <w:rPr>
          <w:rFonts w:cs="Arial"/>
          <w:color w:val="0000FF"/>
        </w:rPr>
        <w:t>“No” is selected</w:t>
      </w:r>
      <w:r w:rsidRPr="00896140">
        <w:rPr>
          <w:rFonts w:cs="Arial"/>
          <w:color w:val="0000FF"/>
        </w:rPr>
        <w:t>]</w:t>
      </w:r>
    </w:p>
    <w:p w14:paraId="7D0830FF" w14:textId="5AEF95E2" w:rsidR="00712D5D" w:rsidRPr="00896140" w:rsidRDefault="00712D5D" w:rsidP="000F3E64">
      <w:pPr>
        <w:contextualSpacing/>
        <w:rPr>
          <w:rFonts w:cs="Arial"/>
          <w:color w:val="0000FF"/>
          <w:szCs w:val="24"/>
        </w:rPr>
      </w:pPr>
    </w:p>
    <w:p w14:paraId="12DD727D" w14:textId="77777777" w:rsidR="007D381E" w:rsidRPr="00896140" w:rsidRDefault="007D381E">
      <w:pPr>
        <w:spacing w:after="160" w:line="259" w:lineRule="auto"/>
        <w:rPr>
          <w:rFonts w:cs="Arial"/>
          <w:color w:val="0000FF"/>
        </w:rPr>
      </w:pPr>
      <w:r w:rsidRPr="00896140">
        <w:rPr>
          <w:rFonts w:cs="Arial"/>
          <w:color w:val="0000FF"/>
        </w:rPr>
        <w:br w:type="page"/>
      </w:r>
    </w:p>
    <w:p w14:paraId="3E4C99F4" w14:textId="4B62B550" w:rsidR="00712D5D" w:rsidRPr="00896140" w:rsidRDefault="00712D5D" w:rsidP="000F3E64">
      <w:pPr>
        <w:ind w:left="720" w:hanging="720"/>
        <w:contextualSpacing/>
        <w:textAlignment w:val="baseline"/>
        <w:rPr>
          <w:rFonts w:cs="Arial"/>
        </w:rPr>
      </w:pPr>
      <w:r w:rsidRPr="00896140">
        <w:rPr>
          <w:rFonts w:cs="Arial"/>
          <w:color w:val="0000FF"/>
        </w:rPr>
        <w:lastRenderedPageBreak/>
        <w:t>S</w:t>
      </w:r>
      <w:r w:rsidR="004F5AE5" w:rsidRPr="00896140">
        <w:rPr>
          <w:rFonts w:cs="Arial"/>
          <w:color w:val="0000FF"/>
        </w:rPr>
        <w:t>0</w:t>
      </w:r>
      <w:r w:rsidR="00FE0560" w:rsidRPr="00896140">
        <w:rPr>
          <w:rFonts w:cs="Arial"/>
          <w:color w:val="0000FF"/>
        </w:rPr>
        <w:t xml:space="preserve">. </w:t>
      </w:r>
      <w:r w:rsidR="00FE0560" w:rsidRPr="00896140">
        <w:rPr>
          <w:rFonts w:cs="Arial"/>
          <w:color w:val="0000FF"/>
        </w:rPr>
        <w:tab/>
      </w:r>
      <w:r w:rsidR="0044199A" w:rsidRPr="00896140">
        <w:rPr>
          <w:rFonts w:cs="Arial"/>
          <w:color w:val="0000FF"/>
        </w:rPr>
        <w:t>(ii)</w:t>
      </w:r>
      <w:r w:rsidR="00E50667" w:rsidRPr="00896140">
        <w:rPr>
          <w:rFonts w:cs="Arial"/>
          <w:color w:val="0000FF"/>
        </w:rPr>
        <w:t>.</w:t>
      </w:r>
      <w:r w:rsidR="00FE0560" w:rsidRPr="00896140">
        <w:rPr>
          <w:rFonts w:cs="Arial"/>
          <w:color w:val="0000FF"/>
        </w:rPr>
        <w:t xml:space="preserve"> </w:t>
      </w:r>
      <w:r w:rsidRPr="00896140">
        <w:rPr>
          <w:rFonts w:cs="Arial"/>
        </w:rPr>
        <w:t>We are obliged to report any adverse events that you mention that a specific patient has experienced during the survey, even if the AE had previously been reported to the appropriate government agency or pharmaceutical manufacturer. In such a situation, you will be asked whether you are willing to waive the confidentiality (per market research code of conduct) specifically in relation to that adverse event should the sponsor need to follow up for additional information on the AE.</w:t>
      </w:r>
      <w:r w:rsidR="00E81FA2" w:rsidRPr="00896140">
        <w:rPr>
          <w:rFonts w:cs="Arial"/>
        </w:rPr>
        <w:t xml:space="preserve"> </w:t>
      </w:r>
      <w:r w:rsidRPr="00896140">
        <w:rPr>
          <w:rFonts w:cs="Arial"/>
        </w:rPr>
        <w:t>You have the right to decline this request.</w:t>
      </w:r>
    </w:p>
    <w:p w14:paraId="1BBAEE19" w14:textId="77777777" w:rsidR="00712D5D" w:rsidRPr="00896140" w:rsidRDefault="00712D5D" w:rsidP="000F3E64">
      <w:pPr>
        <w:ind w:left="720" w:hanging="720"/>
        <w:contextualSpacing/>
        <w:textAlignment w:val="baseline"/>
        <w:rPr>
          <w:rFonts w:cs="Arial"/>
        </w:rPr>
      </w:pPr>
    </w:p>
    <w:p w14:paraId="6D4D015B" w14:textId="1C18D82A" w:rsidR="00712D5D" w:rsidRPr="00896140" w:rsidRDefault="00712D5D" w:rsidP="000F3E64">
      <w:pPr>
        <w:ind w:left="720"/>
        <w:contextualSpacing/>
        <w:rPr>
          <w:rFonts w:cs="Arial"/>
        </w:rPr>
      </w:pPr>
      <w:r w:rsidRPr="00896140">
        <w:rPr>
          <w:rFonts w:cs="Arial"/>
        </w:rPr>
        <w:t>If you agree to continuing with this survey and our using your information as described, please indicate “Y</w:t>
      </w:r>
      <w:r w:rsidR="007C4C1C" w:rsidRPr="00896140">
        <w:rPr>
          <w:rFonts w:cs="Arial"/>
        </w:rPr>
        <w:t>es</w:t>
      </w:r>
      <w:r w:rsidRPr="00896140">
        <w:rPr>
          <w:rFonts w:cs="Arial"/>
        </w:rPr>
        <w:t>” below.</w:t>
      </w:r>
    </w:p>
    <w:p w14:paraId="3E39FCD1" w14:textId="128A8A61" w:rsidR="00712D5D" w:rsidRPr="00896140" w:rsidRDefault="00712D5D" w:rsidP="000F3E64">
      <w:pPr>
        <w:ind w:left="720"/>
        <w:contextualSpacing/>
        <w:rPr>
          <w:rFonts w:cs="Arial"/>
        </w:rPr>
      </w:pPr>
    </w:p>
    <w:p w14:paraId="4E29E6CB" w14:textId="77777777" w:rsidR="00D52540" w:rsidRPr="00896140" w:rsidRDefault="00D52540" w:rsidP="000F3E64">
      <w:pPr>
        <w:ind w:firstLine="720"/>
        <w:contextualSpacing/>
        <w:rPr>
          <w:rFonts w:cs="Arial"/>
          <w:color w:val="0000FF"/>
        </w:rPr>
      </w:pPr>
      <w:r w:rsidRPr="00896140">
        <w:rPr>
          <w:rFonts w:cs="Arial"/>
          <w:color w:val="0000FF"/>
        </w:rPr>
        <w:t>[PN: Allow only one selection]</w:t>
      </w:r>
    </w:p>
    <w:p w14:paraId="67EB6FB8" w14:textId="77777777" w:rsidR="00D52540" w:rsidRPr="00896140" w:rsidRDefault="00D52540" w:rsidP="000F3E64">
      <w:pPr>
        <w:ind w:left="720"/>
        <w:contextualSpacing/>
        <w:rPr>
          <w:rFonts w:cs="Arial"/>
        </w:rPr>
      </w:pPr>
    </w:p>
    <w:tbl>
      <w:tblPr>
        <w:tblStyle w:val="TableGrid"/>
        <w:tblW w:w="0" w:type="auto"/>
        <w:tblInd w:w="2965" w:type="dxa"/>
        <w:tblLook w:val="04A0" w:firstRow="1" w:lastRow="0" w:firstColumn="1" w:lastColumn="0" w:noHBand="0" w:noVBand="1"/>
      </w:tblPr>
      <w:tblGrid>
        <w:gridCol w:w="1620"/>
        <w:gridCol w:w="1530"/>
      </w:tblGrid>
      <w:tr w:rsidR="00712D5D" w:rsidRPr="00896140" w14:paraId="0F4C957A" w14:textId="77777777" w:rsidTr="00124036">
        <w:trPr>
          <w:trHeight w:val="454"/>
        </w:trPr>
        <w:tc>
          <w:tcPr>
            <w:tcW w:w="1620" w:type="dxa"/>
            <w:vAlign w:val="center"/>
          </w:tcPr>
          <w:p w14:paraId="51A4A209" w14:textId="77777777" w:rsidR="00712D5D" w:rsidRPr="00896140" w:rsidRDefault="00712D5D" w:rsidP="00A60CA1">
            <w:pPr>
              <w:pStyle w:val="ListParagraph"/>
              <w:numPr>
                <w:ilvl w:val="0"/>
                <w:numId w:val="7"/>
              </w:numPr>
              <w:textAlignment w:val="baseline"/>
              <w:rPr>
                <w:rFonts w:ascii="Arial" w:hAnsi="Arial" w:cs="Arial"/>
                <w:sz w:val="24"/>
                <w:szCs w:val="24"/>
              </w:rPr>
            </w:pPr>
            <w:r w:rsidRPr="00896140">
              <w:rPr>
                <w:rFonts w:ascii="Arial" w:hAnsi="Arial" w:cs="Arial"/>
                <w:sz w:val="24"/>
                <w:szCs w:val="24"/>
              </w:rPr>
              <w:t>Yes</w:t>
            </w:r>
          </w:p>
        </w:tc>
        <w:tc>
          <w:tcPr>
            <w:tcW w:w="1530" w:type="dxa"/>
            <w:vAlign w:val="center"/>
          </w:tcPr>
          <w:p w14:paraId="33E91161" w14:textId="77777777" w:rsidR="00712D5D" w:rsidRPr="00896140" w:rsidRDefault="00712D5D" w:rsidP="000F3E64">
            <w:pPr>
              <w:contextualSpacing/>
              <w:jc w:val="center"/>
              <w:textAlignment w:val="baseline"/>
              <w:rPr>
                <w:rFonts w:ascii="Arial" w:hAnsi="Arial" w:cs="Arial"/>
                <w:sz w:val="24"/>
                <w:szCs w:val="24"/>
              </w:rPr>
            </w:pPr>
            <w:r w:rsidRPr="00896140">
              <w:rPr>
                <w:rFonts w:ascii="Wingdings" w:eastAsia="Wingdings" w:hAnsi="Wingdings" w:cs="Wingdings"/>
                <w:sz w:val="24"/>
                <w:szCs w:val="24"/>
              </w:rPr>
              <w:t></w:t>
            </w:r>
          </w:p>
        </w:tc>
      </w:tr>
      <w:tr w:rsidR="00712D5D" w:rsidRPr="00896140" w14:paraId="112E3A98" w14:textId="77777777" w:rsidTr="00124036">
        <w:trPr>
          <w:trHeight w:val="454"/>
        </w:trPr>
        <w:tc>
          <w:tcPr>
            <w:tcW w:w="1620" w:type="dxa"/>
            <w:vAlign w:val="center"/>
          </w:tcPr>
          <w:p w14:paraId="080F17A1" w14:textId="77777777" w:rsidR="00712D5D" w:rsidRPr="00896140" w:rsidRDefault="00712D5D" w:rsidP="00A60CA1">
            <w:pPr>
              <w:pStyle w:val="ListParagraph"/>
              <w:numPr>
                <w:ilvl w:val="0"/>
                <w:numId w:val="7"/>
              </w:numPr>
              <w:textAlignment w:val="baseline"/>
              <w:rPr>
                <w:rFonts w:ascii="Arial" w:hAnsi="Arial" w:cs="Arial"/>
                <w:sz w:val="24"/>
                <w:szCs w:val="24"/>
              </w:rPr>
            </w:pPr>
            <w:r w:rsidRPr="00896140">
              <w:rPr>
                <w:rFonts w:ascii="Arial" w:hAnsi="Arial" w:cs="Arial"/>
                <w:sz w:val="24"/>
                <w:szCs w:val="24"/>
              </w:rPr>
              <w:t>No</w:t>
            </w:r>
          </w:p>
        </w:tc>
        <w:tc>
          <w:tcPr>
            <w:tcW w:w="1530" w:type="dxa"/>
            <w:vAlign w:val="center"/>
          </w:tcPr>
          <w:p w14:paraId="460A38B4" w14:textId="77777777" w:rsidR="00712D5D" w:rsidRPr="00896140" w:rsidRDefault="00712D5D" w:rsidP="000F3E64">
            <w:pPr>
              <w:contextualSpacing/>
              <w:jc w:val="center"/>
              <w:textAlignment w:val="baseline"/>
              <w:rPr>
                <w:rFonts w:ascii="Arial" w:hAnsi="Arial" w:cs="Arial"/>
                <w:sz w:val="24"/>
                <w:szCs w:val="24"/>
              </w:rPr>
            </w:pPr>
            <w:r w:rsidRPr="00896140">
              <w:rPr>
                <w:rFonts w:ascii="Wingdings" w:eastAsia="Wingdings" w:hAnsi="Wingdings" w:cs="Wingdings"/>
                <w:sz w:val="24"/>
                <w:szCs w:val="24"/>
              </w:rPr>
              <w:t></w:t>
            </w:r>
          </w:p>
        </w:tc>
      </w:tr>
    </w:tbl>
    <w:p w14:paraId="3C5568B3" w14:textId="77777777" w:rsidR="0014039C" w:rsidRPr="00896140" w:rsidRDefault="0014039C" w:rsidP="000F3E64">
      <w:pPr>
        <w:contextualSpacing/>
        <w:rPr>
          <w:rFonts w:cs="Arial"/>
          <w:color w:val="0000FF"/>
        </w:rPr>
      </w:pPr>
    </w:p>
    <w:p w14:paraId="1F66D8C9" w14:textId="35223EB8" w:rsidR="00712D5D" w:rsidRPr="00896140" w:rsidRDefault="000F4CAE" w:rsidP="000F3E64">
      <w:pPr>
        <w:ind w:firstLine="720"/>
        <w:contextualSpacing/>
        <w:rPr>
          <w:rFonts w:cs="Arial"/>
          <w:color w:val="0000FF"/>
        </w:rPr>
      </w:pPr>
      <w:r w:rsidRPr="00896140">
        <w:rPr>
          <w:rFonts w:cs="Arial"/>
          <w:color w:val="0000FF"/>
        </w:rPr>
        <w:t>[PN: Thank and terminate</w:t>
      </w:r>
      <w:r w:rsidR="00AA28F3" w:rsidRPr="00896140">
        <w:rPr>
          <w:rFonts w:cs="Arial"/>
          <w:color w:val="0000FF"/>
        </w:rPr>
        <w:t xml:space="preserve"> immediately</w:t>
      </w:r>
      <w:r w:rsidRPr="00896140">
        <w:rPr>
          <w:rFonts w:cs="Arial"/>
          <w:color w:val="0000FF"/>
        </w:rPr>
        <w:t xml:space="preserve"> if “No” is selected]</w:t>
      </w:r>
    </w:p>
    <w:p w14:paraId="0E7E8223" w14:textId="265330C1" w:rsidR="00F905AD" w:rsidRPr="00896140" w:rsidRDefault="00F905AD" w:rsidP="000F3E64">
      <w:pPr>
        <w:ind w:firstLine="720"/>
        <w:contextualSpacing/>
        <w:rPr>
          <w:rFonts w:cs="Arial"/>
          <w:color w:val="0000FF"/>
        </w:rPr>
      </w:pPr>
    </w:p>
    <w:p w14:paraId="4FA7AF89" w14:textId="7393F859" w:rsidR="00F905AD" w:rsidRPr="00896140" w:rsidRDefault="00F905AD" w:rsidP="000F3E64">
      <w:pPr>
        <w:ind w:left="720" w:right="-270"/>
        <w:contextualSpacing/>
        <w:rPr>
          <w:rFonts w:eastAsia="Calibri" w:cs="Arial"/>
          <w:bCs/>
          <w:szCs w:val="24"/>
        </w:rPr>
      </w:pPr>
      <w:r w:rsidRPr="00896140">
        <w:rPr>
          <w:rFonts w:eastAsia="Calibri" w:cs="Arial"/>
          <w:bCs/>
          <w:szCs w:val="24"/>
        </w:rPr>
        <w:t>Thank you for your interest.</w:t>
      </w:r>
      <w:r w:rsidR="00B8048C" w:rsidRPr="00896140">
        <w:rPr>
          <w:rFonts w:eastAsia="Calibri" w:cs="Arial"/>
          <w:bCs/>
          <w:szCs w:val="24"/>
        </w:rPr>
        <w:t xml:space="preserve"> </w:t>
      </w:r>
      <w:r w:rsidRPr="00896140">
        <w:rPr>
          <w:rFonts w:eastAsia="Calibri" w:cs="Arial"/>
          <w:bCs/>
          <w:szCs w:val="24"/>
        </w:rPr>
        <w:t xml:space="preserve">The survey should take you about </w:t>
      </w:r>
      <w:r w:rsidR="000C2A39">
        <w:rPr>
          <w:rFonts w:eastAsia="Calibri" w:cs="Arial"/>
          <w:bCs/>
          <w:szCs w:val="24"/>
        </w:rPr>
        <w:t>45</w:t>
      </w:r>
      <w:r w:rsidR="002D28F9" w:rsidRPr="00896140">
        <w:rPr>
          <w:rFonts w:eastAsia="Calibri" w:cs="Arial"/>
          <w:bCs/>
          <w:szCs w:val="24"/>
        </w:rPr>
        <w:t xml:space="preserve"> </w:t>
      </w:r>
      <w:r w:rsidRPr="00896140">
        <w:rPr>
          <w:rFonts w:eastAsia="Calibri" w:cs="Arial"/>
          <w:bCs/>
          <w:szCs w:val="24"/>
        </w:rPr>
        <w:t xml:space="preserve">minutes to complete. </w:t>
      </w:r>
      <w:r w:rsidR="00FD6381" w:rsidRPr="00896140">
        <w:rPr>
          <w:rFonts w:eastAsia="Calibri" w:cs="Arial"/>
          <w:bCs/>
          <w:szCs w:val="24"/>
        </w:rPr>
        <w:t>First,</w:t>
      </w:r>
      <w:r w:rsidRPr="00896140">
        <w:rPr>
          <w:rFonts w:eastAsia="Calibri" w:cs="Arial"/>
          <w:bCs/>
          <w:szCs w:val="24"/>
        </w:rPr>
        <w:t xml:space="preserve"> we need to ask you a few questions to confirm that you are eligible to participate.</w:t>
      </w:r>
    </w:p>
    <w:p w14:paraId="5A64AB3E" w14:textId="0DAC7212" w:rsidR="00750F9F" w:rsidRPr="00896140" w:rsidRDefault="00750F9F" w:rsidP="000F3E64">
      <w:pPr>
        <w:ind w:right="-270"/>
        <w:contextualSpacing/>
        <w:rPr>
          <w:rFonts w:eastAsia="Calibri" w:cs="Arial"/>
          <w:b/>
          <w:szCs w:val="24"/>
        </w:rPr>
      </w:pPr>
    </w:p>
    <w:p w14:paraId="416CE7BE" w14:textId="0F7E4760" w:rsidR="00C43C83" w:rsidRPr="00896140" w:rsidRDefault="007C0EC6" w:rsidP="000F3E64">
      <w:pPr>
        <w:contextualSpacing/>
      </w:pPr>
      <w:r w:rsidRPr="00896140">
        <w:rPr>
          <w:rFonts w:eastAsia="Calibri" w:cs="Arial"/>
          <w:bCs/>
          <w:noProof/>
          <w:szCs w:val="24"/>
          <w:lang w:val="en-IN" w:eastAsia="en-IN"/>
        </w:rPr>
        <mc:AlternateContent>
          <mc:Choice Requires="wps">
            <w:drawing>
              <wp:anchor distT="45720" distB="45720" distL="114300" distR="114300" simplePos="0" relativeHeight="251658240" behindDoc="0" locked="0" layoutInCell="1" allowOverlap="1" wp14:anchorId="17FDB9D9" wp14:editId="1C9D3010">
                <wp:simplePos x="0" y="0"/>
                <wp:positionH relativeFrom="column">
                  <wp:posOffset>441960</wp:posOffset>
                </wp:positionH>
                <wp:positionV relativeFrom="paragraph">
                  <wp:posOffset>19685</wp:posOffset>
                </wp:positionV>
                <wp:extent cx="5554980" cy="1404620"/>
                <wp:effectExtent l="0" t="0" r="26670" b="2159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980" cy="1404620"/>
                        </a:xfrm>
                        <a:prstGeom prst="rect">
                          <a:avLst/>
                        </a:prstGeom>
                        <a:solidFill>
                          <a:srgbClr val="FFFFFF"/>
                        </a:solidFill>
                        <a:ln w="9525">
                          <a:solidFill>
                            <a:srgbClr val="000000"/>
                          </a:solidFill>
                          <a:miter lim="800000"/>
                          <a:headEnd/>
                          <a:tailEnd/>
                        </a:ln>
                      </wps:spPr>
                      <wps:txbx>
                        <w:txbxContent>
                          <w:p w14:paraId="39455ABB" w14:textId="592D7691" w:rsidR="000304AB" w:rsidRDefault="000304AB" w:rsidP="007C0EC6">
                            <w:r w:rsidRPr="004D764D">
                              <w:rPr>
                                <w:rFonts w:asciiTheme="minorHAnsi" w:hAnsiTheme="minorHAnsi" w:cstheme="minorHAnsi"/>
                                <w:color w:val="0000FF"/>
                                <w:szCs w:val="24"/>
                              </w:rPr>
                              <w:t xml:space="preserve">[PN: Paragraph to be used with terminate points] </w:t>
                            </w:r>
                            <w:r w:rsidRPr="004A2AB2">
                              <w:rPr>
                                <w:rFonts w:asciiTheme="minorHAnsi" w:hAnsiTheme="minorHAnsi" w:cstheme="minorHAnsi"/>
                                <w:szCs w:val="24"/>
                              </w:rPr>
                              <w:t>Thank you for your time. Based on your responses, you are part of a group for which we already have enough respondents</w:t>
                            </w:r>
                            <w:r>
                              <w:rPr>
                                <w:rFonts w:asciiTheme="minorHAnsi" w:hAnsiTheme="minorHAnsi" w:cstheme="minorHAnsi"/>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FDB9D9" id="_x0000_t202" coordsize="21600,21600" o:spt="202" path="m,l,21600r21600,l21600,xe">
                <v:stroke joinstyle="miter"/>
                <v:path gradientshapeok="t" o:connecttype="rect"/>
              </v:shapetype>
              <v:shape id="Text Box 217" o:spid="_x0000_s1026" type="#_x0000_t202" style="position:absolute;margin-left:34.8pt;margin-top:1.55pt;width:437.4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">
                <v:textbox style="mso-fit-shape-to-text:t">
                  <w:txbxContent>
                    <w:p w14:paraId="39455ABB" w14:textId="592D7691" w:rsidR="000304AB" w:rsidRDefault="000304AB" w:rsidP="007C0EC6">
                      <w:r w:rsidRPr="004D764D">
                        <w:rPr>
                          <w:rFonts w:asciiTheme="minorHAnsi" w:hAnsiTheme="minorHAnsi" w:cstheme="minorHAnsi"/>
                          <w:color w:val="0000FF"/>
                          <w:szCs w:val="24"/>
                        </w:rPr>
                        <w:t xml:space="preserve">[PN: Paragraph to be used with terminate points] </w:t>
                      </w:r>
                      <w:r w:rsidRPr="004A2AB2">
                        <w:rPr>
                          <w:rFonts w:asciiTheme="minorHAnsi" w:hAnsiTheme="minorHAnsi" w:cstheme="minorHAnsi"/>
                          <w:szCs w:val="24"/>
                        </w:rPr>
                        <w:t>Thank you for your time. Based on your responses, you are part of a group for which we already have enough respondents</w:t>
                      </w:r>
                      <w:r>
                        <w:rPr>
                          <w:rFonts w:asciiTheme="minorHAnsi" w:hAnsiTheme="minorHAnsi" w:cstheme="minorHAnsi"/>
                          <w:szCs w:val="24"/>
                        </w:rPr>
                        <w:t>.</w:t>
                      </w:r>
                    </w:p>
                  </w:txbxContent>
                </v:textbox>
                <w10:wrap type="square"/>
              </v:shape>
            </w:pict>
          </mc:Fallback>
        </mc:AlternateContent>
      </w:r>
      <w:r w:rsidR="00C43C83" w:rsidRPr="00896140">
        <w:br w:type="page"/>
      </w:r>
    </w:p>
    <w:p w14:paraId="36EB34F1" w14:textId="5B2EB092" w:rsidR="00D01B62" w:rsidRPr="00896140" w:rsidRDefault="00571149" w:rsidP="000F3E64">
      <w:pPr>
        <w:contextualSpacing/>
      </w:pPr>
      <w:r w:rsidRPr="00896140">
        <w:rPr>
          <w:noProof/>
          <w:lang w:val="en-IN" w:eastAsia="en-IN"/>
        </w:rPr>
        <w:lastRenderedPageBreak/>
        <mc:AlternateContent>
          <mc:Choice Requires="wps">
            <w:drawing>
              <wp:anchor distT="0" distB="0" distL="114300" distR="114300" simplePos="0" relativeHeight="251658241" behindDoc="1" locked="0" layoutInCell="1" allowOverlap="1" wp14:anchorId="2938BEF6" wp14:editId="41BA370D">
                <wp:simplePos x="0" y="0"/>
                <wp:positionH relativeFrom="column">
                  <wp:posOffset>220980</wp:posOffset>
                </wp:positionH>
                <wp:positionV relativeFrom="paragraph">
                  <wp:posOffset>0</wp:posOffset>
                </wp:positionV>
                <wp:extent cx="5886450" cy="2952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8CDE07" w14:textId="77777777" w:rsidR="000304AB" w:rsidRPr="000C2536" w:rsidRDefault="000304AB" w:rsidP="00571149">
                            <w:pPr>
                              <w:jc w:val="center"/>
                              <w:rPr>
                                <w:b/>
                                <w:bCs/>
                                <w:color w:val="0000FF"/>
                              </w:rPr>
                            </w:pPr>
                            <w:r w:rsidRPr="000C2536">
                              <w:rPr>
                                <w:b/>
                                <w:bCs/>
                                <w:color w:val="0000FF"/>
                              </w:rPr>
                              <w:t>SCREENER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38BEF6" id="Rectangle 7" o:spid="_x0000_s1027" style="position:absolute;margin-left:17.4pt;margin-top:0;width:463.5pt;height:23.2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" fillcolor="#0cf" strokecolor="black [3213]">
                <v:textbox>
                  <w:txbxContent>
                    <w:p w14:paraId="748CDE07" w14:textId="77777777" w:rsidR="000304AB" w:rsidRPr="000C2536" w:rsidRDefault="000304AB" w:rsidP="00571149">
                      <w:pPr>
                        <w:jc w:val="center"/>
                        <w:rPr>
                          <w:b/>
                          <w:bCs/>
                          <w:color w:val="0000FF"/>
                        </w:rPr>
                      </w:pPr>
                      <w:r w:rsidRPr="000C2536">
                        <w:rPr>
                          <w:b/>
                          <w:bCs/>
                          <w:color w:val="0000FF"/>
                        </w:rPr>
                        <w:t>SCREENER</w:t>
                      </w:r>
                    </w:p>
                  </w:txbxContent>
                </v:textbox>
              </v:rect>
            </w:pict>
          </mc:Fallback>
        </mc:AlternateContent>
      </w:r>
    </w:p>
    <w:p w14:paraId="324F5D04" w14:textId="77777777" w:rsidR="00C212D2" w:rsidRPr="00896140" w:rsidRDefault="00C212D2" w:rsidP="000F3E64">
      <w:pPr>
        <w:contextualSpacing/>
        <w:rPr>
          <w:rFonts w:cs="Arial"/>
          <w:color w:val="0000FF"/>
        </w:rPr>
      </w:pPr>
    </w:p>
    <w:p w14:paraId="201F52DB" w14:textId="77777777" w:rsidR="00C212D2" w:rsidRPr="00896140" w:rsidRDefault="00C212D2" w:rsidP="000F3E64">
      <w:pPr>
        <w:contextualSpacing/>
        <w:rPr>
          <w:rFonts w:cs="Arial"/>
          <w:color w:val="0000FF"/>
        </w:rPr>
      </w:pPr>
    </w:p>
    <w:p w14:paraId="61394835" w14:textId="77777777" w:rsidR="00680959" w:rsidRDefault="00680959" w:rsidP="00680959">
      <w:pPr>
        <w:tabs>
          <w:tab w:val="left" w:pos="720"/>
          <w:tab w:val="left" w:pos="1440"/>
          <w:tab w:val="left" w:pos="2160"/>
          <w:tab w:val="left" w:pos="2880"/>
          <w:tab w:val="left" w:pos="3600"/>
          <w:tab w:val="left" w:pos="4320"/>
          <w:tab w:val="left" w:pos="5040"/>
          <w:tab w:val="left" w:pos="5559"/>
        </w:tabs>
        <w:ind w:left="720"/>
        <w:contextualSpacing/>
        <w:rPr>
          <w:noProof/>
          <w:lang w:val="en-IN" w:eastAsia="ja-JP"/>
        </w:rPr>
      </w:pPr>
      <w:r w:rsidRPr="00896140">
        <w:rPr>
          <w:rFonts w:eastAsia="Times New Roman" w:cs="Arial"/>
          <w:color w:val="0000FF"/>
          <w:szCs w:val="24"/>
        </w:rPr>
        <w:t>[PN: Please terminate the respondent at the end of the screener for all questions except S1 and S2]</w:t>
      </w:r>
      <w:r w:rsidRPr="00896140">
        <w:rPr>
          <w:noProof/>
          <w:lang w:val="en-IN" w:eastAsia="ja-JP"/>
        </w:rPr>
        <w:t xml:space="preserve"> </w:t>
      </w:r>
    </w:p>
    <w:p w14:paraId="211E7C68" w14:textId="77777777" w:rsidR="00F65B91" w:rsidRDefault="00F65B91" w:rsidP="00680959">
      <w:pPr>
        <w:tabs>
          <w:tab w:val="left" w:pos="720"/>
          <w:tab w:val="left" w:pos="1440"/>
          <w:tab w:val="left" w:pos="2160"/>
          <w:tab w:val="left" w:pos="2880"/>
          <w:tab w:val="left" w:pos="3600"/>
          <w:tab w:val="left" w:pos="4320"/>
          <w:tab w:val="left" w:pos="5040"/>
          <w:tab w:val="left" w:pos="5559"/>
        </w:tabs>
        <w:ind w:left="720"/>
        <w:contextualSpacing/>
        <w:rPr>
          <w:noProof/>
          <w:lang w:val="en-IN" w:eastAsia="ja-JP"/>
        </w:rPr>
      </w:pPr>
    </w:p>
    <w:p w14:paraId="7A76A054" w14:textId="60F7B711" w:rsidR="00F65B91" w:rsidRPr="00896140" w:rsidRDefault="00F65B91" w:rsidP="00F65B91">
      <w:pPr>
        <w:contextualSpacing/>
        <w:rPr>
          <w:rFonts w:eastAsia="Times New Roman" w:cs="Arial"/>
          <w:szCs w:val="24"/>
        </w:rPr>
      </w:pPr>
      <w:r w:rsidRPr="00896140">
        <w:rPr>
          <w:rFonts w:eastAsia="Times New Roman" w:cs="Arial"/>
          <w:color w:val="0000FF"/>
          <w:szCs w:val="24"/>
        </w:rPr>
        <w:t>S</w:t>
      </w:r>
      <w:r w:rsidR="00353D6B">
        <w:rPr>
          <w:rFonts w:eastAsia="Times New Roman" w:cs="Arial"/>
          <w:color w:val="0000FF"/>
          <w:szCs w:val="24"/>
        </w:rPr>
        <w:t>1</w:t>
      </w:r>
      <w:r w:rsidRPr="00896140">
        <w:rPr>
          <w:rFonts w:eastAsia="Times New Roman" w:cs="Arial"/>
          <w:color w:val="0000FF"/>
          <w:szCs w:val="24"/>
        </w:rPr>
        <w:t>.</w:t>
      </w:r>
      <w:r w:rsidRPr="00896140">
        <w:rPr>
          <w:rFonts w:eastAsia="Times New Roman" w:cs="Arial"/>
          <w:color w:val="0000FF"/>
          <w:szCs w:val="24"/>
        </w:rPr>
        <w:tab/>
      </w:r>
      <w:r w:rsidR="004F6273" w:rsidRPr="004F6273">
        <w:rPr>
          <w:rFonts w:cs="Arial"/>
        </w:rPr>
        <w:t xml:space="preserve">What is your </w:t>
      </w:r>
      <w:r w:rsidR="004F6273" w:rsidRPr="004F6273">
        <w:rPr>
          <w:rFonts w:cs="Arial"/>
          <w:b/>
          <w:bCs/>
        </w:rPr>
        <w:t>title</w:t>
      </w:r>
      <w:r w:rsidR="004F6273" w:rsidRPr="004F6273">
        <w:rPr>
          <w:rFonts w:cs="Arial"/>
        </w:rPr>
        <w:t xml:space="preserve"> or </w:t>
      </w:r>
      <w:r w:rsidR="004F6273" w:rsidRPr="004F6273">
        <w:rPr>
          <w:rFonts w:cs="Arial"/>
          <w:b/>
          <w:bCs/>
        </w:rPr>
        <w:t>certification</w:t>
      </w:r>
      <w:r w:rsidRPr="00896140">
        <w:rPr>
          <w:rFonts w:eastAsia="Times New Roman" w:cs="Arial"/>
          <w:szCs w:val="24"/>
        </w:rPr>
        <w:t>?</w:t>
      </w:r>
    </w:p>
    <w:p w14:paraId="33F1A689" w14:textId="77777777" w:rsidR="00F65B91" w:rsidRPr="00896140" w:rsidRDefault="00F65B91" w:rsidP="00F65B91">
      <w:pPr>
        <w:ind w:left="720"/>
        <w:contextualSpacing/>
        <w:rPr>
          <w:rFonts w:eastAsia="Times New Roman" w:cs="Arial"/>
          <w:b/>
          <w:color w:val="0000FF"/>
          <w:szCs w:val="24"/>
        </w:rPr>
      </w:pPr>
    </w:p>
    <w:p w14:paraId="588E9E86" w14:textId="23CC74B4" w:rsidR="00F65B91" w:rsidRPr="00896140" w:rsidRDefault="00F65B91" w:rsidP="00F65B91">
      <w:pPr>
        <w:ind w:left="720"/>
        <w:contextualSpacing/>
        <w:rPr>
          <w:rFonts w:eastAsia="Times New Roman" w:cs="Arial"/>
          <w:color w:val="0000FF"/>
          <w:szCs w:val="24"/>
        </w:rPr>
      </w:pPr>
      <w:r w:rsidRPr="00896140">
        <w:rPr>
          <w:rFonts w:eastAsia="Times New Roman" w:cs="Arial"/>
          <w:color w:val="0000FF"/>
          <w:szCs w:val="24"/>
        </w:rPr>
        <w:t>[PN: Randomize options by keeping ‘Other’</w:t>
      </w:r>
      <w:r w:rsidR="001C56CF">
        <w:rPr>
          <w:rFonts w:eastAsia="Times New Roman" w:cs="Arial"/>
          <w:color w:val="0000FF"/>
          <w:szCs w:val="24"/>
        </w:rPr>
        <w:t xml:space="preserve"> </w:t>
      </w:r>
      <w:r w:rsidRPr="00896140">
        <w:rPr>
          <w:rFonts w:eastAsia="Times New Roman" w:cs="Arial"/>
          <w:color w:val="0000FF"/>
          <w:szCs w:val="24"/>
        </w:rPr>
        <w:t>at last. Allow only one selection.]</w:t>
      </w:r>
    </w:p>
    <w:p w14:paraId="726462D4" w14:textId="77777777" w:rsidR="00F65B91" w:rsidRPr="00896140" w:rsidRDefault="00F65B91" w:rsidP="00F65B91">
      <w:pPr>
        <w:ind w:left="720"/>
        <w:contextualSpacing/>
        <w:rPr>
          <w:rFonts w:eastAsia="Times New Roman" w:cs="Arial"/>
          <w:color w:val="0000FF"/>
          <w:szCs w:val="24"/>
        </w:rPr>
      </w:pPr>
    </w:p>
    <w:tbl>
      <w:tblPr>
        <w:tblW w:w="8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850"/>
        <w:gridCol w:w="3183"/>
      </w:tblGrid>
      <w:tr w:rsidR="001C56CF" w:rsidRPr="003603F8" w14:paraId="0DA5EBA7" w14:textId="77777777" w:rsidTr="001C56CF">
        <w:trPr>
          <w:trHeight w:val="362"/>
          <w:jc w:val="center"/>
        </w:trPr>
        <w:tc>
          <w:tcPr>
            <w:tcW w:w="4608" w:type="dxa"/>
            <w:vAlign w:val="center"/>
          </w:tcPr>
          <w:p w14:paraId="10304B4A" w14:textId="0C3970C0" w:rsidR="001C56CF" w:rsidRPr="003603F8" w:rsidRDefault="001C56CF" w:rsidP="001C56CF">
            <w:pPr>
              <w:pStyle w:val="ListParagraph"/>
              <w:numPr>
                <w:ilvl w:val="0"/>
                <w:numId w:val="4"/>
              </w:numPr>
              <w:rPr>
                <w:rFonts w:eastAsia="Times New Roman" w:cs="Arial"/>
                <w:snapToGrid w:val="0"/>
                <w:szCs w:val="24"/>
              </w:rPr>
            </w:pPr>
            <w:r w:rsidRPr="00466951">
              <w:rPr>
                <w:rFonts w:asciiTheme="minorHAnsi" w:hAnsiTheme="minorHAnsi"/>
              </w:rPr>
              <w:t>Doctor of Medicine (MD)</w:t>
            </w:r>
          </w:p>
        </w:tc>
        <w:tc>
          <w:tcPr>
            <w:tcW w:w="850" w:type="dxa"/>
            <w:vAlign w:val="center"/>
          </w:tcPr>
          <w:p w14:paraId="27C51B7E" w14:textId="77777777" w:rsidR="001C56CF" w:rsidRPr="003603F8" w:rsidRDefault="001C56CF" w:rsidP="001C56CF">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4FBC80CC" w14:textId="26903CB8" w:rsidR="001C56CF" w:rsidRPr="00133003" w:rsidRDefault="000775A6" w:rsidP="001C56CF">
            <w:pPr>
              <w:jc w:val="center"/>
              <w:rPr>
                <w:rFonts w:eastAsia="Times New Roman" w:cs="Arial"/>
                <w:color w:val="0000FF"/>
                <w:szCs w:val="24"/>
              </w:rPr>
            </w:pPr>
            <w:r>
              <w:rPr>
                <w:rFonts w:eastAsia="Times New Roman" w:cs="Arial"/>
                <w:color w:val="0000FF"/>
                <w:szCs w:val="24"/>
              </w:rPr>
              <w:t>[PN: Continue]</w:t>
            </w:r>
          </w:p>
        </w:tc>
      </w:tr>
      <w:tr w:rsidR="001C56CF" w:rsidRPr="003603F8" w14:paraId="2C15579C" w14:textId="77777777" w:rsidTr="001C56CF">
        <w:trPr>
          <w:trHeight w:val="362"/>
          <w:jc w:val="center"/>
        </w:trPr>
        <w:tc>
          <w:tcPr>
            <w:tcW w:w="4608" w:type="dxa"/>
            <w:vAlign w:val="center"/>
          </w:tcPr>
          <w:p w14:paraId="314E1B78" w14:textId="2FE89EA2" w:rsidR="001C56CF" w:rsidRPr="003603F8" w:rsidRDefault="001C56CF" w:rsidP="001C56CF">
            <w:pPr>
              <w:pStyle w:val="ListParagraph"/>
              <w:numPr>
                <w:ilvl w:val="0"/>
                <w:numId w:val="4"/>
              </w:numPr>
              <w:rPr>
                <w:rFonts w:eastAsia="Times New Roman" w:cs="Arial"/>
                <w:snapToGrid w:val="0"/>
                <w:szCs w:val="24"/>
              </w:rPr>
            </w:pPr>
            <w:r w:rsidRPr="00466951">
              <w:rPr>
                <w:rFonts w:asciiTheme="minorHAnsi" w:hAnsiTheme="minorHAnsi"/>
              </w:rPr>
              <w:t>Doctor of Osteopathy (DO)</w:t>
            </w:r>
          </w:p>
        </w:tc>
        <w:tc>
          <w:tcPr>
            <w:tcW w:w="850" w:type="dxa"/>
            <w:vAlign w:val="center"/>
          </w:tcPr>
          <w:p w14:paraId="1C808E1B" w14:textId="77777777" w:rsidR="001C56CF" w:rsidRPr="003603F8" w:rsidRDefault="001C56CF" w:rsidP="001C56CF">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0AD86E8A" w14:textId="7DA36330" w:rsidR="001C56CF" w:rsidRPr="00133003" w:rsidRDefault="000775A6" w:rsidP="001C56CF">
            <w:pPr>
              <w:jc w:val="center"/>
              <w:rPr>
                <w:rFonts w:eastAsia="Times New Roman" w:cs="Arial"/>
                <w:color w:val="0000FF"/>
                <w:szCs w:val="24"/>
              </w:rPr>
            </w:pPr>
            <w:r>
              <w:rPr>
                <w:rFonts w:eastAsia="Times New Roman" w:cs="Arial"/>
                <w:color w:val="0000FF"/>
                <w:szCs w:val="24"/>
              </w:rPr>
              <w:t>[PN: Continue]</w:t>
            </w:r>
          </w:p>
        </w:tc>
      </w:tr>
      <w:tr w:rsidR="001C56CF" w:rsidRPr="003603F8" w14:paraId="1580990F" w14:textId="77777777" w:rsidTr="001C56CF">
        <w:trPr>
          <w:trHeight w:val="362"/>
          <w:jc w:val="center"/>
        </w:trPr>
        <w:tc>
          <w:tcPr>
            <w:tcW w:w="4608" w:type="dxa"/>
            <w:vAlign w:val="center"/>
          </w:tcPr>
          <w:p w14:paraId="49CECD58" w14:textId="36B0E5D8" w:rsidR="001C56CF" w:rsidRPr="003603F8" w:rsidRDefault="001C56CF" w:rsidP="001C56CF">
            <w:pPr>
              <w:pStyle w:val="ListParagraph"/>
              <w:numPr>
                <w:ilvl w:val="0"/>
                <w:numId w:val="4"/>
              </w:numPr>
              <w:rPr>
                <w:rFonts w:eastAsia="Times New Roman" w:cs="Arial"/>
                <w:snapToGrid w:val="0"/>
                <w:szCs w:val="24"/>
              </w:rPr>
            </w:pPr>
            <w:r w:rsidRPr="00466951">
              <w:rPr>
                <w:rFonts w:asciiTheme="minorHAnsi" w:hAnsiTheme="minorHAnsi"/>
              </w:rPr>
              <w:t>Nurse Practitioner (NP)</w:t>
            </w:r>
          </w:p>
        </w:tc>
        <w:tc>
          <w:tcPr>
            <w:tcW w:w="850" w:type="dxa"/>
            <w:vAlign w:val="center"/>
          </w:tcPr>
          <w:p w14:paraId="1DA8825C" w14:textId="77777777" w:rsidR="001C56CF" w:rsidRPr="003603F8" w:rsidRDefault="001C56CF" w:rsidP="001C56CF">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649DD1A5" w14:textId="1E4AACFC" w:rsidR="001C56CF" w:rsidRPr="00133003" w:rsidRDefault="000775A6" w:rsidP="001C56CF">
            <w:pPr>
              <w:jc w:val="center"/>
              <w:rPr>
                <w:rFonts w:eastAsia="Times New Roman" w:cs="Arial"/>
                <w:color w:val="0000FF"/>
                <w:szCs w:val="24"/>
              </w:rPr>
            </w:pPr>
            <w:r>
              <w:rPr>
                <w:rFonts w:eastAsia="Times New Roman" w:cs="Arial"/>
                <w:color w:val="0000FF"/>
                <w:szCs w:val="24"/>
              </w:rPr>
              <w:t>[PN: Continue]</w:t>
            </w:r>
          </w:p>
        </w:tc>
      </w:tr>
      <w:tr w:rsidR="001C56CF" w:rsidRPr="003603F8" w14:paraId="029E890A" w14:textId="77777777" w:rsidTr="001C56CF">
        <w:trPr>
          <w:trHeight w:val="362"/>
          <w:jc w:val="center"/>
        </w:trPr>
        <w:tc>
          <w:tcPr>
            <w:tcW w:w="4608" w:type="dxa"/>
            <w:vAlign w:val="center"/>
          </w:tcPr>
          <w:p w14:paraId="017CA06E" w14:textId="151B7543" w:rsidR="001C56CF" w:rsidRPr="003603F8" w:rsidRDefault="001C56CF" w:rsidP="001C56CF">
            <w:pPr>
              <w:pStyle w:val="ListParagraph"/>
              <w:numPr>
                <w:ilvl w:val="0"/>
                <w:numId w:val="4"/>
              </w:numPr>
              <w:rPr>
                <w:rFonts w:eastAsia="Times New Roman" w:cs="Arial"/>
                <w:snapToGrid w:val="0"/>
                <w:szCs w:val="24"/>
              </w:rPr>
            </w:pPr>
            <w:r w:rsidRPr="00466951">
              <w:rPr>
                <w:rFonts w:asciiTheme="minorHAnsi" w:hAnsiTheme="minorHAnsi"/>
              </w:rPr>
              <w:t>Physician Assistant (PA)</w:t>
            </w:r>
          </w:p>
        </w:tc>
        <w:tc>
          <w:tcPr>
            <w:tcW w:w="850" w:type="dxa"/>
            <w:vAlign w:val="center"/>
          </w:tcPr>
          <w:p w14:paraId="2523567B" w14:textId="77777777" w:rsidR="001C56CF" w:rsidRPr="003603F8" w:rsidRDefault="001C56CF" w:rsidP="001C56CF">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57B98134" w14:textId="01C78047" w:rsidR="001C56CF" w:rsidRPr="00133003" w:rsidRDefault="000775A6" w:rsidP="001C56CF">
            <w:pPr>
              <w:jc w:val="center"/>
              <w:rPr>
                <w:rFonts w:eastAsia="Times New Roman" w:cs="Arial"/>
                <w:b/>
                <w:color w:val="0000FF"/>
                <w:szCs w:val="24"/>
              </w:rPr>
            </w:pPr>
            <w:r>
              <w:rPr>
                <w:rFonts w:eastAsia="Times New Roman" w:cs="Arial"/>
                <w:color w:val="0000FF"/>
                <w:szCs w:val="24"/>
              </w:rPr>
              <w:t>[PN: Continue]</w:t>
            </w:r>
          </w:p>
        </w:tc>
      </w:tr>
      <w:tr w:rsidR="001C56CF" w:rsidRPr="003603F8" w14:paraId="72291C3D" w14:textId="77777777" w:rsidTr="001C56CF">
        <w:trPr>
          <w:trHeight w:val="362"/>
          <w:jc w:val="center"/>
        </w:trPr>
        <w:tc>
          <w:tcPr>
            <w:tcW w:w="4608" w:type="dxa"/>
            <w:vAlign w:val="center"/>
          </w:tcPr>
          <w:p w14:paraId="16FBF809" w14:textId="7888E5C5" w:rsidR="001C56CF" w:rsidRPr="003603F8" w:rsidRDefault="001C56CF" w:rsidP="001C56CF">
            <w:pPr>
              <w:pStyle w:val="ListParagraph"/>
              <w:numPr>
                <w:ilvl w:val="0"/>
                <w:numId w:val="4"/>
              </w:numPr>
              <w:rPr>
                <w:rFonts w:eastAsia="Times New Roman" w:cs="Arial"/>
                <w:snapToGrid w:val="0"/>
                <w:szCs w:val="24"/>
              </w:rPr>
            </w:pPr>
            <w:r w:rsidRPr="00466951">
              <w:rPr>
                <w:rFonts w:asciiTheme="minorHAnsi" w:hAnsiTheme="minorHAnsi"/>
              </w:rPr>
              <w:t>Registered Nurse (RN)</w:t>
            </w:r>
          </w:p>
        </w:tc>
        <w:tc>
          <w:tcPr>
            <w:tcW w:w="850" w:type="dxa"/>
            <w:vAlign w:val="center"/>
          </w:tcPr>
          <w:p w14:paraId="5B673BF9" w14:textId="77777777" w:rsidR="001C56CF" w:rsidRPr="003603F8" w:rsidRDefault="001C56CF" w:rsidP="001C56CF">
            <w:pPr>
              <w:jc w:val="center"/>
              <w:rPr>
                <w:rFonts w:ascii="Wingdings" w:eastAsia="Wingdings" w:hAnsi="Wingdings" w:cs="Wingdings"/>
                <w:szCs w:val="24"/>
              </w:rPr>
            </w:pPr>
            <w:r w:rsidRPr="002977E3">
              <w:rPr>
                <w:rFonts w:ascii="Wingdings" w:eastAsia="Wingdings" w:hAnsi="Wingdings" w:cs="Wingdings"/>
                <w:szCs w:val="24"/>
              </w:rPr>
              <w:t></w:t>
            </w:r>
          </w:p>
        </w:tc>
        <w:tc>
          <w:tcPr>
            <w:tcW w:w="3183" w:type="dxa"/>
            <w:vAlign w:val="center"/>
          </w:tcPr>
          <w:p w14:paraId="2274B3F9" w14:textId="4C394676" w:rsidR="001C56CF" w:rsidRPr="00133003" w:rsidRDefault="001C56CF" w:rsidP="001C56CF">
            <w:pPr>
              <w:jc w:val="center"/>
              <w:rPr>
                <w:rFonts w:eastAsia="Times New Roman" w:cs="Arial"/>
                <w:b/>
                <w:color w:val="0000FF"/>
                <w:szCs w:val="24"/>
              </w:rPr>
            </w:pPr>
            <w:r w:rsidRPr="00795E28">
              <w:rPr>
                <w:rFonts w:eastAsia="Times New Roman" w:cs="Arial"/>
                <w:color w:val="0000FF"/>
                <w:szCs w:val="24"/>
              </w:rPr>
              <w:t>[PN: Thank and Terminate]</w:t>
            </w:r>
          </w:p>
        </w:tc>
      </w:tr>
      <w:tr w:rsidR="001C56CF" w:rsidRPr="003603F8" w14:paraId="7E0524F2" w14:textId="77777777" w:rsidTr="001C56CF">
        <w:trPr>
          <w:trHeight w:val="362"/>
          <w:jc w:val="center"/>
        </w:trPr>
        <w:tc>
          <w:tcPr>
            <w:tcW w:w="4608" w:type="dxa"/>
            <w:vAlign w:val="center"/>
          </w:tcPr>
          <w:p w14:paraId="2E2D46A0" w14:textId="5A3D85FF" w:rsidR="001C56CF" w:rsidRDefault="001C56CF" w:rsidP="001C56CF">
            <w:pPr>
              <w:pStyle w:val="ListParagraph"/>
              <w:numPr>
                <w:ilvl w:val="0"/>
                <w:numId w:val="4"/>
              </w:numPr>
              <w:rPr>
                <w:rFonts w:eastAsia="Times New Roman" w:cs="Arial"/>
                <w:snapToGrid w:val="0"/>
                <w:szCs w:val="24"/>
              </w:rPr>
            </w:pPr>
            <w:r w:rsidRPr="00466951">
              <w:rPr>
                <w:rFonts w:asciiTheme="minorHAnsi" w:hAnsiTheme="minorHAnsi"/>
              </w:rPr>
              <w:t>Licensed Practical Nurse (LPN)</w:t>
            </w:r>
          </w:p>
        </w:tc>
        <w:tc>
          <w:tcPr>
            <w:tcW w:w="850" w:type="dxa"/>
            <w:vAlign w:val="center"/>
          </w:tcPr>
          <w:p w14:paraId="19FB2259" w14:textId="77777777" w:rsidR="001C56CF" w:rsidRPr="003603F8" w:rsidRDefault="001C56CF" w:rsidP="001C56CF">
            <w:pPr>
              <w:jc w:val="center"/>
              <w:rPr>
                <w:rFonts w:ascii="Wingdings" w:eastAsia="Wingdings" w:hAnsi="Wingdings" w:cs="Wingdings"/>
                <w:szCs w:val="24"/>
              </w:rPr>
            </w:pPr>
            <w:r w:rsidRPr="002977E3">
              <w:rPr>
                <w:rFonts w:ascii="Wingdings" w:eastAsia="Wingdings" w:hAnsi="Wingdings" w:cs="Wingdings"/>
                <w:szCs w:val="24"/>
              </w:rPr>
              <w:t></w:t>
            </w:r>
          </w:p>
        </w:tc>
        <w:tc>
          <w:tcPr>
            <w:tcW w:w="3183" w:type="dxa"/>
            <w:vAlign w:val="center"/>
          </w:tcPr>
          <w:p w14:paraId="526168FA" w14:textId="4C50F907" w:rsidR="001C56CF" w:rsidRPr="00133003" w:rsidRDefault="001C56CF" w:rsidP="001C56CF">
            <w:pPr>
              <w:jc w:val="center"/>
              <w:rPr>
                <w:rFonts w:eastAsia="Times New Roman" w:cs="Arial"/>
                <w:b/>
                <w:color w:val="0000FF"/>
                <w:szCs w:val="24"/>
              </w:rPr>
            </w:pPr>
            <w:r w:rsidRPr="00795E28">
              <w:rPr>
                <w:rFonts w:eastAsia="Times New Roman" w:cs="Arial"/>
                <w:color w:val="0000FF"/>
                <w:szCs w:val="24"/>
              </w:rPr>
              <w:t>[PN: Thank and Terminate]</w:t>
            </w:r>
          </w:p>
        </w:tc>
      </w:tr>
      <w:tr w:rsidR="001C56CF" w:rsidRPr="00C35715" w14:paraId="6CA03BF7" w14:textId="77777777" w:rsidTr="001C56CF">
        <w:trPr>
          <w:trHeight w:val="362"/>
          <w:jc w:val="center"/>
        </w:trPr>
        <w:tc>
          <w:tcPr>
            <w:tcW w:w="4608" w:type="dxa"/>
            <w:vAlign w:val="center"/>
          </w:tcPr>
          <w:p w14:paraId="266747DC" w14:textId="14CED15C" w:rsidR="001C56CF" w:rsidRPr="003603F8" w:rsidRDefault="001C56CF" w:rsidP="001C56CF">
            <w:pPr>
              <w:pStyle w:val="ListParagraph"/>
              <w:numPr>
                <w:ilvl w:val="0"/>
                <w:numId w:val="4"/>
              </w:numPr>
              <w:rPr>
                <w:rFonts w:eastAsia="Times New Roman" w:cs="Arial"/>
                <w:szCs w:val="24"/>
              </w:rPr>
            </w:pPr>
            <w:r w:rsidRPr="00466951">
              <w:rPr>
                <w:rFonts w:asciiTheme="minorHAnsi" w:hAnsiTheme="minorHAnsi"/>
              </w:rPr>
              <w:t>Other (specify____)</w:t>
            </w:r>
          </w:p>
        </w:tc>
        <w:tc>
          <w:tcPr>
            <w:tcW w:w="850" w:type="dxa"/>
            <w:vAlign w:val="center"/>
          </w:tcPr>
          <w:p w14:paraId="633C84C8" w14:textId="77777777" w:rsidR="001C56CF" w:rsidRPr="003603F8" w:rsidRDefault="001C56CF" w:rsidP="001C56CF">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23BEDFE6" w14:textId="77777777" w:rsidR="001C56CF" w:rsidRPr="00133003" w:rsidRDefault="001C56CF" w:rsidP="001C56CF">
            <w:pPr>
              <w:jc w:val="center"/>
              <w:rPr>
                <w:rFonts w:eastAsia="Times New Roman" w:cs="Arial"/>
                <w:color w:val="0000FF"/>
                <w:szCs w:val="24"/>
              </w:rPr>
            </w:pPr>
            <w:r w:rsidRPr="00133003">
              <w:rPr>
                <w:rFonts w:eastAsia="Times New Roman" w:cs="Arial"/>
                <w:color w:val="0000FF"/>
                <w:szCs w:val="24"/>
              </w:rPr>
              <w:t>[PN: Thank and Terminate]</w:t>
            </w:r>
          </w:p>
        </w:tc>
      </w:tr>
    </w:tbl>
    <w:p w14:paraId="6D940945" w14:textId="77777777" w:rsidR="00680959" w:rsidRPr="00896140" w:rsidRDefault="00680959" w:rsidP="00680959">
      <w:pPr>
        <w:contextualSpacing/>
        <w:rPr>
          <w:rFonts w:eastAsia="Times New Roman" w:cs="Arial"/>
          <w:color w:val="0000FF"/>
          <w:szCs w:val="24"/>
        </w:rPr>
      </w:pPr>
    </w:p>
    <w:p w14:paraId="63348B1C" w14:textId="47269F55" w:rsidR="00680959" w:rsidRPr="00896140" w:rsidRDefault="00680959" w:rsidP="00680959">
      <w:pPr>
        <w:contextualSpacing/>
        <w:rPr>
          <w:rFonts w:eastAsia="Times New Roman" w:cs="Arial"/>
          <w:szCs w:val="24"/>
        </w:rPr>
      </w:pPr>
      <w:r w:rsidRPr="00896140">
        <w:rPr>
          <w:rFonts w:eastAsia="Times New Roman" w:cs="Arial"/>
          <w:color w:val="0000FF"/>
          <w:szCs w:val="24"/>
        </w:rPr>
        <w:t>S</w:t>
      </w:r>
      <w:r w:rsidR="00353D6B">
        <w:rPr>
          <w:rFonts w:eastAsia="Times New Roman" w:cs="Arial"/>
          <w:color w:val="0000FF"/>
          <w:szCs w:val="24"/>
        </w:rPr>
        <w:t>2</w:t>
      </w:r>
      <w:r w:rsidRPr="00896140">
        <w:rPr>
          <w:rFonts w:eastAsia="Times New Roman" w:cs="Arial"/>
          <w:color w:val="0000FF"/>
          <w:szCs w:val="24"/>
        </w:rPr>
        <w:t>.</w:t>
      </w:r>
      <w:r w:rsidRPr="00896140">
        <w:rPr>
          <w:rFonts w:eastAsia="Times New Roman" w:cs="Arial"/>
          <w:color w:val="0000FF"/>
          <w:szCs w:val="24"/>
        </w:rPr>
        <w:tab/>
      </w:r>
      <w:r w:rsidR="00B5131E" w:rsidRPr="00466951">
        <w:rPr>
          <w:rFonts w:asciiTheme="minorHAnsi" w:hAnsiTheme="minorHAnsi"/>
        </w:rPr>
        <w:t xml:space="preserve">What is your </w:t>
      </w:r>
      <w:r w:rsidR="00B5131E" w:rsidRPr="00B5131E">
        <w:rPr>
          <w:rFonts w:asciiTheme="minorHAnsi" w:hAnsiTheme="minorHAnsi"/>
          <w:b/>
          <w:bCs/>
        </w:rPr>
        <w:t>primary medical specialty</w:t>
      </w:r>
      <w:r w:rsidR="00B5131E" w:rsidRPr="00466951">
        <w:rPr>
          <w:rFonts w:asciiTheme="minorHAnsi" w:hAnsiTheme="minorHAnsi"/>
        </w:rPr>
        <w:t xml:space="preserve"> or </w:t>
      </w:r>
      <w:r w:rsidR="00B5131E" w:rsidRPr="00B5131E">
        <w:rPr>
          <w:rFonts w:asciiTheme="minorHAnsi" w:hAnsiTheme="minorHAnsi"/>
          <w:b/>
          <w:bCs/>
        </w:rPr>
        <w:t>specialty area</w:t>
      </w:r>
      <w:r w:rsidR="00B5131E" w:rsidRPr="00466951">
        <w:rPr>
          <w:rFonts w:asciiTheme="minorHAnsi" w:hAnsiTheme="minorHAnsi"/>
        </w:rPr>
        <w:t xml:space="preserve"> of your practice</w:t>
      </w:r>
      <w:r w:rsidRPr="00896140">
        <w:rPr>
          <w:rFonts w:eastAsia="Times New Roman" w:cs="Arial"/>
          <w:szCs w:val="24"/>
        </w:rPr>
        <w:t>?</w:t>
      </w:r>
    </w:p>
    <w:p w14:paraId="71C99280" w14:textId="77777777" w:rsidR="00680959" w:rsidRPr="00896140" w:rsidRDefault="00680959" w:rsidP="00680959">
      <w:pPr>
        <w:ind w:left="720"/>
        <w:contextualSpacing/>
        <w:rPr>
          <w:rFonts w:eastAsia="Times New Roman" w:cs="Arial"/>
          <w:b/>
          <w:color w:val="0000FF"/>
          <w:szCs w:val="24"/>
        </w:rPr>
      </w:pPr>
    </w:p>
    <w:p w14:paraId="5D0636D4" w14:textId="3C763C9F" w:rsidR="00680959" w:rsidRPr="00896140" w:rsidRDefault="00680959" w:rsidP="00680959">
      <w:pPr>
        <w:ind w:left="720"/>
        <w:contextualSpacing/>
        <w:rPr>
          <w:rFonts w:eastAsia="Times New Roman" w:cs="Arial"/>
          <w:color w:val="0000FF"/>
          <w:szCs w:val="24"/>
        </w:rPr>
      </w:pPr>
      <w:r w:rsidRPr="00896140">
        <w:rPr>
          <w:rFonts w:eastAsia="Times New Roman" w:cs="Arial"/>
          <w:color w:val="0000FF"/>
          <w:szCs w:val="24"/>
        </w:rPr>
        <w:t>[PN: Randomize options by keeping ‘Other</w:t>
      </w:r>
      <w:r w:rsidR="00B250E6">
        <w:rPr>
          <w:rFonts w:eastAsia="Times New Roman" w:cs="Arial"/>
          <w:color w:val="0000FF"/>
          <w:szCs w:val="24"/>
        </w:rPr>
        <w:t>.’.</w:t>
      </w:r>
      <w:r w:rsidRPr="00896140">
        <w:rPr>
          <w:rFonts w:eastAsia="Times New Roman" w:cs="Arial"/>
          <w:color w:val="0000FF"/>
          <w:szCs w:val="24"/>
        </w:rPr>
        <w:t xml:space="preserve"> Allow only one selection.]</w:t>
      </w:r>
    </w:p>
    <w:p w14:paraId="42B1CD56" w14:textId="77777777" w:rsidR="00680959" w:rsidRPr="00896140" w:rsidRDefault="00680959" w:rsidP="00680959">
      <w:pPr>
        <w:ind w:left="720"/>
        <w:contextualSpacing/>
        <w:rPr>
          <w:rFonts w:eastAsia="Times New Roman" w:cs="Arial"/>
          <w:color w:val="0000FF"/>
          <w:szCs w:val="24"/>
        </w:rPr>
      </w:pPr>
    </w:p>
    <w:tbl>
      <w:tblPr>
        <w:tblW w:w="8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850"/>
        <w:gridCol w:w="3183"/>
      </w:tblGrid>
      <w:tr w:rsidR="00700B95" w:rsidRPr="003603F8" w14:paraId="51764475" w14:textId="77777777" w:rsidTr="00700B95">
        <w:trPr>
          <w:trHeight w:val="362"/>
          <w:jc w:val="center"/>
        </w:trPr>
        <w:tc>
          <w:tcPr>
            <w:tcW w:w="4608" w:type="dxa"/>
            <w:vAlign w:val="center"/>
          </w:tcPr>
          <w:p w14:paraId="7A9C46A5" w14:textId="081F3A45" w:rsidR="00700B95" w:rsidRPr="003603F8" w:rsidRDefault="00700B95" w:rsidP="003A2961">
            <w:pPr>
              <w:pStyle w:val="ListParagraph"/>
              <w:numPr>
                <w:ilvl w:val="0"/>
                <w:numId w:val="40"/>
              </w:numPr>
              <w:rPr>
                <w:rFonts w:eastAsia="Times New Roman" w:cs="Arial"/>
                <w:snapToGrid w:val="0"/>
                <w:szCs w:val="24"/>
              </w:rPr>
            </w:pPr>
            <w:r w:rsidRPr="00466951">
              <w:rPr>
                <w:rFonts w:asciiTheme="minorHAnsi" w:hAnsiTheme="minorHAnsi"/>
              </w:rPr>
              <w:t xml:space="preserve">Family/General Practice </w:t>
            </w:r>
          </w:p>
        </w:tc>
        <w:tc>
          <w:tcPr>
            <w:tcW w:w="850" w:type="dxa"/>
            <w:vAlign w:val="center"/>
          </w:tcPr>
          <w:p w14:paraId="584F1A95" w14:textId="77777777" w:rsidR="00700B95" w:rsidRPr="003603F8" w:rsidRDefault="00700B95" w:rsidP="00700B95">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6DBB9CAB" w14:textId="15E90D9B" w:rsidR="00700B95" w:rsidRPr="00133003" w:rsidRDefault="00700B95" w:rsidP="00700B95">
            <w:pPr>
              <w:jc w:val="center"/>
              <w:rPr>
                <w:rFonts w:eastAsia="Times New Roman" w:cs="Arial"/>
                <w:color w:val="0000FF"/>
                <w:szCs w:val="24"/>
              </w:rPr>
            </w:pPr>
            <w:r w:rsidRPr="00582E9E">
              <w:rPr>
                <w:rFonts w:eastAsia="Times New Roman" w:cs="Arial"/>
                <w:color w:val="0000FF"/>
                <w:szCs w:val="24"/>
              </w:rPr>
              <w:t>[PN: Thank and Terminate]</w:t>
            </w:r>
          </w:p>
        </w:tc>
      </w:tr>
      <w:tr w:rsidR="00700B95" w:rsidRPr="003603F8" w14:paraId="051E4E33" w14:textId="77777777" w:rsidTr="00700B95">
        <w:trPr>
          <w:trHeight w:val="362"/>
          <w:jc w:val="center"/>
        </w:trPr>
        <w:tc>
          <w:tcPr>
            <w:tcW w:w="4608" w:type="dxa"/>
            <w:vAlign w:val="center"/>
          </w:tcPr>
          <w:p w14:paraId="412D0B8E" w14:textId="13586667" w:rsidR="00700B95" w:rsidRPr="003603F8" w:rsidRDefault="00700B95" w:rsidP="003A2961">
            <w:pPr>
              <w:pStyle w:val="ListParagraph"/>
              <w:numPr>
                <w:ilvl w:val="0"/>
                <w:numId w:val="40"/>
              </w:numPr>
              <w:rPr>
                <w:rFonts w:eastAsia="Times New Roman" w:cs="Arial"/>
                <w:snapToGrid w:val="0"/>
                <w:szCs w:val="24"/>
              </w:rPr>
            </w:pPr>
            <w:r w:rsidRPr="00466951">
              <w:rPr>
                <w:rFonts w:asciiTheme="minorHAnsi" w:hAnsiTheme="minorHAnsi"/>
              </w:rPr>
              <w:t>Internal Medicine</w:t>
            </w:r>
          </w:p>
        </w:tc>
        <w:tc>
          <w:tcPr>
            <w:tcW w:w="850" w:type="dxa"/>
            <w:vAlign w:val="center"/>
          </w:tcPr>
          <w:p w14:paraId="78211243" w14:textId="77777777" w:rsidR="00700B95" w:rsidRPr="003603F8" w:rsidRDefault="00700B95" w:rsidP="00700B95">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27C67FB7" w14:textId="42AF568B" w:rsidR="00700B95" w:rsidRPr="00133003" w:rsidRDefault="00700B95" w:rsidP="00700B95">
            <w:pPr>
              <w:jc w:val="center"/>
              <w:rPr>
                <w:rFonts w:eastAsia="Times New Roman" w:cs="Arial"/>
                <w:color w:val="0000FF"/>
                <w:szCs w:val="24"/>
              </w:rPr>
            </w:pPr>
            <w:r w:rsidRPr="00582E9E">
              <w:rPr>
                <w:rFonts w:eastAsia="Times New Roman" w:cs="Arial"/>
                <w:color w:val="0000FF"/>
                <w:szCs w:val="24"/>
              </w:rPr>
              <w:t>[PN: Thank and Terminate]</w:t>
            </w:r>
          </w:p>
        </w:tc>
      </w:tr>
      <w:tr w:rsidR="00700B95" w:rsidRPr="003603F8" w14:paraId="2E5A9CF0" w14:textId="77777777" w:rsidTr="00700B95">
        <w:trPr>
          <w:trHeight w:val="362"/>
          <w:jc w:val="center"/>
        </w:trPr>
        <w:tc>
          <w:tcPr>
            <w:tcW w:w="4608" w:type="dxa"/>
            <w:vAlign w:val="center"/>
          </w:tcPr>
          <w:p w14:paraId="76AAAF46" w14:textId="3062E4C5" w:rsidR="00700B95" w:rsidRPr="003603F8" w:rsidRDefault="00700B95" w:rsidP="003A2961">
            <w:pPr>
              <w:pStyle w:val="ListParagraph"/>
              <w:numPr>
                <w:ilvl w:val="0"/>
                <w:numId w:val="40"/>
              </w:numPr>
              <w:rPr>
                <w:rFonts w:eastAsia="Times New Roman" w:cs="Arial"/>
                <w:snapToGrid w:val="0"/>
                <w:szCs w:val="24"/>
              </w:rPr>
            </w:pPr>
            <w:r w:rsidRPr="00466951">
              <w:rPr>
                <w:rFonts w:asciiTheme="minorHAnsi" w:hAnsiTheme="minorHAnsi"/>
              </w:rPr>
              <w:t>Emergency Medicine</w:t>
            </w:r>
          </w:p>
        </w:tc>
        <w:tc>
          <w:tcPr>
            <w:tcW w:w="850" w:type="dxa"/>
            <w:vAlign w:val="center"/>
          </w:tcPr>
          <w:p w14:paraId="0D130BD7" w14:textId="77777777" w:rsidR="00700B95" w:rsidRPr="003603F8" w:rsidRDefault="00700B95" w:rsidP="00700B95">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2EB9F0E0" w14:textId="6F97424C" w:rsidR="00700B95" w:rsidRPr="00133003" w:rsidRDefault="00700B95" w:rsidP="00700B95">
            <w:pPr>
              <w:jc w:val="center"/>
              <w:rPr>
                <w:rFonts w:eastAsia="Times New Roman" w:cs="Arial"/>
                <w:color w:val="0000FF"/>
                <w:szCs w:val="24"/>
              </w:rPr>
            </w:pPr>
            <w:r w:rsidRPr="00582E9E">
              <w:rPr>
                <w:rFonts w:eastAsia="Times New Roman" w:cs="Arial"/>
                <w:color w:val="0000FF"/>
                <w:szCs w:val="24"/>
              </w:rPr>
              <w:t>[PN: Thank and Terminate]</w:t>
            </w:r>
          </w:p>
        </w:tc>
      </w:tr>
      <w:tr w:rsidR="00700B95" w:rsidRPr="003603F8" w14:paraId="2F938117" w14:textId="77777777" w:rsidTr="00700B95">
        <w:trPr>
          <w:trHeight w:val="362"/>
          <w:jc w:val="center"/>
        </w:trPr>
        <w:tc>
          <w:tcPr>
            <w:tcW w:w="4608" w:type="dxa"/>
            <w:vAlign w:val="center"/>
          </w:tcPr>
          <w:p w14:paraId="65437BAD" w14:textId="5B6F3E2C" w:rsidR="00700B95" w:rsidRPr="003603F8" w:rsidRDefault="00700B95" w:rsidP="003A2961">
            <w:pPr>
              <w:pStyle w:val="ListParagraph"/>
              <w:numPr>
                <w:ilvl w:val="0"/>
                <w:numId w:val="40"/>
              </w:numPr>
              <w:rPr>
                <w:rFonts w:eastAsia="Times New Roman" w:cs="Arial"/>
                <w:snapToGrid w:val="0"/>
                <w:szCs w:val="24"/>
              </w:rPr>
            </w:pPr>
            <w:r w:rsidRPr="00466951">
              <w:rPr>
                <w:rFonts w:asciiTheme="minorHAnsi" w:hAnsiTheme="minorHAnsi"/>
              </w:rPr>
              <w:t>Dermatology</w:t>
            </w:r>
          </w:p>
        </w:tc>
        <w:tc>
          <w:tcPr>
            <w:tcW w:w="850" w:type="dxa"/>
            <w:vAlign w:val="center"/>
          </w:tcPr>
          <w:p w14:paraId="68EC898A" w14:textId="77777777" w:rsidR="00700B95" w:rsidRPr="003603F8" w:rsidRDefault="00700B95" w:rsidP="00700B95">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55657056" w14:textId="5B0C7873" w:rsidR="00700B95" w:rsidRPr="00133003" w:rsidRDefault="000775A6" w:rsidP="00700B95">
            <w:pPr>
              <w:jc w:val="center"/>
              <w:rPr>
                <w:rFonts w:eastAsia="Times New Roman" w:cs="Arial"/>
                <w:b/>
                <w:color w:val="0000FF"/>
                <w:szCs w:val="24"/>
              </w:rPr>
            </w:pPr>
            <w:r>
              <w:rPr>
                <w:rFonts w:eastAsia="Times New Roman" w:cs="Arial"/>
                <w:color w:val="0000FF"/>
                <w:szCs w:val="24"/>
              </w:rPr>
              <w:t>[PN: Continue]</w:t>
            </w:r>
          </w:p>
        </w:tc>
      </w:tr>
      <w:tr w:rsidR="00700B95" w:rsidRPr="003603F8" w14:paraId="7AFF04EA" w14:textId="77777777" w:rsidTr="00700B95">
        <w:trPr>
          <w:trHeight w:val="362"/>
          <w:jc w:val="center"/>
        </w:trPr>
        <w:tc>
          <w:tcPr>
            <w:tcW w:w="4608" w:type="dxa"/>
            <w:vAlign w:val="center"/>
          </w:tcPr>
          <w:p w14:paraId="4C9E5FC4" w14:textId="04BAE1D1" w:rsidR="00700B95" w:rsidRPr="003603F8" w:rsidRDefault="00700B95" w:rsidP="003A2961">
            <w:pPr>
              <w:pStyle w:val="ListParagraph"/>
              <w:numPr>
                <w:ilvl w:val="0"/>
                <w:numId w:val="40"/>
              </w:numPr>
              <w:rPr>
                <w:rFonts w:eastAsia="Times New Roman" w:cs="Arial"/>
                <w:snapToGrid w:val="0"/>
                <w:szCs w:val="24"/>
              </w:rPr>
            </w:pPr>
            <w:r w:rsidRPr="00466951">
              <w:rPr>
                <w:rFonts w:asciiTheme="minorHAnsi" w:hAnsiTheme="minorHAnsi"/>
              </w:rPr>
              <w:t>Obstetrics/gynecology</w:t>
            </w:r>
          </w:p>
        </w:tc>
        <w:tc>
          <w:tcPr>
            <w:tcW w:w="850" w:type="dxa"/>
            <w:vAlign w:val="center"/>
          </w:tcPr>
          <w:p w14:paraId="72CCC568" w14:textId="241A7565" w:rsidR="00700B95" w:rsidRPr="003603F8" w:rsidRDefault="00700B95" w:rsidP="00700B95">
            <w:pPr>
              <w:jc w:val="center"/>
              <w:rPr>
                <w:rFonts w:ascii="Wingdings" w:eastAsia="Wingdings" w:hAnsi="Wingdings" w:cs="Wingdings"/>
                <w:szCs w:val="24"/>
              </w:rPr>
            </w:pPr>
            <w:r w:rsidRPr="002977E3">
              <w:rPr>
                <w:rFonts w:ascii="Wingdings" w:eastAsia="Wingdings" w:hAnsi="Wingdings" w:cs="Wingdings"/>
                <w:szCs w:val="24"/>
              </w:rPr>
              <w:t></w:t>
            </w:r>
          </w:p>
        </w:tc>
        <w:tc>
          <w:tcPr>
            <w:tcW w:w="3183" w:type="dxa"/>
            <w:vAlign w:val="center"/>
          </w:tcPr>
          <w:p w14:paraId="34BE1381" w14:textId="04B544D6" w:rsidR="00700B95" w:rsidRPr="00133003" w:rsidRDefault="00700B95" w:rsidP="00700B95">
            <w:pPr>
              <w:jc w:val="center"/>
              <w:rPr>
                <w:rFonts w:eastAsia="Times New Roman" w:cs="Arial"/>
                <w:b/>
                <w:color w:val="0000FF"/>
                <w:szCs w:val="24"/>
              </w:rPr>
            </w:pPr>
            <w:r w:rsidRPr="00582E9E">
              <w:rPr>
                <w:rFonts w:eastAsia="Times New Roman" w:cs="Arial"/>
                <w:color w:val="0000FF"/>
                <w:szCs w:val="24"/>
              </w:rPr>
              <w:t>[PN: Thank and Terminate]</w:t>
            </w:r>
          </w:p>
        </w:tc>
      </w:tr>
      <w:tr w:rsidR="00700B95" w:rsidRPr="003603F8" w14:paraId="7EDB70C4" w14:textId="77777777" w:rsidTr="00700B95">
        <w:trPr>
          <w:trHeight w:val="362"/>
          <w:jc w:val="center"/>
        </w:trPr>
        <w:tc>
          <w:tcPr>
            <w:tcW w:w="4608" w:type="dxa"/>
            <w:vAlign w:val="center"/>
          </w:tcPr>
          <w:p w14:paraId="4FF21C62" w14:textId="0DD87BD0" w:rsidR="00700B95" w:rsidRDefault="00700B95" w:rsidP="003A2961">
            <w:pPr>
              <w:pStyle w:val="ListParagraph"/>
              <w:numPr>
                <w:ilvl w:val="0"/>
                <w:numId w:val="40"/>
              </w:numPr>
              <w:rPr>
                <w:rFonts w:eastAsia="Times New Roman" w:cs="Arial"/>
                <w:snapToGrid w:val="0"/>
                <w:szCs w:val="24"/>
              </w:rPr>
            </w:pPr>
            <w:r w:rsidRPr="00466951">
              <w:rPr>
                <w:rFonts w:asciiTheme="minorHAnsi" w:hAnsiTheme="minorHAnsi"/>
              </w:rPr>
              <w:t>Rheumatology</w:t>
            </w:r>
          </w:p>
        </w:tc>
        <w:tc>
          <w:tcPr>
            <w:tcW w:w="850" w:type="dxa"/>
            <w:vAlign w:val="center"/>
          </w:tcPr>
          <w:p w14:paraId="1637B345" w14:textId="26165DFD" w:rsidR="00700B95" w:rsidRPr="003603F8" w:rsidRDefault="00700B95" w:rsidP="00700B95">
            <w:pPr>
              <w:jc w:val="center"/>
              <w:rPr>
                <w:rFonts w:ascii="Wingdings" w:eastAsia="Wingdings" w:hAnsi="Wingdings" w:cs="Wingdings"/>
                <w:szCs w:val="24"/>
              </w:rPr>
            </w:pPr>
            <w:r w:rsidRPr="002977E3">
              <w:rPr>
                <w:rFonts w:ascii="Wingdings" w:eastAsia="Wingdings" w:hAnsi="Wingdings" w:cs="Wingdings"/>
                <w:szCs w:val="24"/>
              </w:rPr>
              <w:t></w:t>
            </w:r>
          </w:p>
        </w:tc>
        <w:tc>
          <w:tcPr>
            <w:tcW w:w="3183" w:type="dxa"/>
            <w:vAlign w:val="center"/>
          </w:tcPr>
          <w:p w14:paraId="71E52578" w14:textId="5F821D82" w:rsidR="00700B95" w:rsidRPr="00133003" w:rsidRDefault="00700B95" w:rsidP="00700B95">
            <w:pPr>
              <w:jc w:val="center"/>
              <w:rPr>
                <w:rFonts w:eastAsia="Times New Roman" w:cs="Arial"/>
                <w:b/>
                <w:color w:val="0000FF"/>
                <w:szCs w:val="24"/>
              </w:rPr>
            </w:pPr>
            <w:r w:rsidRPr="00582E9E">
              <w:rPr>
                <w:rFonts w:eastAsia="Times New Roman" w:cs="Arial"/>
                <w:color w:val="0000FF"/>
                <w:szCs w:val="24"/>
              </w:rPr>
              <w:t>[PN: Thank and Terminate]</w:t>
            </w:r>
          </w:p>
        </w:tc>
      </w:tr>
      <w:tr w:rsidR="00700B95" w:rsidRPr="00C35715" w14:paraId="57746F5D" w14:textId="77777777" w:rsidTr="00700B95">
        <w:trPr>
          <w:trHeight w:val="362"/>
          <w:jc w:val="center"/>
        </w:trPr>
        <w:tc>
          <w:tcPr>
            <w:tcW w:w="4608" w:type="dxa"/>
            <w:vAlign w:val="center"/>
          </w:tcPr>
          <w:p w14:paraId="48CC0DC5" w14:textId="74D43C4F" w:rsidR="00700B95" w:rsidRPr="003603F8" w:rsidRDefault="00700B95" w:rsidP="003A2961">
            <w:pPr>
              <w:pStyle w:val="ListParagraph"/>
              <w:numPr>
                <w:ilvl w:val="0"/>
                <w:numId w:val="40"/>
              </w:numPr>
              <w:rPr>
                <w:rFonts w:eastAsia="Times New Roman" w:cs="Arial"/>
                <w:szCs w:val="24"/>
              </w:rPr>
            </w:pPr>
            <w:r w:rsidRPr="00466951">
              <w:rPr>
                <w:rFonts w:asciiTheme="minorHAnsi" w:hAnsiTheme="minorHAnsi"/>
              </w:rPr>
              <w:t>Pediatrics</w:t>
            </w:r>
          </w:p>
        </w:tc>
        <w:tc>
          <w:tcPr>
            <w:tcW w:w="850" w:type="dxa"/>
            <w:vAlign w:val="center"/>
          </w:tcPr>
          <w:p w14:paraId="5739242B" w14:textId="77777777" w:rsidR="00700B95" w:rsidRPr="003603F8" w:rsidRDefault="00700B95" w:rsidP="00700B95">
            <w:pPr>
              <w:jc w:val="center"/>
              <w:rPr>
                <w:rFonts w:eastAsia="Times New Roman" w:cs="Arial"/>
                <w:szCs w:val="24"/>
              </w:rPr>
            </w:pPr>
            <w:r w:rsidRPr="003603F8">
              <w:rPr>
                <w:rFonts w:ascii="Wingdings" w:eastAsia="Wingdings" w:hAnsi="Wingdings" w:cs="Wingdings"/>
                <w:szCs w:val="24"/>
              </w:rPr>
              <w:t></w:t>
            </w:r>
          </w:p>
        </w:tc>
        <w:tc>
          <w:tcPr>
            <w:tcW w:w="3183" w:type="dxa"/>
            <w:vAlign w:val="center"/>
          </w:tcPr>
          <w:p w14:paraId="462D6B26" w14:textId="74008CB2" w:rsidR="00700B95" w:rsidRPr="00133003" w:rsidRDefault="00700B95" w:rsidP="00700B95">
            <w:pPr>
              <w:jc w:val="center"/>
              <w:rPr>
                <w:rFonts w:eastAsia="Times New Roman" w:cs="Arial"/>
                <w:color w:val="0000FF"/>
                <w:szCs w:val="24"/>
              </w:rPr>
            </w:pPr>
            <w:r w:rsidRPr="00582E9E">
              <w:rPr>
                <w:rFonts w:eastAsia="Times New Roman" w:cs="Arial"/>
                <w:color w:val="0000FF"/>
                <w:szCs w:val="24"/>
              </w:rPr>
              <w:t>[PN: Thank and Terminate]</w:t>
            </w:r>
          </w:p>
        </w:tc>
      </w:tr>
      <w:tr w:rsidR="00700B95" w:rsidRPr="00C35715" w14:paraId="71DCB54B" w14:textId="77777777" w:rsidTr="00700B95">
        <w:trPr>
          <w:trHeight w:val="362"/>
          <w:jc w:val="center"/>
        </w:trPr>
        <w:tc>
          <w:tcPr>
            <w:tcW w:w="4608" w:type="dxa"/>
            <w:vAlign w:val="center"/>
          </w:tcPr>
          <w:p w14:paraId="4CDFDFB5" w14:textId="0D1A9D6F" w:rsidR="00700B95" w:rsidRPr="003603F8" w:rsidRDefault="00700B95" w:rsidP="003A2961">
            <w:pPr>
              <w:pStyle w:val="ListParagraph"/>
              <w:numPr>
                <w:ilvl w:val="0"/>
                <w:numId w:val="40"/>
              </w:numPr>
              <w:rPr>
                <w:rFonts w:eastAsia="Times New Roman" w:cs="Arial"/>
                <w:szCs w:val="24"/>
              </w:rPr>
            </w:pPr>
            <w:r w:rsidRPr="00466951">
              <w:rPr>
                <w:rFonts w:asciiTheme="minorHAnsi" w:hAnsiTheme="minorHAnsi"/>
              </w:rPr>
              <w:t>Other (specify____)</w:t>
            </w:r>
          </w:p>
        </w:tc>
        <w:tc>
          <w:tcPr>
            <w:tcW w:w="850" w:type="dxa"/>
            <w:vAlign w:val="center"/>
          </w:tcPr>
          <w:p w14:paraId="4395FFF7" w14:textId="6DF1F799" w:rsidR="00700B95" w:rsidRPr="003603F8" w:rsidRDefault="00B20832" w:rsidP="00700B95">
            <w:pPr>
              <w:jc w:val="center"/>
              <w:rPr>
                <w:rFonts w:ascii="Wingdings" w:eastAsia="Wingdings" w:hAnsi="Wingdings" w:cs="Wingdings"/>
                <w:szCs w:val="24"/>
              </w:rPr>
            </w:pPr>
            <w:r w:rsidRPr="003603F8">
              <w:rPr>
                <w:rFonts w:ascii="Wingdings" w:eastAsia="Wingdings" w:hAnsi="Wingdings" w:cs="Wingdings"/>
                <w:szCs w:val="24"/>
              </w:rPr>
              <w:t></w:t>
            </w:r>
          </w:p>
        </w:tc>
        <w:tc>
          <w:tcPr>
            <w:tcW w:w="3183" w:type="dxa"/>
            <w:vAlign w:val="center"/>
          </w:tcPr>
          <w:p w14:paraId="6C897F12" w14:textId="54227FA6" w:rsidR="00700B95" w:rsidRPr="00133003" w:rsidRDefault="00700B95" w:rsidP="00700B95">
            <w:pPr>
              <w:jc w:val="center"/>
              <w:rPr>
                <w:rFonts w:eastAsia="Times New Roman" w:cs="Arial"/>
                <w:color w:val="0000FF"/>
                <w:szCs w:val="24"/>
              </w:rPr>
            </w:pPr>
            <w:r w:rsidRPr="00582E9E">
              <w:rPr>
                <w:rFonts w:eastAsia="Times New Roman" w:cs="Arial"/>
                <w:color w:val="0000FF"/>
                <w:szCs w:val="24"/>
              </w:rPr>
              <w:t>[PN: Thank and Terminate]</w:t>
            </w:r>
          </w:p>
        </w:tc>
      </w:tr>
    </w:tbl>
    <w:p w14:paraId="5F720126" w14:textId="77777777" w:rsidR="00271861" w:rsidRDefault="00271861" w:rsidP="00700B95">
      <w:pPr>
        <w:ind w:left="720"/>
        <w:contextualSpacing/>
        <w:rPr>
          <w:rFonts w:eastAsia="Times New Roman" w:cs="Arial"/>
          <w:color w:val="0000FF"/>
          <w:szCs w:val="24"/>
        </w:rPr>
      </w:pPr>
    </w:p>
    <w:p w14:paraId="31A2E9B4" w14:textId="4D020D79" w:rsidR="00700B95" w:rsidRPr="00896140" w:rsidRDefault="00700B95" w:rsidP="00700B95">
      <w:pPr>
        <w:ind w:left="720"/>
        <w:contextualSpacing/>
        <w:rPr>
          <w:rFonts w:eastAsia="Times New Roman" w:cs="Arial"/>
          <w:color w:val="0000FF"/>
          <w:szCs w:val="24"/>
        </w:rPr>
      </w:pPr>
      <w:r w:rsidRPr="00896140">
        <w:rPr>
          <w:rFonts w:eastAsia="Times New Roman" w:cs="Arial"/>
          <w:color w:val="0000FF"/>
          <w:szCs w:val="24"/>
        </w:rPr>
        <w:t xml:space="preserve">[PN: </w:t>
      </w:r>
      <w:r w:rsidR="001851CB">
        <w:rPr>
          <w:rFonts w:eastAsia="Times New Roman" w:cs="Arial"/>
          <w:color w:val="0000FF"/>
          <w:szCs w:val="24"/>
        </w:rPr>
        <w:t>Classify as “DERM”, if S</w:t>
      </w:r>
      <w:r w:rsidR="00353D6B">
        <w:rPr>
          <w:rFonts w:eastAsia="Times New Roman" w:cs="Arial"/>
          <w:color w:val="0000FF"/>
          <w:szCs w:val="24"/>
        </w:rPr>
        <w:t>1</w:t>
      </w:r>
      <w:r w:rsidR="001851CB">
        <w:rPr>
          <w:rFonts w:eastAsia="Times New Roman" w:cs="Arial"/>
          <w:color w:val="0000FF"/>
          <w:szCs w:val="24"/>
        </w:rPr>
        <w:t>_a,b</w:t>
      </w:r>
      <w:r w:rsidR="00217F5A">
        <w:rPr>
          <w:rFonts w:eastAsia="Times New Roman" w:cs="Arial"/>
          <w:color w:val="0000FF"/>
          <w:szCs w:val="24"/>
        </w:rPr>
        <w:t xml:space="preserve"> &amp; S</w:t>
      </w:r>
      <w:r w:rsidR="00353D6B">
        <w:rPr>
          <w:rFonts w:eastAsia="Times New Roman" w:cs="Arial"/>
          <w:color w:val="0000FF"/>
          <w:szCs w:val="24"/>
        </w:rPr>
        <w:t>2</w:t>
      </w:r>
      <w:r w:rsidR="00217F5A">
        <w:rPr>
          <w:rFonts w:eastAsia="Times New Roman" w:cs="Arial"/>
          <w:color w:val="0000FF"/>
          <w:szCs w:val="24"/>
        </w:rPr>
        <w:t xml:space="preserve">_d </w:t>
      </w:r>
      <w:r w:rsidR="00271861">
        <w:rPr>
          <w:rFonts w:eastAsia="Times New Roman" w:cs="Arial"/>
          <w:color w:val="0000FF"/>
          <w:szCs w:val="24"/>
        </w:rPr>
        <w:t>is</w:t>
      </w:r>
      <w:r w:rsidR="00217F5A">
        <w:rPr>
          <w:rFonts w:eastAsia="Times New Roman" w:cs="Arial"/>
          <w:color w:val="0000FF"/>
          <w:szCs w:val="24"/>
        </w:rPr>
        <w:t xml:space="preserve"> selected</w:t>
      </w:r>
      <w:r w:rsidRPr="00896140">
        <w:rPr>
          <w:rFonts w:eastAsia="Times New Roman" w:cs="Arial"/>
          <w:color w:val="0000FF"/>
          <w:szCs w:val="24"/>
        </w:rPr>
        <w:t>.</w:t>
      </w:r>
      <w:r w:rsidR="00217F5A" w:rsidRPr="00217F5A">
        <w:rPr>
          <w:rFonts w:eastAsia="Times New Roman" w:cs="Arial"/>
          <w:color w:val="0000FF"/>
          <w:szCs w:val="24"/>
        </w:rPr>
        <w:t xml:space="preserve"> </w:t>
      </w:r>
      <w:r w:rsidR="00217F5A">
        <w:rPr>
          <w:rFonts w:eastAsia="Times New Roman" w:cs="Arial"/>
          <w:color w:val="0000FF"/>
          <w:szCs w:val="24"/>
        </w:rPr>
        <w:t>Classify as “DERM NP/PA”, if S</w:t>
      </w:r>
      <w:r w:rsidR="00353D6B">
        <w:rPr>
          <w:rFonts w:eastAsia="Times New Roman" w:cs="Arial"/>
          <w:color w:val="0000FF"/>
          <w:szCs w:val="24"/>
        </w:rPr>
        <w:t>1</w:t>
      </w:r>
      <w:r w:rsidR="00217F5A">
        <w:rPr>
          <w:rFonts w:eastAsia="Times New Roman" w:cs="Arial"/>
          <w:color w:val="0000FF"/>
          <w:szCs w:val="24"/>
        </w:rPr>
        <w:t>_c,</w:t>
      </w:r>
      <w:r w:rsidR="00B64BBE">
        <w:rPr>
          <w:rFonts w:eastAsia="Times New Roman" w:cs="Arial"/>
          <w:color w:val="0000FF"/>
          <w:szCs w:val="24"/>
        </w:rPr>
        <w:t xml:space="preserve"> </w:t>
      </w:r>
      <w:r w:rsidR="00217F5A">
        <w:rPr>
          <w:rFonts w:eastAsia="Times New Roman" w:cs="Arial"/>
          <w:color w:val="0000FF"/>
          <w:szCs w:val="24"/>
        </w:rPr>
        <w:t>d &amp; S</w:t>
      </w:r>
      <w:r w:rsidR="00353D6B">
        <w:rPr>
          <w:rFonts w:eastAsia="Times New Roman" w:cs="Arial"/>
          <w:color w:val="0000FF"/>
          <w:szCs w:val="24"/>
        </w:rPr>
        <w:t>2</w:t>
      </w:r>
      <w:r w:rsidR="00217F5A">
        <w:rPr>
          <w:rFonts w:eastAsia="Times New Roman" w:cs="Arial"/>
          <w:color w:val="0000FF"/>
          <w:szCs w:val="24"/>
        </w:rPr>
        <w:t xml:space="preserve">_d </w:t>
      </w:r>
      <w:r w:rsidR="00271861">
        <w:rPr>
          <w:rFonts w:eastAsia="Times New Roman" w:cs="Arial"/>
          <w:color w:val="0000FF"/>
          <w:szCs w:val="24"/>
        </w:rPr>
        <w:t>is</w:t>
      </w:r>
      <w:r w:rsidR="00217F5A">
        <w:rPr>
          <w:rFonts w:eastAsia="Times New Roman" w:cs="Arial"/>
          <w:color w:val="0000FF"/>
          <w:szCs w:val="24"/>
        </w:rPr>
        <w:t xml:space="preserve"> selected</w:t>
      </w:r>
      <w:r w:rsidR="00217F5A" w:rsidRPr="00896140">
        <w:rPr>
          <w:rFonts w:eastAsia="Times New Roman" w:cs="Arial"/>
          <w:color w:val="0000FF"/>
          <w:szCs w:val="24"/>
        </w:rPr>
        <w:t>.</w:t>
      </w:r>
      <w:r w:rsidRPr="00896140">
        <w:rPr>
          <w:rFonts w:eastAsia="Times New Roman" w:cs="Arial"/>
          <w:color w:val="0000FF"/>
          <w:szCs w:val="24"/>
        </w:rPr>
        <w:t>]</w:t>
      </w:r>
    </w:p>
    <w:p w14:paraId="22FEA864" w14:textId="30045DDC" w:rsidR="00680959" w:rsidRPr="00896140" w:rsidRDefault="00680959" w:rsidP="00680959">
      <w:pPr>
        <w:contextualSpacing/>
        <w:rPr>
          <w:rFonts w:cs="Arial"/>
          <w:color w:val="0000FF"/>
        </w:rPr>
      </w:pPr>
    </w:p>
    <w:p w14:paraId="1E8EC033" w14:textId="25AEFE81" w:rsidR="00680959" w:rsidRPr="00896140" w:rsidRDefault="00680959" w:rsidP="00680959">
      <w:pPr>
        <w:contextualSpacing/>
        <w:rPr>
          <w:rFonts w:cs="Arial"/>
          <w:bCs/>
          <w:szCs w:val="24"/>
        </w:rPr>
      </w:pPr>
      <w:r w:rsidRPr="00896140">
        <w:rPr>
          <w:rFonts w:cs="Arial"/>
          <w:color w:val="0000FF"/>
        </w:rPr>
        <w:t>S</w:t>
      </w:r>
      <w:r w:rsidR="00353D6B">
        <w:rPr>
          <w:rFonts w:cs="Arial"/>
          <w:color w:val="0000FF"/>
        </w:rPr>
        <w:t>3</w:t>
      </w:r>
      <w:r w:rsidRPr="00896140">
        <w:rPr>
          <w:rFonts w:cs="Arial"/>
          <w:color w:val="0000FF"/>
        </w:rPr>
        <w:t xml:space="preserve">. </w:t>
      </w:r>
      <w:r w:rsidRPr="00896140">
        <w:rPr>
          <w:rFonts w:cs="Arial"/>
        </w:rPr>
        <w:tab/>
      </w:r>
      <w:r w:rsidRPr="00896140">
        <w:rPr>
          <w:rFonts w:asciiTheme="minorHAnsi" w:hAnsiTheme="minorHAnsi" w:cstheme="minorHAnsi"/>
          <w:bCs/>
          <w:szCs w:val="24"/>
        </w:rPr>
        <w:t xml:space="preserve">What is the </w:t>
      </w:r>
      <w:r w:rsidRPr="00896140">
        <w:rPr>
          <w:rFonts w:asciiTheme="minorHAnsi" w:hAnsiTheme="minorHAnsi" w:cstheme="minorHAnsi"/>
          <w:b/>
          <w:szCs w:val="24"/>
        </w:rPr>
        <w:t>primary state</w:t>
      </w:r>
      <w:r w:rsidRPr="00896140">
        <w:rPr>
          <w:rFonts w:asciiTheme="minorHAnsi" w:hAnsiTheme="minorHAnsi" w:cstheme="minorHAnsi"/>
          <w:bCs/>
          <w:szCs w:val="24"/>
        </w:rPr>
        <w:t xml:space="preserve"> in which you are licensed to practice at this time</w:t>
      </w:r>
      <w:r w:rsidRPr="00896140">
        <w:rPr>
          <w:rFonts w:cs="Arial"/>
          <w:bCs/>
          <w:szCs w:val="24"/>
        </w:rPr>
        <w:t>?</w:t>
      </w:r>
    </w:p>
    <w:p w14:paraId="65701D05" w14:textId="77777777" w:rsidR="00680959" w:rsidRPr="00896140" w:rsidRDefault="00680959" w:rsidP="00680959">
      <w:pPr>
        <w:contextualSpacing/>
        <w:rPr>
          <w:rFonts w:cs="Arial"/>
        </w:rPr>
      </w:pPr>
    </w:p>
    <w:p w14:paraId="1916475F" w14:textId="77777777" w:rsidR="00680959" w:rsidRPr="00896140" w:rsidRDefault="00680959" w:rsidP="00680959">
      <w:pPr>
        <w:tabs>
          <w:tab w:val="center" w:pos="4320"/>
          <w:tab w:val="right" w:pos="8640"/>
        </w:tabs>
        <w:ind w:left="720" w:hanging="567"/>
        <w:contextualSpacing/>
        <w:rPr>
          <w:rFonts w:eastAsia="Calibri" w:cs="Arial"/>
          <w:szCs w:val="24"/>
        </w:rPr>
      </w:pPr>
      <w:r w:rsidRPr="00896140">
        <w:rPr>
          <w:rFonts w:eastAsia="Calibri" w:cs="Arial"/>
          <w:szCs w:val="24"/>
        </w:rPr>
        <w:tab/>
        <w:t xml:space="preserve">Please select from the dropdown list below. </w:t>
      </w:r>
    </w:p>
    <w:p w14:paraId="06BCD956" w14:textId="77777777" w:rsidR="00680959" w:rsidRPr="00896140" w:rsidRDefault="00680959" w:rsidP="00680959">
      <w:pPr>
        <w:contextualSpacing/>
      </w:pPr>
    </w:p>
    <w:p w14:paraId="15EA7935" w14:textId="77777777" w:rsidR="00680959" w:rsidRPr="00896140" w:rsidRDefault="00680959" w:rsidP="00680959">
      <w:pPr>
        <w:ind w:left="720"/>
        <w:contextualSpacing/>
        <w:rPr>
          <w:color w:val="0000FF"/>
        </w:rPr>
      </w:pPr>
      <w:r w:rsidRPr="00896140">
        <w:rPr>
          <w:color w:val="0000FF"/>
        </w:rPr>
        <w:t xml:space="preserve">[PN: Insert a drop-down list of all US states in alphabetical order. Terminate </w:t>
      </w:r>
      <w:r w:rsidRPr="00896140">
        <w:rPr>
          <w:rFonts w:eastAsia="Times New Roman" w:cs="Arial"/>
          <w:color w:val="0000FF"/>
          <w:szCs w:val="24"/>
        </w:rPr>
        <w:t>immediately</w:t>
      </w:r>
      <w:r w:rsidRPr="00896140">
        <w:rPr>
          <w:color w:val="0000FF"/>
        </w:rPr>
        <w:t xml:space="preserve"> if the respondent selects </w:t>
      </w:r>
      <w:r w:rsidRPr="00896140">
        <w:rPr>
          <w:rFonts w:cs="Arial"/>
          <w:color w:val="0000FF"/>
        </w:rPr>
        <w:t xml:space="preserve">‘Puerto Rico’, </w:t>
      </w:r>
      <w:r w:rsidRPr="00896140">
        <w:rPr>
          <w:color w:val="0000FF"/>
        </w:rPr>
        <w:t>‘</w:t>
      </w:r>
      <w:r w:rsidRPr="00896140">
        <w:rPr>
          <w:rFonts w:cs="Arial"/>
          <w:color w:val="0000FF"/>
        </w:rPr>
        <w:t xml:space="preserve">Vermont’ </w:t>
      </w:r>
      <w:r w:rsidRPr="00896140">
        <w:rPr>
          <w:color w:val="0000FF"/>
        </w:rPr>
        <w:t>or “Do not reside in US”.]</w:t>
      </w:r>
    </w:p>
    <w:p w14:paraId="5F38AC3C" w14:textId="77777777" w:rsidR="00680959" w:rsidRPr="00896140" w:rsidRDefault="00680959" w:rsidP="00680959">
      <w:pPr>
        <w:contextualSpacing/>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1"/>
      </w:tblGrid>
      <w:tr w:rsidR="00680959" w:rsidRPr="00896140" w14:paraId="22397AB2" w14:textId="77777777" w:rsidTr="00174424">
        <w:trPr>
          <w:trHeight w:val="337"/>
          <w:jc w:val="center"/>
        </w:trPr>
        <w:tc>
          <w:tcPr>
            <w:tcW w:w="4371" w:type="dxa"/>
            <w:vAlign w:val="center"/>
          </w:tcPr>
          <w:p w14:paraId="1C346CAA" w14:textId="77777777" w:rsidR="00680959" w:rsidRPr="00896140" w:rsidRDefault="00680959" w:rsidP="00174424">
            <w:pPr>
              <w:contextualSpacing/>
              <w:jc w:val="center"/>
              <w:rPr>
                <w:b/>
              </w:rPr>
            </w:pPr>
            <w:r w:rsidRPr="00896140">
              <w:rPr>
                <w:b/>
              </w:rPr>
              <w:t>State</w:t>
            </w:r>
          </w:p>
        </w:tc>
      </w:tr>
      <w:tr w:rsidR="00680959" w:rsidRPr="00896140" w14:paraId="2573D982" w14:textId="77777777" w:rsidTr="00174424">
        <w:trPr>
          <w:trHeight w:val="337"/>
          <w:jc w:val="center"/>
        </w:trPr>
        <w:tc>
          <w:tcPr>
            <w:tcW w:w="4371" w:type="dxa"/>
            <w:vAlign w:val="center"/>
          </w:tcPr>
          <w:p w14:paraId="1224B657" w14:textId="77777777" w:rsidR="00680959" w:rsidRPr="00896140" w:rsidRDefault="00680959" w:rsidP="00680959">
            <w:pPr>
              <w:numPr>
                <w:ilvl w:val="0"/>
                <w:numId w:val="2"/>
              </w:numPr>
              <w:tabs>
                <w:tab w:val="clear" w:pos="720"/>
              </w:tabs>
              <w:ind w:left="499" w:hanging="357"/>
              <w:contextualSpacing/>
            </w:pPr>
          </w:p>
        </w:tc>
      </w:tr>
      <w:tr w:rsidR="00680959" w:rsidRPr="00896140" w14:paraId="186E61A9" w14:textId="77777777" w:rsidTr="00174424">
        <w:trPr>
          <w:trHeight w:val="337"/>
          <w:jc w:val="center"/>
        </w:trPr>
        <w:tc>
          <w:tcPr>
            <w:tcW w:w="4371" w:type="dxa"/>
            <w:vAlign w:val="center"/>
          </w:tcPr>
          <w:p w14:paraId="686C2904" w14:textId="77777777" w:rsidR="00680959" w:rsidRPr="00896140" w:rsidRDefault="00680959" w:rsidP="00680959">
            <w:pPr>
              <w:numPr>
                <w:ilvl w:val="0"/>
                <w:numId w:val="2"/>
              </w:numPr>
              <w:tabs>
                <w:tab w:val="clear" w:pos="720"/>
              </w:tabs>
              <w:ind w:left="499" w:hanging="357"/>
              <w:contextualSpacing/>
            </w:pPr>
          </w:p>
        </w:tc>
      </w:tr>
      <w:tr w:rsidR="00680959" w:rsidRPr="00896140" w14:paraId="2AFDF318" w14:textId="77777777" w:rsidTr="00174424">
        <w:trPr>
          <w:trHeight w:val="337"/>
          <w:jc w:val="center"/>
        </w:trPr>
        <w:tc>
          <w:tcPr>
            <w:tcW w:w="4371" w:type="dxa"/>
            <w:vAlign w:val="center"/>
          </w:tcPr>
          <w:p w14:paraId="5DA556C0" w14:textId="77777777" w:rsidR="00680959" w:rsidRPr="00896140" w:rsidRDefault="00680959" w:rsidP="00680959">
            <w:pPr>
              <w:numPr>
                <w:ilvl w:val="0"/>
                <w:numId w:val="2"/>
              </w:numPr>
              <w:tabs>
                <w:tab w:val="clear" w:pos="720"/>
              </w:tabs>
              <w:ind w:left="499" w:hanging="357"/>
              <w:contextualSpacing/>
            </w:pPr>
            <w:r w:rsidRPr="00896140">
              <w:rPr>
                <w:color w:val="000000" w:themeColor="text1"/>
              </w:rPr>
              <w:t>Do not reside in US</w:t>
            </w:r>
          </w:p>
        </w:tc>
      </w:tr>
    </w:tbl>
    <w:p w14:paraId="6B63B669" w14:textId="77777777" w:rsidR="00680959" w:rsidRPr="00896140" w:rsidRDefault="00680959" w:rsidP="00680959">
      <w:pPr>
        <w:contextualSpacing/>
        <w:rPr>
          <w:rFonts w:cs="Arial"/>
          <w:color w:val="0000FF"/>
        </w:rPr>
      </w:pPr>
    </w:p>
    <w:p w14:paraId="6B59BA0D" w14:textId="7AC544AC" w:rsidR="00680959" w:rsidRPr="00896140" w:rsidRDefault="00680959" w:rsidP="00680959">
      <w:pPr>
        <w:ind w:left="720"/>
        <w:contextualSpacing/>
        <w:rPr>
          <w:color w:val="0000FF"/>
        </w:rPr>
      </w:pPr>
      <w:r w:rsidRPr="00896140">
        <w:rPr>
          <w:color w:val="0000FF"/>
        </w:rPr>
        <w:t>[PN: Create soft quota for “Northeast”, “Midwest”, “South” and “West” regions.]</w:t>
      </w:r>
    </w:p>
    <w:p w14:paraId="0D8B667C" w14:textId="77777777" w:rsidR="00490E50" w:rsidRPr="00896140" w:rsidRDefault="00490E50" w:rsidP="00680959">
      <w:pPr>
        <w:contextualSpacing/>
        <w:rPr>
          <w:rFonts w:eastAsia="Times New Roman" w:cs="Arial"/>
          <w:color w:val="0000FF"/>
          <w:szCs w:val="24"/>
        </w:rPr>
      </w:pPr>
    </w:p>
    <w:p w14:paraId="3987F139" w14:textId="49D7D856" w:rsidR="00680959" w:rsidRPr="00896140" w:rsidRDefault="00680959" w:rsidP="00252563">
      <w:pPr>
        <w:ind w:left="720" w:hanging="720"/>
        <w:contextualSpacing/>
        <w:rPr>
          <w:rFonts w:eastAsia="Times New Roman" w:cs="Arial"/>
          <w:color w:val="0000FF"/>
          <w:szCs w:val="24"/>
        </w:rPr>
      </w:pPr>
      <w:r w:rsidRPr="00896140">
        <w:rPr>
          <w:rFonts w:eastAsia="Times New Roman" w:cs="Arial"/>
          <w:color w:val="0000FF"/>
          <w:szCs w:val="24"/>
        </w:rPr>
        <w:t>S</w:t>
      </w:r>
      <w:r w:rsidR="00353D6B">
        <w:rPr>
          <w:rFonts w:eastAsia="Times New Roman" w:cs="Arial"/>
          <w:color w:val="0000FF"/>
          <w:szCs w:val="24"/>
        </w:rPr>
        <w:t>4</w:t>
      </w:r>
      <w:r w:rsidRPr="00896140">
        <w:rPr>
          <w:rFonts w:eastAsia="Times New Roman" w:cs="Arial"/>
          <w:color w:val="0000FF"/>
          <w:szCs w:val="24"/>
        </w:rPr>
        <w:t>.</w:t>
      </w:r>
      <w:r w:rsidRPr="00896140">
        <w:rPr>
          <w:rFonts w:eastAsia="Times New Roman" w:cs="Arial"/>
          <w:color w:val="0000FF"/>
          <w:szCs w:val="24"/>
        </w:rPr>
        <w:tab/>
      </w:r>
      <w:r w:rsidR="00252563" w:rsidRPr="00252563">
        <w:rPr>
          <w:rFonts w:eastAsia="Times New Roman" w:cs="Arial"/>
          <w:szCs w:val="24"/>
        </w:rPr>
        <w:t xml:space="preserve">How many years have you been in </w:t>
      </w:r>
      <w:r w:rsidR="00252563" w:rsidRPr="00051072">
        <w:rPr>
          <w:rFonts w:eastAsia="Times New Roman" w:cs="Arial"/>
          <w:b/>
          <w:bCs/>
          <w:szCs w:val="24"/>
        </w:rPr>
        <w:t>clinical practice</w:t>
      </w:r>
      <w:r w:rsidR="00252563" w:rsidRPr="00252563">
        <w:rPr>
          <w:rFonts w:eastAsia="Times New Roman" w:cs="Arial"/>
          <w:szCs w:val="24"/>
        </w:rPr>
        <w:t xml:space="preserve"> since completing your </w:t>
      </w:r>
      <w:r w:rsidR="00252563" w:rsidRPr="00B328EE">
        <w:rPr>
          <w:rFonts w:eastAsia="Times New Roman" w:cs="Arial"/>
          <w:szCs w:val="24"/>
        </w:rPr>
        <w:t>formal</w:t>
      </w:r>
      <w:r w:rsidR="00252563" w:rsidRPr="00051072">
        <w:rPr>
          <w:rFonts w:eastAsia="Times New Roman" w:cs="Arial"/>
          <w:b/>
          <w:bCs/>
          <w:szCs w:val="24"/>
        </w:rPr>
        <w:t xml:space="preserve"> training/residency</w:t>
      </w:r>
      <w:r w:rsidR="00252563" w:rsidRPr="00252563">
        <w:rPr>
          <w:rFonts w:eastAsia="Times New Roman" w:cs="Arial"/>
          <w:szCs w:val="24"/>
        </w:rPr>
        <w:t>?</w:t>
      </w:r>
    </w:p>
    <w:p w14:paraId="2F3DFB10" w14:textId="77777777" w:rsidR="00680959" w:rsidRPr="00896140" w:rsidRDefault="00680959" w:rsidP="00680959">
      <w:pPr>
        <w:contextualSpacing/>
        <w:rPr>
          <w:rFonts w:cs="Arial"/>
          <w:szCs w:val="24"/>
        </w:rPr>
      </w:pPr>
    </w:p>
    <w:p w14:paraId="77D5691B" w14:textId="77777777" w:rsidR="00680959" w:rsidRPr="00896140" w:rsidRDefault="00680959" w:rsidP="00680959">
      <w:pPr>
        <w:contextualSpacing/>
        <w:rPr>
          <w:rFonts w:cs="Arial"/>
          <w:color w:val="0000FF"/>
          <w:szCs w:val="24"/>
        </w:rPr>
      </w:pPr>
      <w:r w:rsidRPr="00896140">
        <w:rPr>
          <w:rFonts w:cs="Arial"/>
          <w:szCs w:val="24"/>
        </w:rPr>
        <w:tab/>
      </w:r>
      <w:r w:rsidRPr="00896140">
        <w:rPr>
          <w:rFonts w:cs="Arial"/>
          <w:color w:val="0000FF"/>
          <w:szCs w:val="24"/>
        </w:rPr>
        <w:t>[PN: Range: 0 - 99]</w:t>
      </w:r>
    </w:p>
    <w:p w14:paraId="512E17E9" w14:textId="77777777" w:rsidR="00680959" w:rsidRPr="00896140" w:rsidRDefault="00680959" w:rsidP="00680959">
      <w:pPr>
        <w:ind w:left="720"/>
        <w:contextualSpacing/>
        <w:rPr>
          <w:rFonts w:cs="Arial"/>
          <w:szCs w:val="24"/>
        </w:rPr>
      </w:pPr>
    </w:p>
    <w:p w14:paraId="70581D15" w14:textId="77777777" w:rsidR="00680959" w:rsidRPr="00896140" w:rsidRDefault="00680959" w:rsidP="00680959">
      <w:pPr>
        <w:ind w:left="720"/>
        <w:contextualSpacing/>
        <w:rPr>
          <w:rFonts w:cs="Arial"/>
          <w:szCs w:val="24"/>
        </w:rPr>
      </w:pPr>
      <w:r w:rsidRPr="00896140">
        <w:rPr>
          <w:rFonts w:cs="Arial"/>
          <w:szCs w:val="24"/>
        </w:rPr>
        <w:t>_______ # of years in practice since your residency</w:t>
      </w:r>
    </w:p>
    <w:p w14:paraId="7F60ADDB" w14:textId="77777777" w:rsidR="00680959" w:rsidRPr="00896140" w:rsidRDefault="00680959" w:rsidP="00680959">
      <w:pPr>
        <w:ind w:left="539" w:firstLine="181"/>
        <w:contextualSpacing/>
        <w:rPr>
          <w:rFonts w:cs="Arial"/>
          <w:color w:val="0000FF"/>
          <w:szCs w:val="24"/>
        </w:rPr>
      </w:pPr>
    </w:p>
    <w:p w14:paraId="706937B4" w14:textId="6B530C67" w:rsidR="002F7F5C" w:rsidRPr="00896140" w:rsidRDefault="00680959" w:rsidP="00814D82">
      <w:pPr>
        <w:ind w:left="539" w:firstLine="181"/>
        <w:contextualSpacing/>
        <w:rPr>
          <w:rFonts w:cs="Arial"/>
          <w:bCs/>
          <w:color w:val="0000FF"/>
        </w:rPr>
      </w:pPr>
      <w:r w:rsidRPr="00896140">
        <w:rPr>
          <w:rFonts w:cs="Arial"/>
          <w:color w:val="0000FF"/>
          <w:szCs w:val="24"/>
        </w:rPr>
        <w:t xml:space="preserve">[PN: Thank and Terminate, </w:t>
      </w:r>
      <w:r w:rsidRPr="00896140">
        <w:rPr>
          <w:rFonts w:cs="Arial"/>
          <w:color w:val="0000FF"/>
        </w:rPr>
        <w:t>if S</w:t>
      </w:r>
      <w:r w:rsidR="00353D6B">
        <w:rPr>
          <w:rFonts w:cs="Arial"/>
          <w:color w:val="0000FF"/>
        </w:rPr>
        <w:t>4</w:t>
      </w:r>
      <w:r w:rsidRPr="00896140">
        <w:rPr>
          <w:rFonts w:cs="Arial"/>
          <w:color w:val="0000FF"/>
        </w:rPr>
        <w:t xml:space="preserve"> &lt; 3 or &gt; 35 years</w:t>
      </w:r>
      <w:r w:rsidRPr="00896140">
        <w:rPr>
          <w:rFonts w:cs="Arial"/>
          <w:color w:val="0000FF"/>
          <w:szCs w:val="24"/>
        </w:rPr>
        <w:t>]</w:t>
      </w:r>
    </w:p>
    <w:p w14:paraId="1DEF83B7" w14:textId="77777777" w:rsidR="002F7F5C" w:rsidRPr="00896140" w:rsidRDefault="002F7F5C" w:rsidP="00680959">
      <w:pPr>
        <w:ind w:left="720" w:hanging="720"/>
        <w:contextualSpacing/>
        <w:rPr>
          <w:rFonts w:cs="Arial"/>
          <w:bCs/>
          <w:color w:val="0000FF"/>
        </w:rPr>
      </w:pPr>
    </w:p>
    <w:p w14:paraId="6AEEDC1F" w14:textId="43255210" w:rsidR="00680959" w:rsidRPr="00896140" w:rsidRDefault="00680959" w:rsidP="00680959">
      <w:pPr>
        <w:contextualSpacing/>
        <w:rPr>
          <w:rFonts w:cs="Arial"/>
          <w:bCs/>
        </w:rPr>
      </w:pPr>
      <w:r w:rsidRPr="00896140">
        <w:rPr>
          <w:rFonts w:cs="Arial"/>
          <w:bCs/>
          <w:color w:val="0000FF"/>
        </w:rPr>
        <w:t>S</w:t>
      </w:r>
      <w:r w:rsidR="00353D6B">
        <w:rPr>
          <w:rFonts w:cs="Arial"/>
          <w:bCs/>
          <w:color w:val="0000FF"/>
        </w:rPr>
        <w:t>7</w:t>
      </w:r>
      <w:r w:rsidRPr="00896140">
        <w:rPr>
          <w:rFonts w:cs="Arial"/>
          <w:bCs/>
          <w:color w:val="0000FF"/>
        </w:rPr>
        <w:t>.</w:t>
      </w:r>
      <w:r w:rsidRPr="00896140">
        <w:rPr>
          <w:rFonts w:cs="Arial"/>
          <w:bCs/>
          <w:color w:val="0000FF"/>
        </w:rPr>
        <w:tab/>
      </w:r>
      <w:r w:rsidRPr="00896140">
        <w:rPr>
          <w:rFonts w:cs="Arial"/>
          <w:bCs/>
        </w:rPr>
        <w:t xml:space="preserve">What percent of your </w:t>
      </w:r>
      <w:r w:rsidRPr="00896140">
        <w:rPr>
          <w:rFonts w:cs="Arial"/>
          <w:b/>
        </w:rPr>
        <w:t>professional practice time</w:t>
      </w:r>
      <w:r w:rsidRPr="00896140">
        <w:rPr>
          <w:rFonts w:cs="Arial"/>
          <w:bCs/>
        </w:rPr>
        <w:t xml:space="preserve"> is spent performing each of the</w:t>
      </w:r>
    </w:p>
    <w:p w14:paraId="687F8B2B" w14:textId="77777777" w:rsidR="00680959" w:rsidRPr="00896140" w:rsidRDefault="00680959" w:rsidP="00680959">
      <w:pPr>
        <w:ind w:firstLine="720"/>
        <w:contextualSpacing/>
        <w:rPr>
          <w:rFonts w:cs="Arial"/>
          <w:bCs/>
        </w:rPr>
      </w:pPr>
      <w:r w:rsidRPr="00896140">
        <w:rPr>
          <w:rFonts w:cs="Arial"/>
          <w:bCs/>
        </w:rPr>
        <w:t>following activities?</w:t>
      </w:r>
    </w:p>
    <w:p w14:paraId="000ADED8" w14:textId="77777777" w:rsidR="00680959" w:rsidRPr="00896140" w:rsidRDefault="00680959" w:rsidP="00680959">
      <w:pPr>
        <w:ind w:left="720" w:hanging="720"/>
        <w:contextualSpacing/>
        <w:rPr>
          <w:rFonts w:cs="Arial"/>
          <w:bCs/>
        </w:rPr>
      </w:pPr>
      <w:r w:rsidRPr="00896140">
        <w:rPr>
          <w:rFonts w:cs="Arial"/>
          <w:bCs/>
        </w:rPr>
        <w:t xml:space="preserve"> </w:t>
      </w:r>
    </w:p>
    <w:p w14:paraId="3C13BF5D" w14:textId="77777777" w:rsidR="00680959" w:rsidRPr="00896140" w:rsidRDefault="00680959" w:rsidP="00680959">
      <w:pPr>
        <w:pStyle w:val="CommentText"/>
        <w:ind w:left="454" w:firstLine="266"/>
        <w:contextualSpacing/>
        <w:rPr>
          <w:bCs/>
          <w:sz w:val="24"/>
          <w:szCs w:val="24"/>
          <w:lang w:val="en-GB"/>
        </w:rPr>
      </w:pPr>
      <w:r w:rsidRPr="00896140">
        <w:rPr>
          <w:bCs/>
          <w:sz w:val="24"/>
          <w:szCs w:val="24"/>
          <w:lang w:val="en-GB"/>
        </w:rPr>
        <w:t>Your answers must sum to 100%.</w:t>
      </w:r>
    </w:p>
    <w:p w14:paraId="5CA123C8" w14:textId="77777777" w:rsidR="00680959" w:rsidRPr="00896140" w:rsidRDefault="00680959" w:rsidP="00680959">
      <w:pPr>
        <w:ind w:left="720" w:hanging="720"/>
        <w:contextualSpacing/>
        <w:rPr>
          <w:rFonts w:cs="Arial"/>
          <w:bCs/>
        </w:rPr>
      </w:pPr>
      <w:r w:rsidRPr="00896140">
        <w:rPr>
          <w:rFonts w:cs="Arial"/>
          <w:bCs/>
        </w:rPr>
        <w:tab/>
      </w:r>
    </w:p>
    <w:p w14:paraId="2CE6A4B2" w14:textId="77777777" w:rsidR="00680959" w:rsidRPr="00896140" w:rsidRDefault="00680959" w:rsidP="00680959">
      <w:pPr>
        <w:ind w:left="680"/>
        <w:contextualSpacing/>
        <w:rPr>
          <w:rFonts w:cs="Arial"/>
          <w:color w:val="0000FF"/>
        </w:rPr>
      </w:pPr>
      <w:r w:rsidRPr="00896140">
        <w:rPr>
          <w:rFonts w:cs="Arial"/>
          <w:bCs/>
        </w:rPr>
        <w:tab/>
      </w:r>
      <w:r w:rsidRPr="00896140">
        <w:rPr>
          <w:rFonts w:cs="Arial"/>
          <w:color w:val="0000FF"/>
        </w:rPr>
        <w:t>[PN: Total must sum to 100%. Range 0-100% in each row. Do not randomize]</w:t>
      </w:r>
    </w:p>
    <w:p w14:paraId="27490FDD" w14:textId="77777777" w:rsidR="00680959" w:rsidRPr="00896140" w:rsidRDefault="00680959" w:rsidP="00680959">
      <w:pPr>
        <w:ind w:left="454"/>
        <w:contextualSpacing/>
        <w:rPr>
          <w:rFonts w:cs="Arial"/>
          <w:color w:val="0000FF"/>
        </w:rPr>
      </w:pPr>
    </w:p>
    <w:tbl>
      <w:tblPr>
        <w:tblW w:w="8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5716"/>
        <w:gridCol w:w="3154"/>
      </w:tblGrid>
      <w:tr w:rsidR="00680959" w:rsidRPr="00896140" w14:paraId="474E0B54" w14:textId="77777777" w:rsidTr="00174424">
        <w:trPr>
          <w:trHeight w:val="712"/>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38F26AE6" w14:textId="77777777" w:rsidR="00680959" w:rsidRPr="00896140" w:rsidRDefault="00680959" w:rsidP="00174424">
            <w:pPr>
              <w:contextualSpacing/>
              <w:jc w:val="center"/>
              <w:rPr>
                <w:rFonts w:cs="Arial"/>
                <w:b/>
                <w:lang w:val="en-GB"/>
              </w:rPr>
            </w:pPr>
            <w:r w:rsidRPr="00896140">
              <w:rPr>
                <w:rFonts w:cs="Arial"/>
                <w:b/>
                <w:lang w:val="en-GB"/>
              </w:rPr>
              <w:t>Activities</w:t>
            </w:r>
          </w:p>
        </w:tc>
        <w:tc>
          <w:tcPr>
            <w:tcW w:w="3154" w:type="dxa"/>
            <w:tcBorders>
              <w:top w:val="single" w:sz="4" w:space="0" w:color="auto"/>
              <w:left w:val="single" w:sz="4" w:space="0" w:color="auto"/>
              <w:bottom w:val="single" w:sz="4" w:space="0" w:color="auto"/>
              <w:right w:val="single" w:sz="4" w:space="0" w:color="auto"/>
            </w:tcBorders>
            <w:vAlign w:val="center"/>
            <w:hideMark/>
          </w:tcPr>
          <w:p w14:paraId="46FBDCAF" w14:textId="77777777" w:rsidR="00680959" w:rsidRPr="00896140" w:rsidRDefault="00680959" w:rsidP="00174424">
            <w:pPr>
              <w:contextualSpacing/>
              <w:jc w:val="center"/>
              <w:rPr>
                <w:rFonts w:cs="Arial"/>
                <w:b/>
                <w:lang w:val="en-GB"/>
              </w:rPr>
            </w:pPr>
            <w:r w:rsidRPr="00896140">
              <w:rPr>
                <w:rFonts w:cs="Arial"/>
                <w:b/>
                <w:lang w:val="en-GB"/>
              </w:rPr>
              <w:t xml:space="preserve">Percent of Time </w:t>
            </w:r>
          </w:p>
        </w:tc>
      </w:tr>
      <w:tr w:rsidR="00680959" w:rsidRPr="00896140" w14:paraId="3301D8E9" w14:textId="77777777" w:rsidTr="00174424">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1815629F" w14:textId="77777777" w:rsidR="00680959" w:rsidRPr="00896140" w:rsidRDefault="00680959" w:rsidP="003A2961">
            <w:pPr>
              <w:numPr>
                <w:ilvl w:val="0"/>
                <w:numId w:val="8"/>
              </w:numPr>
              <w:contextualSpacing/>
              <w:rPr>
                <w:rFonts w:cs="Arial"/>
                <w:bCs/>
                <w:color w:val="000000"/>
                <w:lang w:val="en-GB"/>
              </w:rPr>
            </w:pPr>
            <w:r w:rsidRPr="00896140">
              <w:rPr>
                <w:rFonts w:cs="Arial"/>
                <w:bCs/>
                <w:color w:val="000000"/>
                <w:lang w:val="en-GB"/>
              </w:rPr>
              <w:t>Direct Patient Care</w:t>
            </w:r>
          </w:p>
        </w:tc>
        <w:tc>
          <w:tcPr>
            <w:tcW w:w="3154" w:type="dxa"/>
            <w:tcBorders>
              <w:top w:val="single" w:sz="4" w:space="0" w:color="auto"/>
              <w:left w:val="single" w:sz="4" w:space="0" w:color="auto"/>
              <w:bottom w:val="single" w:sz="4" w:space="0" w:color="auto"/>
              <w:right w:val="single" w:sz="4" w:space="0" w:color="auto"/>
            </w:tcBorders>
            <w:vAlign w:val="center"/>
            <w:hideMark/>
          </w:tcPr>
          <w:p w14:paraId="07751DB8" w14:textId="77777777" w:rsidR="00680959" w:rsidRPr="00896140" w:rsidRDefault="00680959" w:rsidP="00174424">
            <w:pPr>
              <w:contextualSpacing/>
              <w:jc w:val="center"/>
              <w:rPr>
                <w:rFonts w:cs="Arial"/>
                <w:color w:val="000000"/>
                <w:lang w:val="en-GB"/>
              </w:rPr>
            </w:pPr>
            <w:r w:rsidRPr="00896140">
              <w:rPr>
                <w:rFonts w:cs="Arial"/>
                <w:color w:val="000000"/>
                <w:lang w:val="en-GB"/>
              </w:rPr>
              <w:t>_________%</w:t>
            </w:r>
          </w:p>
        </w:tc>
      </w:tr>
      <w:tr w:rsidR="00680959" w:rsidRPr="00896140" w14:paraId="1DEC7229" w14:textId="77777777" w:rsidTr="00174424">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68EB3DE8" w14:textId="77777777" w:rsidR="00680959" w:rsidRPr="00896140" w:rsidRDefault="00680959" w:rsidP="003A2961">
            <w:pPr>
              <w:numPr>
                <w:ilvl w:val="0"/>
                <w:numId w:val="8"/>
              </w:numPr>
              <w:contextualSpacing/>
              <w:rPr>
                <w:rFonts w:cs="Arial"/>
                <w:bCs/>
                <w:lang w:val="en-GB"/>
              </w:rPr>
            </w:pPr>
            <w:r w:rsidRPr="00896140">
              <w:rPr>
                <w:rFonts w:cs="Arial"/>
                <w:bCs/>
                <w:lang w:val="en-GB"/>
              </w:rPr>
              <w:t>Teaching</w:t>
            </w:r>
          </w:p>
        </w:tc>
        <w:tc>
          <w:tcPr>
            <w:tcW w:w="3154" w:type="dxa"/>
            <w:tcBorders>
              <w:top w:val="single" w:sz="4" w:space="0" w:color="auto"/>
              <w:left w:val="single" w:sz="4" w:space="0" w:color="auto"/>
              <w:bottom w:val="single" w:sz="4" w:space="0" w:color="auto"/>
              <w:right w:val="single" w:sz="4" w:space="0" w:color="auto"/>
            </w:tcBorders>
            <w:vAlign w:val="center"/>
            <w:hideMark/>
          </w:tcPr>
          <w:p w14:paraId="23B2D043" w14:textId="77777777" w:rsidR="00680959" w:rsidRPr="00896140" w:rsidRDefault="00680959" w:rsidP="00174424">
            <w:pPr>
              <w:contextualSpacing/>
              <w:jc w:val="center"/>
              <w:rPr>
                <w:rFonts w:cs="Arial"/>
                <w:color w:val="000000"/>
                <w:lang w:val="en-GB"/>
              </w:rPr>
            </w:pPr>
            <w:r w:rsidRPr="00896140">
              <w:rPr>
                <w:rFonts w:cs="Arial"/>
                <w:color w:val="000000"/>
                <w:lang w:val="en-GB"/>
              </w:rPr>
              <w:t>_________%</w:t>
            </w:r>
          </w:p>
        </w:tc>
      </w:tr>
      <w:tr w:rsidR="00680959" w:rsidRPr="00896140" w14:paraId="376CFB06" w14:textId="77777777" w:rsidTr="00174424">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12E43DE1" w14:textId="42D57363" w:rsidR="00680959" w:rsidRPr="00896140" w:rsidRDefault="00680959" w:rsidP="003A2961">
            <w:pPr>
              <w:numPr>
                <w:ilvl w:val="0"/>
                <w:numId w:val="8"/>
              </w:numPr>
              <w:contextualSpacing/>
              <w:rPr>
                <w:rFonts w:cs="Arial"/>
                <w:bCs/>
                <w:color w:val="000000"/>
                <w:lang w:val="en-GB"/>
              </w:rPr>
            </w:pPr>
            <w:r w:rsidRPr="00896140">
              <w:rPr>
                <w:rFonts w:cs="Arial"/>
                <w:bCs/>
                <w:color w:val="000000"/>
                <w:lang w:val="en-GB"/>
              </w:rPr>
              <w:t>Conducting Research/Clinical Trials</w:t>
            </w:r>
          </w:p>
        </w:tc>
        <w:tc>
          <w:tcPr>
            <w:tcW w:w="3154" w:type="dxa"/>
            <w:tcBorders>
              <w:top w:val="single" w:sz="4" w:space="0" w:color="auto"/>
              <w:left w:val="single" w:sz="4" w:space="0" w:color="auto"/>
              <w:bottom w:val="single" w:sz="4" w:space="0" w:color="auto"/>
              <w:right w:val="single" w:sz="4" w:space="0" w:color="auto"/>
            </w:tcBorders>
            <w:vAlign w:val="center"/>
            <w:hideMark/>
          </w:tcPr>
          <w:p w14:paraId="59268FF1" w14:textId="77777777" w:rsidR="00680959" w:rsidRPr="00896140" w:rsidRDefault="00680959" w:rsidP="00174424">
            <w:pPr>
              <w:contextualSpacing/>
              <w:jc w:val="center"/>
              <w:rPr>
                <w:rFonts w:cs="Arial"/>
                <w:color w:val="000000"/>
                <w:lang w:val="en-GB"/>
              </w:rPr>
            </w:pPr>
            <w:r w:rsidRPr="00896140">
              <w:rPr>
                <w:rFonts w:cs="Arial"/>
                <w:color w:val="000000"/>
                <w:lang w:val="en-GB"/>
              </w:rPr>
              <w:t>_________%</w:t>
            </w:r>
          </w:p>
        </w:tc>
      </w:tr>
      <w:tr w:rsidR="00680959" w:rsidRPr="00896140" w14:paraId="3F057CA5" w14:textId="77777777" w:rsidTr="00174424">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6AE6F34A" w14:textId="6C2894B7" w:rsidR="00680959" w:rsidRPr="00896140" w:rsidRDefault="00680959" w:rsidP="003A2961">
            <w:pPr>
              <w:numPr>
                <w:ilvl w:val="0"/>
                <w:numId w:val="8"/>
              </w:numPr>
              <w:contextualSpacing/>
              <w:rPr>
                <w:rFonts w:cs="Arial"/>
                <w:bCs/>
                <w:lang w:val="en-GB"/>
              </w:rPr>
            </w:pPr>
            <w:r w:rsidRPr="00896140">
              <w:rPr>
                <w:rFonts w:cs="Arial"/>
                <w:bCs/>
                <w:lang w:val="en-GB"/>
              </w:rPr>
              <w:t>Administration</w:t>
            </w:r>
            <w:r w:rsidR="00CC015F">
              <w:rPr>
                <w:rFonts w:cs="Arial"/>
                <w:bCs/>
                <w:lang w:val="en-GB"/>
              </w:rPr>
              <w:t>/Administrative Tasks</w:t>
            </w:r>
          </w:p>
        </w:tc>
        <w:tc>
          <w:tcPr>
            <w:tcW w:w="3154" w:type="dxa"/>
            <w:tcBorders>
              <w:top w:val="single" w:sz="4" w:space="0" w:color="auto"/>
              <w:left w:val="single" w:sz="4" w:space="0" w:color="auto"/>
              <w:bottom w:val="single" w:sz="4" w:space="0" w:color="auto"/>
              <w:right w:val="single" w:sz="4" w:space="0" w:color="auto"/>
            </w:tcBorders>
            <w:vAlign w:val="center"/>
            <w:hideMark/>
          </w:tcPr>
          <w:p w14:paraId="39103D1E" w14:textId="77777777" w:rsidR="00680959" w:rsidRPr="00896140" w:rsidRDefault="00680959" w:rsidP="00174424">
            <w:pPr>
              <w:contextualSpacing/>
              <w:jc w:val="center"/>
              <w:rPr>
                <w:rFonts w:cs="Arial"/>
                <w:color w:val="000000"/>
                <w:lang w:val="en-GB"/>
              </w:rPr>
            </w:pPr>
            <w:r w:rsidRPr="00896140">
              <w:rPr>
                <w:rFonts w:cs="Arial"/>
                <w:color w:val="000000"/>
                <w:lang w:val="en-GB"/>
              </w:rPr>
              <w:t>_________%</w:t>
            </w:r>
          </w:p>
        </w:tc>
      </w:tr>
      <w:tr w:rsidR="00680959" w:rsidRPr="00896140" w14:paraId="49261E81" w14:textId="77777777" w:rsidTr="00174424">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tcPr>
          <w:p w14:paraId="508B8A20" w14:textId="77777777" w:rsidR="00680959" w:rsidRPr="00896140" w:rsidRDefault="00680959" w:rsidP="003A2961">
            <w:pPr>
              <w:numPr>
                <w:ilvl w:val="0"/>
                <w:numId w:val="8"/>
              </w:numPr>
              <w:ind w:left="113" w:firstLine="0"/>
              <w:contextualSpacing/>
              <w:rPr>
                <w:rFonts w:cs="Arial"/>
                <w:bCs/>
                <w:lang w:val="en-GB"/>
              </w:rPr>
            </w:pPr>
            <w:r w:rsidRPr="00896140">
              <w:rPr>
                <w:rFonts w:cs="Arial"/>
                <w:bCs/>
                <w:lang w:val="en-GB"/>
              </w:rPr>
              <w:t>Other (Please specify: ________)</w:t>
            </w:r>
          </w:p>
        </w:tc>
        <w:tc>
          <w:tcPr>
            <w:tcW w:w="3154" w:type="dxa"/>
            <w:tcBorders>
              <w:top w:val="single" w:sz="4" w:space="0" w:color="auto"/>
              <w:left w:val="single" w:sz="4" w:space="0" w:color="auto"/>
              <w:bottom w:val="single" w:sz="4" w:space="0" w:color="auto"/>
              <w:right w:val="single" w:sz="4" w:space="0" w:color="auto"/>
            </w:tcBorders>
            <w:vAlign w:val="center"/>
          </w:tcPr>
          <w:p w14:paraId="143ED2B5" w14:textId="77777777" w:rsidR="00680959" w:rsidRPr="00896140" w:rsidRDefault="00680959" w:rsidP="00174424">
            <w:pPr>
              <w:contextualSpacing/>
              <w:jc w:val="center"/>
              <w:rPr>
                <w:rFonts w:cs="Arial"/>
                <w:color w:val="000000"/>
                <w:lang w:val="en-GB"/>
              </w:rPr>
            </w:pPr>
            <w:r w:rsidRPr="00896140">
              <w:rPr>
                <w:rFonts w:cs="Arial"/>
                <w:color w:val="000000"/>
                <w:lang w:val="en-GB"/>
              </w:rPr>
              <w:t>_________%</w:t>
            </w:r>
          </w:p>
        </w:tc>
      </w:tr>
      <w:tr w:rsidR="00680959" w:rsidRPr="00896140" w14:paraId="1E743934" w14:textId="77777777" w:rsidTr="00174424">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566D0FE8" w14:textId="77777777" w:rsidR="00680959" w:rsidRPr="00896140" w:rsidRDefault="00680959" w:rsidP="00174424">
            <w:pPr>
              <w:ind w:left="345"/>
              <w:contextualSpacing/>
              <w:jc w:val="center"/>
              <w:rPr>
                <w:rFonts w:cs="Arial"/>
                <w:b/>
                <w:color w:val="0000FF"/>
                <w:lang w:val="en-GB"/>
              </w:rPr>
            </w:pPr>
            <w:r w:rsidRPr="00896140">
              <w:rPr>
                <w:rFonts w:cs="Arial"/>
                <w:b/>
                <w:lang w:val="en-GB"/>
              </w:rPr>
              <w:t>TOTAL</w:t>
            </w:r>
          </w:p>
        </w:tc>
        <w:tc>
          <w:tcPr>
            <w:tcW w:w="3154" w:type="dxa"/>
            <w:tcBorders>
              <w:top w:val="single" w:sz="4" w:space="0" w:color="auto"/>
              <w:left w:val="single" w:sz="4" w:space="0" w:color="auto"/>
              <w:bottom w:val="single" w:sz="4" w:space="0" w:color="auto"/>
              <w:right w:val="single" w:sz="4" w:space="0" w:color="auto"/>
            </w:tcBorders>
            <w:vAlign w:val="center"/>
            <w:hideMark/>
          </w:tcPr>
          <w:p w14:paraId="31081757" w14:textId="77777777" w:rsidR="00680959" w:rsidRPr="00896140" w:rsidRDefault="00680959" w:rsidP="00174424">
            <w:pPr>
              <w:contextualSpacing/>
              <w:jc w:val="center"/>
              <w:rPr>
                <w:rFonts w:cs="Arial"/>
                <w:b/>
                <w:bCs/>
                <w:color w:val="0000FF"/>
                <w:lang w:val="en-GB"/>
              </w:rPr>
            </w:pPr>
            <w:r w:rsidRPr="00896140">
              <w:rPr>
                <w:rFonts w:cs="Arial"/>
                <w:b/>
                <w:bCs/>
                <w:color w:val="0000FF"/>
                <w:lang w:val="en-GB"/>
              </w:rPr>
              <w:t>[PN: Must sum to 100%]</w:t>
            </w:r>
          </w:p>
        </w:tc>
      </w:tr>
    </w:tbl>
    <w:p w14:paraId="6BC33623" w14:textId="77777777" w:rsidR="00680959" w:rsidRPr="00896140" w:rsidRDefault="00680959" w:rsidP="00680959">
      <w:pPr>
        <w:contextualSpacing/>
        <w:rPr>
          <w:rFonts w:cs="Arial"/>
          <w:color w:val="0000FF"/>
        </w:rPr>
      </w:pPr>
    </w:p>
    <w:p w14:paraId="3B00CA09" w14:textId="2E1DF090" w:rsidR="00680959" w:rsidRDefault="00680959" w:rsidP="00DE2B6C">
      <w:pPr>
        <w:ind w:left="454" w:firstLine="266"/>
        <w:contextualSpacing/>
        <w:rPr>
          <w:rFonts w:cs="Arial"/>
          <w:color w:val="0000FF"/>
        </w:rPr>
      </w:pPr>
      <w:r w:rsidRPr="00896140">
        <w:rPr>
          <w:rFonts w:cs="Arial"/>
          <w:color w:val="0000FF"/>
        </w:rPr>
        <w:t>[PN: Thank and Terminate if S</w:t>
      </w:r>
      <w:r w:rsidR="00353D6B">
        <w:rPr>
          <w:rFonts w:cs="Arial"/>
          <w:color w:val="0000FF"/>
        </w:rPr>
        <w:t>7</w:t>
      </w:r>
      <w:r w:rsidRPr="00896140">
        <w:rPr>
          <w:rFonts w:cs="Arial"/>
          <w:color w:val="0000FF"/>
        </w:rPr>
        <w:t xml:space="preserve">_a &lt; </w:t>
      </w:r>
      <w:r w:rsidR="00E8062C">
        <w:rPr>
          <w:rFonts w:cs="Arial"/>
          <w:color w:val="0000FF"/>
        </w:rPr>
        <w:t>7</w:t>
      </w:r>
      <w:r w:rsidRPr="00896140">
        <w:rPr>
          <w:rFonts w:cs="Arial"/>
          <w:color w:val="0000FF"/>
        </w:rPr>
        <w:t>0%]</w:t>
      </w:r>
    </w:p>
    <w:p w14:paraId="234BD679" w14:textId="77777777" w:rsidR="0046365A" w:rsidRDefault="0046365A" w:rsidP="00FC6843">
      <w:pPr>
        <w:contextualSpacing/>
        <w:rPr>
          <w:rFonts w:cs="Arial"/>
          <w:color w:val="0000FF"/>
        </w:rPr>
      </w:pPr>
    </w:p>
    <w:p w14:paraId="6B4623A4" w14:textId="228E8533" w:rsidR="0046365A" w:rsidRDefault="0046365A" w:rsidP="0046365A">
      <w:pPr>
        <w:contextualSpacing/>
        <w:rPr>
          <w:rFonts w:cs="Arial"/>
          <w:color w:val="000000" w:themeColor="text1"/>
        </w:rPr>
      </w:pPr>
      <w:r>
        <w:rPr>
          <w:rFonts w:cs="Arial"/>
          <w:color w:val="0000FF"/>
        </w:rPr>
        <w:t>S</w:t>
      </w:r>
      <w:r w:rsidR="00353D6B">
        <w:rPr>
          <w:rFonts w:cs="Arial"/>
          <w:color w:val="0000FF"/>
        </w:rPr>
        <w:t>8</w:t>
      </w:r>
      <w:r>
        <w:rPr>
          <w:rFonts w:cs="Arial"/>
          <w:color w:val="0000FF"/>
        </w:rPr>
        <w:t>.</w:t>
      </w:r>
      <w:r>
        <w:rPr>
          <w:rFonts w:cs="Arial"/>
          <w:color w:val="0000FF"/>
        </w:rPr>
        <w:tab/>
      </w:r>
      <w:r w:rsidR="001C4033" w:rsidRPr="001C4033">
        <w:rPr>
          <w:rFonts w:cs="Arial"/>
          <w:color w:val="000000" w:themeColor="text1"/>
        </w:rPr>
        <w:t>In the past 12 months, how many patients, in total, have you managed?</w:t>
      </w:r>
    </w:p>
    <w:p w14:paraId="15F1355F" w14:textId="77777777" w:rsidR="00F04E63" w:rsidRDefault="00F04E63" w:rsidP="0046365A">
      <w:pPr>
        <w:contextualSpacing/>
        <w:rPr>
          <w:rFonts w:cs="Arial"/>
          <w:color w:val="000000" w:themeColor="text1"/>
        </w:rPr>
      </w:pPr>
    </w:p>
    <w:p w14:paraId="4C11DB92" w14:textId="0F67AE59" w:rsidR="00F04E63" w:rsidRDefault="00F04E63" w:rsidP="0046365A">
      <w:pPr>
        <w:contextualSpacing/>
        <w:rPr>
          <w:rFonts w:cs="Arial"/>
          <w:color w:val="0000FF"/>
        </w:rPr>
      </w:pPr>
      <w:r>
        <w:rPr>
          <w:rFonts w:cs="Arial"/>
          <w:color w:val="000000" w:themeColor="text1"/>
        </w:rPr>
        <w:tab/>
      </w:r>
      <w:r w:rsidRPr="00F04E63">
        <w:rPr>
          <w:rFonts w:cs="Arial"/>
          <w:color w:val="0000FF"/>
        </w:rPr>
        <w:t>[</w:t>
      </w:r>
      <w:r w:rsidR="00FF0531">
        <w:rPr>
          <w:rFonts w:cs="Arial"/>
          <w:color w:val="0000FF"/>
        </w:rPr>
        <w:t xml:space="preserve">PN: </w:t>
      </w:r>
      <w:r>
        <w:rPr>
          <w:rFonts w:cs="Arial"/>
          <w:color w:val="0000FF"/>
        </w:rPr>
        <w:t>R</w:t>
      </w:r>
      <w:r w:rsidRPr="00F04E63">
        <w:rPr>
          <w:rFonts w:cs="Arial"/>
          <w:color w:val="0000FF"/>
        </w:rPr>
        <w:t>ange: 0-9999]</w:t>
      </w:r>
    </w:p>
    <w:p w14:paraId="157A32A3" w14:textId="77777777" w:rsidR="00F04E63" w:rsidRDefault="00F04E63" w:rsidP="0046365A">
      <w:pPr>
        <w:contextualSpacing/>
        <w:rPr>
          <w:rFonts w:cs="Arial"/>
          <w:color w:val="000000" w:themeColor="text1"/>
        </w:rPr>
      </w:pPr>
    </w:p>
    <w:p w14:paraId="4C1EB569" w14:textId="1F7C319B" w:rsidR="00F04E63" w:rsidRDefault="00F04E63" w:rsidP="00F04E63">
      <w:pPr>
        <w:ind w:left="720"/>
        <w:contextualSpacing/>
        <w:rPr>
          <w:rFonts w:cs="Arial"/>
          <w:color w:val="000000" w:themeColor="text1"/>
        </w:rPr>
      </w:pPr>
      <w:r w:rsidRPr="00F04E63">
        <w:rPr>
          <w:rFonts w:cs="Arial"/>
          <w:color w:val="000000" w:themeColor="text1"/>
        </w:rPr>
        <w:t xml:space="preserve">____ </w:t>
      </w:r>
      <w:r>
        <w:rPr>
          <w:rFonts w:cs="Arial"/>
          <w:color w:val="000000" w:themeColor="text1"/>
        </w:rPr>
        <w:t xml:space="preserve"># </w:t>
      </w:r>
      <w:r w:rsidRPr="00F04E63">
        <w:rPr>
          <w:rFonts w:cs="Arial"/>
          <w:color w:val="000000" w:themeColor="text1"/>
        </w:rPr>
        <w:t>patients managed in the past 12 months</w:t>
      </w:r>
    </w:p>
    <w:p w14:paraId="3B2C20C9" w14:textId="77777777" w:rsidR="004F568E" w:rsidRDefault="004F568E" w:rsidP="00F04E63">
      <w:pPr>
        <w:ind w:firstLine="720"/>
        <w:contextualSpacing/>
        <w:rPr>
          <w:rFonts w:cs="Arial"/>
          <w:color w:val="0000FF"/>
        </w:rPr>
      </w:pPr>
    </w:p>
    <w:p w14:paraId="78948390" w14:textId="45D5EE84" w:rsidR="00F04E63" w:rsidRPr="00896140" w:rsidRDefault="00F04E63" w:rsidP="00F04E63">
      <w:pPr>
        <w:ind w:firstLine="720"/>
        <w:contextualSpacing/>
        <w:rPr>
          <w:rFonts w:cs="Arial"/>
          <w:color w:val="0000FF"/>
        </w:rPr>
      </w:pPr>
      <w:r w:rsidRPr="00F04E63">
        <w:rPr>
          <w:rFonts w:cs="Arial"/>
          <w:color w:val="0000FF"/>
        </w:rPr>
        <w:t>[</w:t>
      </w:r>
      <w:r>
        <w:rPr>
          <w:rFonts w:cs="Arial"/>
          <w:color w:val="0000FF"/>
        </w:rPr>
        <w:t xml:space="preserve">PN: </w:t>
      </w:r>
      <w:r w:rsidR="00175B4F">
        <w:rPr>
          <w:rFonts w:cs="Arial"/>
          <w:color w:val="0000FF"/>
        </w:rPr>
        <w:t>Thank and t</w:t>
      </w:r>
      <w:r w:rsidRPr="00F04E63">
        <w:rPr>
          <w:rFonts w:cs="Arial"/>
          <w:color w:val="0000FF"/>
        </w:rPr>
        <w:t>erminate if &lt; 15]</w:t>
      </w:r>
    </w:p>
    <w:p w14:paraId="6BA17C7F" w14:textId="77777777" w:rsidR="00B16F4D" w:rsidRDefault="00B16F4D" w:rsidP="00680959">
      <w:pPr>
        <w:ind w:left="454"/>
        <w:contextualSpacing/>
        <w:rPr>
          <w:rFonts w:cs="Arial"/>
          <w:color w:val="0000FF"/>
        </w:rPr>
      </w:pPr>
    </w:p>
    <w:p w14:paraId="4F58A28E" w14:textId="4FF47EE9" w:rsidR="00B16F4D" w:rsidRPr="00007A69" w:rsidRDefault="00B16F4D" w:rsidP="0017177D">
      <w:pPr>
        <w:ind w:left="720" w:hanging="720"/>
        <w:contextualSpacing/>
        <w:rPr>
          <w:rFonts w:cs="Arial"/>
          <w:bCs/>
          <w:color w:val="000000" w:themeColor="text1"/>
        </w:rPr>
      </w:pPr>
      <w:r w:rsidRPr="00896140">
        <w:rPr>
          <w:rFonts w:cs="Arial"/>
          <w:bCs/>
          <w:color w:val="0000FF"/>
        </w:rPr>
        <w:t>S</w:t>
      </w:r>
      <w:r w:rsidR="00353D6B">
        <w:rPr>
          <w:rFonts w:cs="Arial"/>
          <w:bCs/>
          <w:color w:val="0000FF"/>
        </w:rPr>
        <w:t>9</w:t>
      </w:r>
      <w:r w:rsidRPr="00896140">
        <w:rPr>
          <w:rFonts w:cs="Arial"/>
          <w:bCs/>
          <w:color w:val="0000FF"/>
        </w:rPr>
        <w:t>.</w:t>
      </w:r>
      <w:r w:rsidRPr="00896140">
        <w:rPr>
          <w:rFonts w:cs="Arial"/>
          <w:bCs/>
          <w:color w:val="0000FF"/>
        </w:rPr>
        <w:tab/>
      </w:r>
      <w:r w:rsidR="006A3ABB" w:rsidRPr="00007A69">
        <w:rPr>
          <w:rFonts w:cs="Arial"/>
          <w:bCs/>
          <w:color w:val="000000" w:themeColor="text1"/>
        </w:rPr>
        <w:t xml:space="preserve">How many patients have you </w:t>
      </w:r>
      <w:r w:rsidR="0053445E" w:rsidRPr="00007A69">
        <w:rPr>
          <w:rFonts w:cs="Arial"/>
          <w:bCs/>
          <w:color w:val="000000" w:themeColor="text1"/>
        </w:rPr>
        <w:t xml:space="preserve">treated </w:t>
      </w:r>
      <w:r w:rsidR="00C65D5C" w:rsidRPr="00007A69">
        <w:rPr>
          <w:rFonts w:cs="Arial"/>
          <w:bCs/>
          <w:color w:val="000000" w:themeColor="text1"/>
        </w:rPr>
        <w:t xml:space="preserve">in the </w:t>
      </w:r>
      <w:r w:rsidR="005E2D1E">
        <w:rPr>
          <w:rFonts w:cs="Arial"/>
          <w:b/>
          <w:color w:val="000000" w:themeColor="text1"/>
        </w:rPr>
        <w:t>p</w:t>
      </w:r>
      <w:r w:rsidR="00C65D5C" w:rsidRPr="00007A69">
        <w:rPr>
          <w:rFonts w:cs="Arial"/>
          <w:b/>
          <w:color w:val="000000" w:themeColor="text1"/>
        </w:rPr>
        <w:t>ast 12 months</w:t>
      </w:r>
      <w:r w:rsidR="00C65D5C" w:rsidRPr="00007A69">
        <w:rPr>
          <w:rFonts w:cs="Arial"/>
          <w:bCs/>
          <w:color w:val="000000" w:themeColor="text1"/>
        </w:rPr>
        <w:t xml:space="preserve"> for the following</w:t>
      </w:r>
      <w:r w:rsidR="0017177D">
        <w:rPr>
          <w:rFonts w:cs="Arial"/>
          <w:bCs/>
          <w:color w:val="000000" w:themeColor="text1"/>
        </w:rPr>
        <w:t xml:space="preserve"> </w:t>
      </w:r>
      <w:r w:rsidR="00A465DE" w:rsidRPr="00007A69">
        <w:rPr>
          <w:rFonts w:cs="Arial"/>
          <w:bCs/>
          <w:color w:val="000000" w:themeColor="text1"/>
        </w:rPr>
        <w:t>conditions?</w:t>
      </w:r>
      <w:r w:rsidR="00C65D5C" w:rsidRPr="00007A69">
        <w:rPr>
          <w:rFonts w:cs="Arial"/>
          <w:bCs/>
          <w:color w:val="000000" w:themeColor="text1"/>
        </w:rPr>
        <w:t xml:space="preserve"> </w:t>
      </w:r>
    </w:p>
    <w:p w14:paraId="6A6AB6D8" w14:textId="7CCF9CD5" w:rsidR="005E2D1E" w:rsidRPr="004005BE" w:rsidRDefault="00B16F4D" w:rsidP="004005BE">
      <w:pPr>
        <w:ind w:left="720" w:hanging="720"/>
        <w:contextualSpacing/>
        <w:rPr>
          <w:rFonts w:cs="Arial"/>
          <w:bCs/>
        </w:rPr>
      </w:pPr>
      <w:r w:rsidRPr="00896140">
        <w:rPr>
          <w:rFonts w:cs="Arial"/>
          <w:bCs/>
        </w:rPr>
        <w:t xml:space="preserve"> </w:t>
      </w:r>
    </w:p>
    <w:p w14:paraId="53896903" w14:textId="783642A7" w:rsidR="005E2D1E" w:rsidRPr="005E2D1E" w:rsidRDefault="005E2D1E" w:rsidP="00007A69">
      <w:pPr>
        <w:pStyle w:val="CommentText"/>
        <w:ind w:firstLine="720"/>
        <w:contextualSpacing/>
        <w:rPr>
          <w:rFonts w:cs="Arial"/>
          <w:color w:val="0000FF"/>
          <w:sz w:val="24"/>
          <w:szCs w:val="22"/>
        </w:rPr>
      </w:pPr>
      <w:r w:rsidRPr="005E2D1E">
        <w:rPr>
          <w:rFonts w:cs="Arial"/>
          <w:color w:val="0000FF"/>
          <w:sz w:val="24"/>
          <w:szCs w:val="22"/>
        </w:rPr>
        <w:t>[Range: 0-</w:t>
      </w:r>
      <w:r>
        <w:rPr>
          <w:rFonts w:cs="Arial"/>
          <w:color w:val="0000FF"/>
          <w:sz w:val="24"/>
          <w:szCs w:val="22"/>
        </w:rPr>
        <w:t>S</w:t>
      </w:r>
      <w:r w:rsidR="00353D6B">
        <w:rPr>
          <w:rFonts w:cs="Arial"/>
          <w:color w:val="0000FF"/>
          <w:sz w:val="24"/>
          <w:szCs w:val="22"/>
        </w:rPr>
        <w:t>8</w:t>
      </w:r>
      <w:r w:rsidR="00DF7241">
        <w:rPr>
          <w:rFonts w:cs="Arial"/>
          <w:color w:val="0000FF"/>
          <w:sz w:val="24"/>
          <w:szCs w:val="22"/>
        </w:rPr>
        <w:t xml:space="preserve"> in each row. Randomize options.</w:t>
      </w:r>
      <w:r w:rsidRPr="005E2D1E">
        <w:rPr>
          <w:rFonts w:cs="Arial"/>
          <w:color w:val="0000FF"/>
          <w:sz w:val="24"/>
          <w:szCs w:val="22"/>
        </w:rPr>
        <w:t>]</w:t>
      </w:r>
    </w:p>
    <w:p w14:paraId="4B7F3629" w14:textId="683621DF" w:rsidR="00B16F4D" w:rsidRPr="00016776" w:rsidRDefault="00B16F4D" w:rsidP="00016776">
      <w:pPr>
        <w:ind w:left="720" w:hanging="720"/>
        <w:contextualSpacing/>
        <w:rPr>
          <w:rFonts w:cs="Arial"/>
        </w:rPr>
      </w:pPr>
      <w:r w:rsidRPr="00896140">
        <w:rPr>
          <w:rFonts w:cs="Arial"/>
          <w:bCs/>
        </w:rPr>
        <w:tab/>
      </w:r>
    </w:p>
    <w:tbl>
      <w:tblPr>
        <w:tblW w:w="8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5716"/>
        <w:gridCol w:w="3154"/>
      </w:tblGrid>
      <w:tr w:rsidR="00B16F4D" w:rsidRPr="00896140" w14:paraId="436CFC40" w14:textId="77777777">
        <w:trPr>
          <w:trHeight w:val="712"/>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6A4DA101" w14:textId="2A8B5FA9" w:rsidR="00B16F4D" w:rsidRPr="00896140" w:rsidRDefault="00A465DE">
            <w:pPr>
              <w:contextualSpacing/>
              <w:jc w:val="center"/>
              <w:rPr>
                <w:rFonts w:cs="Arial"/>
                <w:b/>
                <w:lang w:val="en-GB"/>
              </w:rPr>
            </w:pPr>
            <w:r>
              <w:rPr>
                <w:rFonts w:cs="Arial"/>
                <w:b/>
                <w:lang w:val="en-GB"/>
              </w:rPr>
              <w:t>Conditions</w:t>
            </w:r>
          </w:p>
        </w:tc>
        <w:tc>
          <w:tcPr>
            <w:tcW w:w="3154" w:type="dxa"/>
            <w:tcBorders>
              <w:top w:val="single" w:sz="4" w:space="0" w:color="auto"/>
              <w:left w:val="single" w:sz="4" w:space="0" w:color="auto"/>
              <w:bottom w:val="single" w:sz="4" w:space="0" w:color="auto"/>
              <w:right w:val="single" w:sz="4" w:space="0" w:color="auto"/>
            </w:tcBorders>
            <w:vAlign w:val="center"/>
            <w:hideMark/>
          </w:tcPr>
          <w:p w14:paraId="3F268299" w14:textId="7DD443A2" w:rsidR="00B16F4D" w:rsidRPr="00896140" w:rsidRDefault="00A465DE">
            <w:pPr>
              <w:contextualSpacing/>
              <w:jc w:val="center"/>
              <w:rPr>
                <w:rFonts w:cs="Arial"/>
                <w:b/>
                <w:lang w:val="en-GB"/>
              </w:rPr>
            </w:pPr>
            <w:r>
              <w:rPr>
                <w:rFonts w:cs="Arial"/>
                <w:b/>
                <w:lang w:val="en-GB"/>
              </w:rPr>
              <w:t>Number of Patients</w:t>
            </w:r>
          </w:p>
        </w:tc>
      </w:tr>
      <w:tr w:rsidR="00B16F4D" w:rsidRPr="00896140" w14:paraId="28DD04B8" w14:textId="77777777">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471606D4" w14:textId="4B170B18" w:rsidR="00B16F4D" w:rsidRPr="00896140" w:rsidRDefault="00006A8C" w:rsidP="003A2961">
            <w:pPr>
              <w:numPr>
                <w:ilvl w:val="0"/>
                <w:numId w:val="37"/>
              </w:numPr>
              <w:contextualSpacing/>
              <w:rPr>
                <w:rFonts w:cs="Arial"/>
                <w:bCs/>
                <w:color w:val="000000"/>
                <w:lang w:val="en-GB"/>
              </w:rPr>
            </w:pPr>
            <w:r>
              <w:rPr>
                <w:lang w:eastAsia="ja-JP"/>
              </w:rPr>
              <w:t>Therapy area</w:t>
            </w:r>
            <w:r w:rsidR="00A465DE">
              <w:rPr>
                <w:b/>
                <w:bCs/>
                <w:lang w:eastAsia="ja-JP"/>
              </w:rPr>
              <w:t>(</w:t>
            </w:r>
            <w:r>
              <w:rPr>
                <w:b/>
                <w:bCs/>
                <w:lang w:eastAsia="ja-JP"/>
              </w:rPr>
              <w:t>THERAPY AREA</w:t>
            </w:r>
            <w:r w:rsidR="00A465DE">
              <w:rPr>
                <w:b/>
                <w:bCs/>
                <w:lang w:eastAsia="ja-JP"/>
              </w:rPr>
              <w:t>)</w:t>
            </w:r>
          </w:p>
        </w:tc>
        <w:tc>
          <w:tcPr>
            <w:tcW w:w="3154" w:type="dxa"/>
            <w:tcBorders>
              <w:top w:val="single" w:sz="4" w:space="0" w:color="auto"/>
              <w:left w:val="single" w:sz="4" w:space="0" w:color="auto"/>
              <w:bottom w:val="single" w:sz="4" w:space="0" w:color="auto"/>
              <w:right w:val="single" w:sz="4" w:space="0" w:color="auto"/>
            </w:tcBorders>
            <w:vAlign w:val="center"/>
            <w:hideMark/>
          </w:tcPr>
          <w:p w14:paraId="3310DC37" w14:textId="6B0F8298" w:rsidR="00B16F4D" w:rsidRPr="00896140" w:rsidRDefault="00016776">
            <w:pPr>
              <w:contextualSpacing/>
              <w:jc w:val="center"/>
              <w:rPr>
                <w:rFonts w:cs="Arial"/>
                <w:color w:val="000000"/>
                <w:lang w:val="en-GB"/>
              </w:rPr>
            </w:pPr>
            <w:r w:rsidRPr="00896140">
              <w:rPr>
                <w:rFonts w:cs="Arial"/>
                <w:szCs w:val="24"/>
              </w:rPr>
              <w:t>_______ #</w:t>
            </w:r>
          </w:p>
        </w:tc>
      </w:tr>
      <w:tr w:rsidR="00B16F4D" w:rsidRPr="00896140" w14:paraId="73242122" w14:textId="77777777">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420ADF69" w14:textId="2F8C8B42" w:rsidR="00B16F4D" w:rsidRPr="00896140" w:rsidRDefault="00006A8C" w:rsidP="003A2961">
            <w:pPr>
              <w:numPr>
                <w:ilvl w:val="0"/>
                <w:numId w:val="37"/>
              </w:numPr>
              <w:contextualSpacing/>
              <w:rPr>
                <w:rFonts w:cs="Arial"/>
                <w:bCs/>
                <w:lang w:val="en-GB"/>
              </w:rPr>
            </w:pPr>
            <w:r>
              <w:rPr>
                <w:rFonts w:cs="Arial"/>
                <w:bCs/>
                <w:lang w:val="en-GB"/>
              </w:rPr>
              <w:t>Therapy area2</w:t>
            </w:r>
            <w:r w:rsidR="00A465DE">
              <w:rPr>
                <w:rFonts w:cs="Arial"/>
                <w:bCs/>
                <w:lang w:val="en-GB"/>
              </w:rPr>
              <w:t xml:space="preserve"> </w:t>
            </w:r>
            <w:r w:rsidR="00A465DE" w:rsidRPr="00A465DE">
              <w:rPr>
                <w:rFonts w:cs="Arial"/>
                <w:b/>
                <w:lang w:val="en-GB"/>
              </w:rPr>
              <w:t>(</w:t>
            </w:r>
            <w:r w:rsidR="00155D0C">
              <w:rPr>
                <w:rFonts w:cs="Arial"/>
                <w:b/>
                <w:lang w:val="en-GB"/>
              </w:rPr>
              <w:t>Therapy area 2</w:t>
            </w:r>
            <w:r w:rsidR="00A465DE" w:rsidRPr="00A465DE">
              <w:rPr>
                <w:rFonts w:cs="Arial"/>
                <w:b/>
                <w:lang w:val="en-GB"/>
              </w:rPr>
              <w:t>)</w:t>
            </w:r>
          </w:p>
        </w:tc>
        <w:tc>
          <w:tcPr>
            <w:tcW w:w="3154" w:type="dxa"/>
            <w:tcBorders>
              <w:top w:val="single" w:sz="4" w:space="0" w:color="auto"/>
              <w:left w:val="single" w:sz="4" w:space="0" w:color="auto"/>
              <w:bottom w:val="single" w:sz="4" w:space="0" w:color="auto"/>
              <w:right w:val="single" w:sz="4" w:space="0" w:color="auto"/>
            </w:tcBorders>
            <w:vAlign w:val="center"/>
            <w:hideMark/>
          </w:tcPr>
          <w:p w14:paraId="36298D72" w14:textId="0748D612" w:rsidR="00B16F4D" w:rsidRPr="00896140" w:rsidRDefault="00016776">
            <w:pPr>
              <w:contextualSpacing/>
              <w:jc w:val="center"/>
              <w:rPr>
                <w:rFonts w:cs="Arial"/>
                <w:color w:val="000000"/>
                <w:lang w:val="en-GB"/>
              </w:rPr>
            </w:pPr>
            <w:r w:rsidRPr="00896140">
              <w:rPr>
                <w:rFonts w:cs="Arial"/>
                <w:szCs w:val="24"/>
              </w:rPr>
              <w:t>_______ #</w:t>
            </w:r>
          </w:p>
        </w:tc>
      </w:tr>
      <w:tr w:rsidR="00B16F4D" w:rsidRPr="00896140" w14:paraId="72BA07F0" w14:textId="77777777">
        <w:trPr>
          <w:trHeight w:val="471"/>
          <w:jc w:val="center"/>
        </w:trPr>
        <w:tc>
          <w:tcPr>
            <w:tcW w:w="5716" w:type="dxa"/>
            <w:tcBorders>
              <w:top w:val="single" w:sz="4" w:space="0" w:color="auto"/>
              <w:left w:val="single" w:sz="4" w:space="0" w:color="auto"/>
              <w:bottom w:val="single" w:sz="4" w:space="0" w:color="auto"/>
              <w:right w:val="single" w:sz="4" w:space="0" w:color="auto"/>
            </w:tcBorders>
            <w:vAlign w:val="center"/>
            <w:hideMark/>
          </w:tcPr>
          <w:p w14:paraId="52973E95" w14:textId="77777777" w:rsidR="00B16F4D" w:rsidRPr="00896140" w:rsidRDefault="00B16F4D">
            <w:pPr>
              <w:ind w:left="345"/>
              <w:contextualSpacing/>
              <w:jc w:val="center"/>
              <w:rPr>
                <w:rFonts w:cs="Arial"/>
                <w:b/>
                <w:color w:val="0000FF"/>
                <w:lang w:val="en-GB"/>
              </w:rPr>
            </w:pPr>
            <w:r w:rsidRPr="00896140">
              <w:rPr>
                <w:rFonts w:cs="Arial"/>
                <w:b/>
                <w:lang w:val="en-GB"/>
              </w:rPr>
              <w:t>TOTAL</w:t>
            </w:r>
          </w:p>
        </w:tc>
        <w:tc>
          <w:tcPr>
            <w:tcW w:w="3154" w:type="dxa"/>
            <w:tcBorders>
              <w:top w:val="single" w:sz="4" w:space="0" w:color="auto"/>
              <w:left w:val="single" w:sz="4" w:space="0" w:color="auto"/>
              <w:bottom w:val="single" w:sz="4" w:space="0" w:color="auto"/>
              <w:right w:val="single" w:sz="4" w:space="0" w:color="auto"/>
            </w:tcBorders>
            <w:vAlign w:val="center"/>
            <w:hideMark/>
          </w:tcPr>
          <w:p w14:paraId="0F48B0F9" w14:textId="0B0FF865" w:rsidR="00B16F4D" w:rsidRPr="00896140" w:rsidRDefault="007534B7">
            <w:pPr>
              <w:contextualSpacing/>
              <w:jc w:val="center"/>
              <w:rPr>
                <w:rFonts w:cs="Arial"/>
                <w:b/>
                <w:bCs/>
                <w:color w:val="0000FF"/>
                <w:lang w:val="en-GB"/>
              </w:rPr>
            </w:pPr>
            <w:r>
              <w:rPr>
                <w:rFonts w:cs="Arial"/>
                <w:b/>
                <w:bCs/>
                <w:color w:val="0000FF"/>
                <w:lang w:val="en-GB"/>
              </w:rPr>
              <w:t>[SUM]</w:t>
            </w:r>
          </w:p>
        </w:tc>
      </w:tr>
    </w:tbl>
    <w:p w14:paraId="285395B6" w14:textId="77777777" w:rsidR="00680959" w:rsidRPr="00896140" w:rsidRDefault="00680959" w:rsidP="00CF63E3">
      <w:pPr>
        <w:contextualSpacing/>
        <w:rPr>
          <w:rFonts w:cs="Arial"/>
          <w:color w:val="0000FF"/>
        </w:rPr>
      </w:pPr>
    </w:p>
    <w:p w14:paraId="62B99396" w14:textId="581AF980" w:rsidR="00175B4F" w:rsidRDefault="00175B4F" w:rsidP="00E77D5A">
      <w:pPr>
        <w:ind w:left="454" w:firstLine="266"/>
        <w:contextualSpacing/>
        <w:rPr>
          <w:rFonts w:cs="Arial"/>
          <w:bCs/>
          <w:color w:val="0000FF"/>
        </w:rPr>
      </w:pPr>
      <w:r w:rsidRPr="00F04E63">
        <w:rPr>
          <w:rFonts w:cs="Arial"/>
          <w:color w:val="0000FF"/>
        </w:rPr>
        <w:t>[</w:t>
      </w:r>
      <w:r>
        <w:rPr>
          <w:rFonts w:cs="Arial"/>
          <w:color w:val="0000FF"/>
        </w:rPr>
        <w:t>PN: Thank and t</w:t>
      </w:r>
      <w:r w:rsidRPr="00F04E63">
        <w:rPr>
          <w:rFonts w:cs="Arial"/>
          <w:color w:val="0000FF"/>
        </w:rPr>
        <w:t xml:space="preserve">erminate if </w:t>
      </w:r>
      <w:r>
        <w:rPr>
          <w:rFonts w:cs="Arial"/>
          <w:color w:val="0000FF"/>
        </w:rPr>
        <w:t>S</w:t>
      </w:r>
      <w:r w:rsidR="00B20832">
        <w:rPr>
          <w:rFonts w:cs="Arial"/>
          <w:color w:val="0000FF"/>
        </w:rPr>
        <w:t>9</w:t>
      </w:r>
      <w:r>
        <w:rPr>
          <w:rFonts w:cs="Arial"/>
          <w:color w:val="0000FF"/>
        </w:rPr>
        <w:t xml:space="preserve">_a </w:t>
      </w:r>
      <w:r w:rsidRPr="00F04E63">
        <w:rPr>
          <w:rFonts w:cs="Arial"/>
          <w:color w:val="0000FF"/>
        </w:rPr>
        <w:t xml:space="preserve">&lt; </w:t>
      </w:r>
      <w:r w:rsidR="000A0A30" w:rsidRPr="0037473E">
        <w:rPr>
          <w:rFonts w:cs="Arial"/>
          <w:color w:val="0000FF"/>
        </w:rPr>
        <w:t>15</w:t>
      </w:r>
      <w:r w:rsidRPr="00F04E63">
        <w:rPr>
          <w:rFonts w:cs="Arial"/>
          <w:color w:val="0000FF"/>
        </w:rPr>
        <w:t>]</w:t>
      </w:r>
    </w:p>
    <w:p w14:paraId="42F9BC83" w14:textId="77777777" w:rsidR="00D837D1" w:rsidRDefault="00D837D1" w:rsidP="00D837D1">
      <w:pPr>
        <w:ind w:left="454"/>
        <w:contextualSpacing/>
        <w:rPr>
          <w:rFonts w:cs="Arial"/>
          <w:color w:val="0000FF"/>
        </w:rPr>
      </w:pPr>
    </w:p>
    <w:p w14:paraId="59CE6A8A" w14:textId="50FCF12E" w:rsidR="00D837D1" w:rsidRDefault="00D837D1" w:rsidP="00E77D5A">
      <w:pPr>
        <w:ind w:left="454" w:firstLine="266"/>
        <w:contextualSpacing/>
        <w:rPr>
          <w:rFonts w:cs="Arial"/>
          <w:color w:val="0000FF"/>
        </w:rPr>
      </w:pPr>
      <w:r w:rsidRPr="76D97D87">
        <w:rPr>
          <w:rFonts w:cs="Arial"/>
          <w:color w:val="0000FF"/>
        </w:rPr>
        <w:t>[PN: Skip S10 if S9_a = 0]</w:t>
      </w:r>
    </w:p>
    <w:p w14:paraId="757E7877" w14:textId="77777777" w:rsidR="000E4715" w:rsidRDefault="000E4715" w:rsidP="000E4715">
      <w:pPr>
        <w:ind w:firstLine="454"/>
        <w:contextualSpacing/>
        <w:rPr>
          <w:rFonts w:cs="Arial"/>
          <w:color w:val="0000FF"/>
        </w:rPr>
      </w:pPr>
    </w:p>
    <w:p w14:paraId="2805BFD0" w14:textId="0D7235CE" w:rsidR="00D837D1" w:rsidRPr="00896140" w:rsidRDefault="00D837D1" w:rsidP="00D837D1">
      <w:pPr>
        <w:ind w:left="720" w:hanging="720"/>
        <w:rPr>
          <w:rFonts w:cs="Arial"/>
          <w:szCs w:val="24"/>
        </w:rPr>
      </w:pPr>
      <w:r>
        <w:rPr>
          <w:rFonts w:cs="Arial"/>
          <w:color w:val="0000FF"/>
          <w:szCs w:val="24"/>
        </w:rPr>
        <w:t>S10</w:t>
      </w:r>
      <w:r w:rsidRPr="00896140">
        <w:rPr>
          <w:rFonts w:cs="Arial"/>
          <w:color w:val="0000FF"/>
          <w:szCs w:val="24"/>
        </w:rPr>
        <w:t xml:space="preserve">. </w:t>
      </w:r>
      <w:r w:rsidRPr="00896140">
        <w:rPr>
          <w:rFonts w:cs="Arial"/>
          <w:color w:val="0000FF"/>
          <w:szCs w:val="24"/>
        </w:rPr>
        <w:tab/>
      </w:r>
      <w:r w:rsidRPr="00896140">
        <w:rPr>
          <w:rFonts w:cs="Arial"/>
          <w:szCs w:val="24"/>
        </w:rPr>
        <w:t xml:space="preserve">Of your </w:t>
      </w:r>
      <w:r w:rsidR="003F07D1" w:rsidRPr="00750361">
        <w:rPr>
          <w:rFonts w:cs="Arial"/>
          <w:color w:val="0000FF"/>
        </w:rPr>
        <w:t xml:space="preserve">[pipe in </w:t>
      </w:r>
      <w:r w:rsidR="00750361" w:rsidRPr="00750361">
        <w:rPr>
          <w:rFonts w:cs="Arial"/>
          <w:color w:val="0000FF"/>
        </w:rPr>
        <w:t>S9_a</w:t>
      </w:r>
      <w:r w:rsidR="003F07D1" w:rsidRPr="00750361">
        <w:rPr>
          <w:rFonts w:cs="Arial"/>
          <w:color w:val="0000FF"/>
        </w:rPr>
        <w:t>]</w:t>
      </w:r>
      <w:r w:rsidR="00750361">
        <w:rPr>
          <w:rFonts w:cs="Arial"/>
          <w:szCs w:val="24"/>
        </w:rPr>
        <w:t xml:space="preserve"> </w:t>
      </w:r>
      <w:r w:rsidR="00006A8C">
        <w:rPr>
          <w:b/>
          <w:bCs/>
          <w:lang w:eastAsia="ja-JP"/>
        </w:rPr>
        <w:t>Therapy area</w:t>
      </w:r>
      <w:r w:rsidRPr="0067255F">
        <w:rPr>
          <w:b/>
          <w:bCs/>
          <w:lang w:eastAsia="ja-JP"/>
        </w:rPr>
        <w:t>(</w:t>
      </w:r>
      <w:r w:rsidR="00006A8C">
        <w:rPr>
          <w:rFonts w:cs="Arial"/>
          <w:b/>
          <w:szCs w:val="24"/>
        </w:rPr>
        <w:t>THERAPY AREA</w:t>
      </w:r>
      <w:r w:rsidRPr="0067255F">
        <w:rPr>
          <w:b/>
          <w:bCs/>
          <w:lang w:eastAsia="ja-JP"/>
        </w:rPr>
        <w:t>)</w:t>
      </w:r>
      <w:r w:rsidRPr="00896140">
        <w:rPr>
          <w:rFonts w:cs="Arial"/>
          <w:szCs w:val="24"/>
        </w:rPr>
        <w:t xml:space="preserve"> patients seen in the </w:t>
      </w:r>
      <w:r w:rsidRPr="00896140">
        <w:rPr>
          <w:rFonts w:cs="Arial"/>
          <w:b/>
          <w:szCs w:val="24"/>
          <w:u w:val="single"/>
        </w:rPr>
        <w:t>past 12 months</w:t>
      </w:r>
      <w:r w:rsidRPr="00896140">
        <w:rPr>
          <w:rFonts w:cs="Arial"/>
          <w:szCs w:val="24"/>
        </w:rPr>
        <w:t xml:space="preserve">, how would you describe the </w:t>
      </w:r>
      <w:r>
        <w:rPr>
          <w:rFonts w:cs="Arial"/>
          <w:szCs w:val="24"/>
        </w:rPr>
        <w:t>level of severity of these patients</w:t>
      </w:r>
      <w:r w:rsidRPr="00896140">
        <w:rPr>
          <w:rFonts w:cs="Arial"/>
          <w:szCs w:val="24"/>
        </w:rPr>
        <w:t>?</w:t>
      </w:r>
    </w:p>
    <w:p w14:paraId="7F9C5658" w14:textId="77777777" w:rsidR="00D837D1" w:rsidRPr="00896140" w:rsidRDefault="00D837D1" w:rsidP="00D837D1">
      <w:pPr>
        <w:ind w:left="720" w:hanging="720"/>
        <w:rPr>
          <w:rFonts w:cs="Arial"/>
          <w:szCs w:val="24"/>
        </w:rPr>
      </w:pPr>
    </w:p>
    <w:p w14:paraId="2BA95F43" w14:textId="6BD6CCDA" w:rsidR="00D837D1" w:rsidRPr="00896140" w:rsidRDefault="00D837D1" w:rsidP="00D837D1">
      <w:pPr>
        <w:ind w:left="720"/>
        <w:rPr>
          <w:rFonts w:cs="Arial"/>
          <w:szCs w:val="24"/>
        </w:rPr>
      </w:pPr>
      <w:r w:rsidRPr="00896140">
        <w:rPr>
          <w:rFonts w:cs="Arial"/>
          <w:szCs w:val="24"/>
        </w:rPr>
        <w:t xml:space="preserve">Your answer must sum to </w:t>
      </w:r>
      <w:r w:rsidR="00FE1BAA" w:rsidRPr="00896140">
        <w:rPr>
          <w:rFonts w:eastAsia="Segoe UI" w:cs="Arial"/>
          <w:b/>
          <w:color w:val="0000FF"/>
          <w:szCs w:val="24"/>
        </w:rPr>
        <w:t xml:space="preserve">[PN: </w:t>
      </w:r>
      <w:r w:rsidR="00FE1BAA">
        <w:rPr>
          <w:rFonts w:eastAsia="Segoe UI" w:cs="Arial"/>
          <w:b/>
          <w:color w:val="0000FF"/>
          <w:szCs w:val="24"/>
        </w:rPr>
        <w:t>S9_a]</w:t>
      </w:r>
    </w:p>
    <w:p w14:paraId="1BB85965" w14:textId="77777777" w:rsidR="00D837D1" w:rsidRPr="00896140" w:rsidRDefault="00D837D1" w:rsidP="00D837D1">
      <w:pPr>
        <w:ind w:firstLine="720"/>
        <w:rPr>
          <w:rFonts w:cs="Arial"/>
          <w:color w:val="3333FF"/>
          <w:szCs w:val="24"/>
        </w:rPr>
      </w:pPr>
    </w:p>
    <w:p w14:paraId="0A4A392F" w14:textId="77777777" w:rsidR="00D837D1" w:rsidRPr="00896140" w:rsidRDefault="00D837D1" w:rsidP="00D837D1">
      <w:pPr>
        <w:ind w:firstLine="720"/>
        <w:rPr>
          <w:rFonts w:cs="Arial"/>
          <w:color w:val="0000FF"/>
          <w:szCs w:val="24"/>
        </w:rPr>
      </w:pPr>
      <w:r w:rsidRPr="00896140">
        <w:rPr>
          <w:rFonts w:cs="Arial"/>
          <w:color w:val="0000FF"/>
          <w:szCs w:val="24"/>
        </w:rPr>
        <w:t xml:space="preserve">[PN: </w:t>
      </w:r>
      <w:r w:rsidRPr="00896140">
        <w:rPr>
          <w:rFonts w:eastAsia="Segoe UI" w:cs="Arial"/>
          <w:color w:val="0000FF"/>
          <w:szCs w:val="24"/>
        </w:rPr>
        <w:t>Total must sum to 100%. Do not randomize options.]</w:t>
      </w:r>
    </w:p>
    <w:p w14:paraId="5C806A1C" w14:textId="77777777" w:rsidR="00D837D1" w:rsidRPr="00896140" w:rsidRDefault="00D837D1" w:rsidP="00D837D1">
      <w:pPr>
        <w:ind w:firstLine="720"/>
        <w:rPr>
          <w:rFonts w:cs="Arial"/>
          <w:color w:val="3333FF"/>
          <w:szCs w:val="24"/>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5669"/>
        <w:gridCol w:w="2693"/>
      </w:tblGrid>
      <w:tr w:rsidR="00D837D1" w:rsidRPr="00896140" w14:paraId="389D2BCE" w14:textId="77777777" w:rsidTr="00CE5B04">
        <w:trPr>
          <w:trHeight w:val="454"/>
        </w:trPr>
        <w:tc>
          <w:tcPr>
            <w:tcW w:w="5669" w:type="dxa"/>
            <w:vAlign w:val="center"/>
          </w:tcPr>
          <w:p w14:paraId="45738A31" w14:textId="5FEEECFF" w:rsidR="00D837D1" w:rsidRPr="00896140" w:rsidRDefault="00D837D1" w:rsidP="00CE5B04">
            <w:pPr>
              <w:jc w:val="center"/>
              <w:rPr>
                <w:rFonts w:ascii="Arial" w:hAnsi="Arial" w:cs="Arial"/>
                <w:b/>
                <w:sz w:val="24"/>
                <w:szCs w:val="24"/>
              </w:rPr>
            </w:pPr>
            <w:r>
              <w:rPr>
                <w:rFonts w:ascii="Arial" w:hAnsi="Arial" w:cs="Arial"/>
                <w:b/>
                <w:sz w:val="24"/>
                <w:szCs w:val="24"/>
              </w:rPr>
              <w:t xml:space="preserve">Severity of </w:t>
            </w:r>
            <w:r w:rsidR="00006A8C">
              <w:rPr>
                <w:rFonts w:ascii="Arial" w:hAnsi="Arial" w:cs="Arial"/>
                <w:b/>
                <w:sz w:val="24"/>
                <w:szCs w:val="24"/>
              </w:rPr>
              <w:t>THERAPY AREA</w:t>
            </w:r>
          </w:p>
        </w:tc>
        <w:tc>
          <w:tcPr>
            <w:tcW w:w="2693" w:type="dxa"/>
            <w:vAlign w:val="center"/>
          </w:tcPr>
          <w:p w14:paraId="7C89415B" w14:textId="7060E071" w:rsidR="00D837D1" w:rsidRPr="00896140" w:rsidRDefault="00BC248E" w:rsidP="00CE5B04">
            <w:pPr>
              <w:jc w:val="center"/>
              <w:rPr>
                <w:rFonts w:ascii="Arial" w:hAnsi="Arial" w:cs="Arial"/>
                <w:b/>
                <w:sz w:val="24"/>
                <w:szCs w:val="24"/>
              </w:rPr>
            </w:pPr>
            <w:r>
              <w:rPr>
                <w:rFonts w:ascii="Arial" w:hAnsi="Arial" w:cs="Arial"/>
                <w:b/>
                <w:sz w:val="24"/>
                <w:szCs w:val="24"/>
              </w:rPr>
              <w:t xml:space="preserve">Number </w:t>
            </w:r>
            <w:r w:rsidR="00D837D1" w:rsidRPr="00896140">
              <w:rPr>
                <w:rFonts w:ascii="Arial" w:hAnsi="Arial" w:cs="Arial"/>
                <w:b/>
                <w:sz w:val="24"/>
                <w:szCs w:val="24"/>
              </w:rPr>
              <w:t>of Patients</w:t>
            </w:r>
          </w:p>
        </w:tc>
      </w:tr>
      <w:tr w:rsidR="00D837D1" w:rsidRPr="00896140" w14:paraId="3ED82156" w14:textId="77777777" w:rsidTr="00CE5B04">
        <w:trPr>
          <w:trHeight w:val="454"/>
        </w:trPr>
        <w:tc>
          <w:tcPr>
            <w:tcW w:w="5669" w:type="dxa"/>
            <w:vAlign w:val="center"/>
          </w:tcPr>
          <w:p w14:paraId="00A65F79" w14:textId="5CBF6BE7" w:rsidR="00D837D1" w:rsidRPr="00896140" w:rsidRDefault="00D837D1" w:rsidP="00D837D1">
            <w:pPr>
              <w:pStyle w:val="ListParagraph"/>
              <w:numPr>
                <w:ilvl w:val="0"/>
                <w:numId w:val="24"/>
              </w:numPr>
              <w:ind w:left="499" w:hanging="357"/>
              <w:rPr>
                <w:rFonts w:asciiTheme="majorHAnsi" w:hAnsiTheme="majorHAnsi" w:cstheme="majorHAnsi"/>
                <w:sz w:val="24"/>
                <w:szCs w:val="24"/>
              </w:rPr>
            </w:pPr>
            <w:r w:rsidRPr="00896140">
              <w:rPr>
                <w:rFonts w:asciiTheme="majorHAnsi" w:hAnsiTheme="majorHAnsi" w:cstheme="majorHAnsi"/>
                <w:sz w:val="24"/>
                <w:szCs w:val="24"/>
              </w:rPr>
              <w:t xml:space="preserve">Mild </w:t>
            </w:r>
            <w:r w:rsidR="00006A8C">
              <w:rPr>
                <w:rFonts w:asciiTheme="majorHAnsi" w:hAnsiTheme="majorHAnsi" w:cstheme="majorHAnsi"/>
                <w:sz w:val="24"/>
                <w:szCs w:val="24"/>
              </w:rPr>
              <w:t>THERAPY AREA</w:t>
            </w:r>
          </w:p>
        </w:tc>
        <w:tc>
          <w:tcPr>
            <w:tcW w:w="2693" w:type="dxa"/>
            <w:vAlign w:val="center"/>
          </w:tcPr>
          <w:p w14:paraId="09A94C13" w14:textId="45BE1AEF" w:rsidR="00D837D1" w:rsidRPr="00896140" w:rsidRDefault="00D837D1" w:rsidP="00CE5B04">
            <w:pPr>
              <w:jc w:val="center"/>
              <w:rPr>
                <w:rFonts w:ascii="Arial" w:hAnsi="Arial" w:cs="Arial"/>
                <w:sz w:val="24"/>
                <w:szCs w:val="24"/>
              </w:rPr>
            </w:pPr>
            <w:r w:rsidRPr="00896140">
              <w:rPr>
                <w:rFonts w:ascii="Arial" w:hAnsi="Arial" w:cs="Arial"/>
                <w:sz w:val="24"/>
                <w:szCs w:val="24"/>
              </w:rPr>
              <w:t>_______</w:t>
            </w:r>
            <w:r w:rsidR="00BC248E">
              <w:rPr>
                <w:rFonts w:ascii="Arial" w:hAnsi="Arial" w:cs="Arial"/>
                <w:sz w:val="24"/>
                <w:szCs w:val="24"/>
              </w:rPr>
              <w:t>#</w:t>
            </w:r>
          </w:p>
        </w:tc>
      </w:tr>
      <w:tr w:rsidR="00D837D1" w:rsidRPr="00896140" w14:paraId="2D1668B8" w14:textId="77777777" w:rsidTr="00CE5B04">
        <w:trPr>
          <w:trHeight w:val="454"/>
        </w:trPr>
        <w:tc>
          <w:tcPr>
            <w:tcW w:w="5669" w:type="dxa"/>
            <w:vAlign w:val="center"/>
          </w:tcPr>
          <w:p w14:paraId="0483BA92" w14:textId="03DCF9CD" w:rsidR="00D837D1" w:rsidRPr="00896140" w:rsidRDefault="00D837D1" w:rsidP="00D837D1">
            <w:pPr>
              <w:pStyle w:val="ListParagraph"/>
              <w:numPr>
                <w:ilvl w:val="0"/>
                <w:numId w:val="24"/>
              </w:numPr>
              <w:ind w:left="499" w:hanging="357"/>
              <w:rPr>
                <w:rFonts w:asciiTheme="majorHAnsi" w:hAnsiTheme="majorHAnsi" w:cstheme="majorHAnsi"/>
                <w:sz w:val="24"/>
                <w:szCs w:val="24"/>
              </w:rPr>
            </w:pPr>
            <w:r w:rsidRPr="00896140">
              <w:rPr>
                <w:rFonts w:asciiTheme="majorHAnsi" w:hAnsiTheme="majorHAnsi" w:cstheme="majorHAnsi"/>
                <w:sz w:val="24"/>
                <w:szCs w:val="24"/>
              </w:rPr>
              <w:t>Moderate</w:t>
            </w:r>
            <w:r>
              <w:rPr>
                <w:rFonts w:asciiTheme="majorHAnsi" w:hAnsiTheme="majorHAnsi" w:cstheme="majorHAnsi"/>
                <w:sz w:val="24"/>
                <w:szCs w:val="24"/>
              </w:rPr>
              <w:t xml:space="preserve"> </w:t>
            </w:r>
            <w:r w:rsidR="00006A8C">
              <w:rPr>
                <w:rFonts w:asciiTheme="majorHAnsi" w:hAnsiTheme="majorHAnsi" w:cstheme="majorHAnsi"/>
                <w:sz w:val="24"/>
                <w:szCs w:val="24"/>
              </w:rPr>
              <w:t>THERAPY AREA</w:t>
            </w:r>
            <w:r w:rsidRPr="00896140">
              <w:rPr>
                <w:rFonts w:asciiTheme="majorHAnsi" w:hAnsiTheme="majorHAnsi" w:cstheme="majorHAnsi"/>
                <w:sz w:val="24"/>
                <w:szCs w:val="24"/>
              </w:rPr>
              <w:t xml:space="preserve"> </w:t>
            </w:r>
          </w:p>
        </w:tc>
        <w:tc>
          <w:tcPr>
            <w:tcW w:w="2693" w:type="dxa"/>
            <w:vAlign w:val="center"/>
          </w:tcPr>
          <w:p w14:paraId="4C99386C" w14:textId="48FB3B3A" w:rsidR="00D837D1" w:rsidRPr="000F07B8" w:rsidRDefault="00D837D1" w:rsidP="00CE5B04">
            <w:pPr>
              <w:jc w:val="center"/>
              <w:rPr>
                <w:rFonts w:ascii="Arial" w:hAnsi="Arial" w:cs="Arial"/>
                <w:sz w:val="24"/>
                <w:szCs w:val="24"/>
              </w:rPr>
            </w:pPr>
            <w:r w:rsidRPr="000F07B8">
              <w:rPr>
                <w:rFonts w:ascii="Arial" w:hAnsi="Arial" w:cs="Arial"/>
                <w:sz w:val="24"/>
                <w:szCs w:val="24"/>
              </w:rPr>
              <w:t>_______</w:t>
            </w:r>
            <w:r w:rsidR="00BC248E">
              <w:rPr>
                <w:rFonts w:ascii="Arial" w:hAnsi="Arial" w:cs="Arial"/>
                <w:sz w:val="24"/>
                <w:szCs w:val="24"/>
              </w:rPr>
              <w:t>#</w:t>
            </w:r>
          </w:p>
        </w:tc>
      </w:tr>
      <w:tr w:rsidR="00D837D1" w:rsidRPr="00896140" w14:paraId="6A84EDA7" w14:textId="77777777" w:rsidTr="00CE5B04">
        <w:trPr>
          <w:trHeight w:val="454"/>
        </w:trPr>
        <w:tc>
          <w:tcPr>
            <w:tcW w:w="5669" w:type="dxa"/>
            <w:vAlign w:val="center"/>
          </w:tcPr>
          <w:p w14:paraId="4FBC1A62" w14:textId="61E53CA7" w:rsidR="00D837D1" w:rsidRPr="00896140" w:rsidRDefault="00D837D1" w:rsidP="00D837D1">
            <w:pPr>
              <w:pStyle w:val="ListParagraph"/>
              <w:numPr>
                <w:ilvl w:val="0"/>
                <w:numId w:val="24"/>
              </w:numPr>
              <w:ind w:left="499" w:hanging="357"/>
              <w:rPr>
                <w:rFonts w:asciiTheme="majorHAnsi" w:hAnsiTheme="majorHAnsi" w:cstheme="majorHAnsi"/>
                <w:sz w:val="24"/>
                <w:szCs w:val="24"/>
              </w:rPr>
            </w:pPr>
            <w:r w:rsidRPr="00896140">
              <w:rPr>
                <w:rFonts w:asciiTheme="majorHAnsi" w:hAnsiTheme="majorHAnsi" w:cstheme="majorHAnsi"/>
                <w:sz w:val="24"/>
                <w:szCs w:val="24"/>
              </w:rPr>
              <w:t xml:space="preserve">Severe </w:t>
            </w:r>
            <w:r w:rsidR="00006A8C">
              <w:rPr>
                <w:rFonts w:asciiTheme="majorHAnsi" w:hAnsiTheme="majorHAnsi" w:cstheme="majorHAnsi"/>
                <w:sz w:val="24"/>
                <w:szCs w:val="24"/>
              </w:rPr>
              <w:t>THERAPY AREA</w:t>
            </w:r>
          </w:p>
        </w:tc>
        <w:tc>
          <w:tcPr>
            <w:tcW w:w="2693" w:type="dxa"/>
            <w:vAlign w:val="center"/>
          </w:tcPr>
          <w:p w14:paraId="7E4CFCA3" w14:textId="7309DD66" w:rsidR="00D837D1" w:rsidRPr="000F07B8" w:rsidRDefault="00D837D1" w:rsidP="00CE5B04">
            <w:pPr>
              <w:jc w:val="center"/>
              <w:rPr>
                <w:rFonts w:ascii="Arial" w:hAnsi="Arial" w:cs="Arial"/>
                <w:sz w:val="24"/>
                <w:szCs w:val="24"/>
              </w:rPr>
            </w:pPr>
            <w:r w:rsidRPr="000F07B8">
              <w:rPr>
                <w:rFonts w:ascii="Arial" w:hAnsi="Arial" w:cs="Arial"/>
                <w:sz w:val="24"/>
                <w:szCs w:val="24"/>
              </w:rPr>
              <w:t>_______</w:t>
            </w:r>
            <w:r w:rsidR="00BC248E">
              <w:rPr>
                <w:rFonts w:ascii="Arial" w:hAnsi="Arial" w:cs="Arial"/>
                <w:sz w:val="24"/>
                <w:szCs w:val="24"/>
              </w:rPr>
              <w:t>#</w:t>
            </w:r>
          </w:p>
        </w:tc>
      </w:tr>
      <w:tr w:rsidR="00D837D1" w:rsidRPr="00896140" w14:paraId="3B9256A3" w14:textId="77777777" w:rsidTr="00CE5B04">
        <w:trPr>
          <w:trHeight w:val="454"/>
        </w:trPr>
        <w:tc>
          <w:tcPr>
            <w:tcW w:w="5669" w:type="dxa"/>
            <w:vAlign w:val="center"/>
          </w:tcPr>
          <w:p w14:paraId="089E0400" w14:textId="77777777" w:rsidR="00D837D1" w:rsidRPr="00896140" w:rsidRDefault="00D837D1" w:rsidP="00CE5B04">
            <w:pPr>
              <w:jc w:val="center"/>
              <w:rPr>
                <w:rFonts w:ascii="Arial" w:hAnsi="Arial" w:cs="Arial"/>
                <w:b/>
                <w:sz w:val="24"/>
                <w:szCs w:val="24"/>
              </w:rPr>
            </w:pPr>
            <w:r w:rsidRPr="00896140">
              <w:rPr>
                <w:rFonts w:ascii="Arial" w:hAnsi="Arial" w:cs="Arial"/>
                <w:b/>
                <w:sz w:val="24"/>
                <w:szCs w:val="24"/>
              </w:rPr>
              <w:t>TOTAL</w:t>
            </w:r>
          </w:p>
        </w:tc>
        <w:tc>
          <w:tcPr>
            <w:tcW w:w="2693" w:type="dxa"/>
            <w:vAlign w:val="center"/>
          </w:tcPr>
          <w:p w14:paraId="310C2FCB" w14:textId="795AA1F3" w:rsidR="00D837D1" w:rsidRPr="00896140" w:rsidRDefault="00D837D1" w:rsidP="00CE5B04">
            <w:pPr>
              <w:jc w:val="center"/>
              <w:rPr>
                <w:rFonts w:ascii="Arial" w:hAnsi="Arial" w:cs="Arial"/>
                <w:sz w:val="24"/>
                <w:szCs w:val="24"/>
              </w:rPr>
            </w:pPr>
            <w:r w:rsidRPr="00896140">
              <w:rPr>
                <w:rFonts w:ascii="Arial" w:eastAsia="Segoe UI" w:hAnsi="Arial" w:cs="Arial"/>
                <w:b/>
                <w:color w:val="0000FF"/>
                <w:sz w:val="24"/>
                <w:szCs w:val="24"/>
              </w:rPr>
              <w:t xml:space="preserve">[PN: </w:t>
            </w:r>
            <w:r>
              <w:rPr>
                <w:rFonts w:ascii="Arial" w:eastAsia="Segoe UI" w:hAnsi="Arial" w:cs="Arial"/>
                <w:b/>
                <w:color w:val="0000FF"/>
                <w:sz w:val="24"/>
                <w:szCs w:val="24"/>
              </w:rPr>
              <w:t>Sum to</w:t>
            </w:r>
            <w:r w:rsidRPr="002E4C7B">
              <w:rPr>
                <w:rFonts w:ascii="Arial" w:eastAsia="Segoe UI" w:hAnsi="Arial" w:cs="Arial"/>
                <w:b/>
                <w:color w:val="0000FF"/>
                <w:sz w:val="24"/>
                <w:szCs w:val="24"/>
              </w:rPr>
              <w:t xml:space="preserve"> </w:t>
            </w:r>
            <w:r w:rsidR="002E4DAE">
              <w:rPr>
                <w:rFonts w:ascii="Arial" w:eastAsia="Segoe UI" w:hAnsi="Arial" w:cs="Arial"/>
                <w:b/>
                <w:color w:val="0000FF"/>
                <w:sz w:val="24"/>
                <w:szCs w:val="24"/>
              </w:rPr>
              <w:t>S9_a</w:t>
            </w:r>
            <w:r w:rsidR="00FE1BAA">
              <w:rPr>
                <w:rFonts w:ascii="Arial" w:eastAsia="Segoe UI" w:hAnsi="Arial" w:cs="Arial"/>
                <w:b/>
                <w:color w:val="0000FF"/>
                <w:sz w:val="24"/>
                <w:szCs w:val="24"/>
              </w:rPr>
              <w:t>]</w:t>
            </w:r>
          </w:p>
        </w:tc>
      </w:tr>
    </w:tbl>
    <w:p w14:paraId="11A144F9" w14:textId="77777777" w:rsidR="005044E3" w:rsidRDefault="005044E3" w:rsidP="005044E3">
      <w:pPr>
        <w:contextualSpacing/>
        <w:rPr>
          <w:rFonts w:cs="Arial"/>
          <w:color w:val="0000FF"/>
        </w:rPr>
      </w:pPr>
    </w:p>
    <w:p w14:paraId="7FC2B3DD" w14:textId="220FCC23" w:rsidR="00184A81" w:rsidRDefault="00184A81" w:rsidP="00184A81">
      <w:pPr>
        <w:tabs>
          <w:tab w:val="left" w:pos="1830"/>
        </w:tabs>
        <w:ind w:left="720" w:hanging="720"/>
        <w:contextualSpacing/>
        <w:rPr>
          <w:color w:val="0000FF"/>
          <w:szCs w:val="24"/>
        </w:rPr>
      </w:pPr>
      <w:r>
        <w:rPr>
          <w:color w:val="0000FF"/>
          <w:szCs w:val="24"/>
        </w:rPr>
        <w:tab/>
        <w:t>[PN: Thank and Terminate if S10_b+c = 0]</w:t>
      </w:r>
    </w:p>
    <w:p w14:paraId="5BA57481" w14:textId="77777777" w:rsidR="00CC542C" w:rsidRDefault="00CC542C" w:rsidP="00184A81">
      <w:pPr>
        <w:tabs>
          <w:tab w:val="left" w:pos="1830"/>
        </w:tabs>
        <w:ind w:left="720" w:hanging="720"/>
        <w:contextualSpacing/>
        <w:rPr>
          <w:color w:val="0000FF"/>
          <w:szCs w:val="24"/>
        </w:rPr>
      </w:pPr>
    </w:p>
    <w:p w14:paraId="25CC462F" w14:textId="2507CF0B" w:rsidR="00184A81" w:rsidRDefault="00CC542C" w:rsidP="00184A81">
      <w:pPr>
        <w:tabs>
          <w:tab w:val="left" w:pos="1830"/>
        </w:tabs>
        <w:ind w:left="720" w:hanging="720"/>
        <w:contextualSpacing/>
        <w:rPr>
          <w:color w:val="0000FF"/>
          <w:szCs w:val="24"/>
        </w:rPr>
      </w:pPr>
      <w:r>
        <w:rPr>
          <w:color w:val="0000FF"/>
          <w:szCs w:val="24"/>
        </w:rPr>
        <w:tab/>
        <w:t>[PN: Skip S10a if S10_b+c = 0]</w:t>
      </w:r>
    </w:p>
    <w:p w14:paraId="0DD1C94B" w14:textId="77777777" w:rsidR="00CC542C" w:rsidRDefault="00CC542C" w:rsidP="00184A81">
      <w:pPr>
        <w:tabs>
          <w:tab w:val="left" w:pos="1830"/>
        </w:tabs>
        <w:ind w:left="720" w:hanging="720"/>
        <w:contextualSpacing/>
        <w:rPr>
          <w:color w:val="0000FF"/>
          <w:szCs w:val="24"/>
        </w:rPr>
      </w:pPr>
    </w:p>
    <w:p w14:paraId="6003DBEC" w14:textId="755F496A" w:rsidR="00184A81" w:rsidRDefault="00184A81" w:rsidP="00184A81">
      <w:pPr>
        <w:tabs>
          <w:tab w:val="left" w:pos="1830"/>
        </w:tabs>
        <w:ind w:left="720" w:hanging="720"/>
        <w:contextualSpacing/>
        <w:rPr>
          <w:szCs w:val="24"/>
        </w:rPr>
      </w:pPr>
      <w:r w:rsidRPr="00184A81">
        <w:rPr>
          <w:color w:val="0000FF"/>
          <w:szCs w:val="24"/>
        </w:rPr>
        <w:t>S10a</w:t>
      </w:r>
      <w:r w:rsidRPr="00253333">
        <w:rPr>
          <w:color w:val="0000FF"/>
          <w:szCs w:val="24"/>
        </w:rPr>
        <w:t>.</w:t>
      </w:r>
      <w:r w:rsidRPr="00253333">
        <w:rPr>
          <w:color w:val="0000FF"/>
          <w:szCs w:val="24"/>
        </w:rPr>
        <w:tab/>
      </w:r>
      <w:r w:rsidR="00F441B0" w:rsidRPr="00C15771">
        <w:rPr>
          <w:szCs w:val="24"/>
        </w:rPr>
        <w:t xml:space="preserve">Of the </w:t>
      </w:r>
      <w:r w:rsidR="00210331">
        <w:rPr>
          <w:color w:val="0000FF"/>
          <w:szCs w:val="24"/>
        </w:rPr>
        <w:t>[</w:t>
      </w:r>
      <w:r w:rsidR="00C15771">
        <w:rPr>
          <w:color w:val="0000FF"/>
          <w:szCs w:val="24"/>
        </w:rPr>
        <w:t xml:space="preserve">PN: </w:t>
      </w:r>
      <w:r w:rsidR="00210331">
        <w:rPr>
          <w:color w:val="0000FF"/>
          <w:szCs w:val="24"/>
        </w:rPr>
        <w:t>pipe in S10_b</w:t>
      </w:r>
      <w:r w:rsidR="001C7D93">
        <w:rPr>
          <w:color w:val="0000FF"/>
          <w:szCs w:val="24"/>
        </w:rPr>
        <w:t>+c</w:t>
      </w:r>
      <w:r w:rsidR="00210331">
        <w:rPr>
          <w:color w:val="0000FF"/>
          <w:szCs w:val="24"/>
        </w:rPr>
        <w:t>]</w:t>
      </w:r>
      <w:r w:rsidR="00F441B0">
        <w:rPr>
          <w:color w:val="0000FF"/>
          <w:szCs w:val="24"/>
        </w:rPr>
        <w:t xml:space="preserve"> </w:t>
      </w:r>
      <w:r w:rsidR="00CC542C">
        <w:rPr>
          <w:b/>
          <w:szCs w:val="24"/>
        </w:rPr>
        <w:t xml:space="preserve">moderate to severe </w:t>
      </w:r>
      <w:r w:rsidR="00006A8C">
        <w:rPr>
          <w:b/>
          <w:szCs w:val="24"/>
        </w:rPr>
        <w:t>THERAPY AREA</w:t>
      </w:r>
      <w:r>
        <w:rPr>
          <w:bCs/>
          <w:color w:val="0000FF"/>
          <w:szCs w:val="24"/>
        </w:rPr>
        <w:t xml:space="preserve"> </w:t>
      </w:r>
      <w:r w:rsidRPr="00253333">
        <w:rPr>
          <w:szCs w:val="24"/>
        </w:rPr>
        <w:t xml:space="preserve">patients </w:t>
      </w:r>
      <w:r w:rsidR="00553F8E">
        <w:rPr>
          <w:szCs w:val="24"/>
        </w:rPr>
        <w:t xml:space="preserve">you have </w:t>
      </w:r>
      <w:r>
        <w:rPr>
          <w:szCs w:val="24"/>
        </w:rPr>
        <w:t xml:space="preserve">seen in the </w:t>
      </w:r>
      <w:r w:rsidRPr="00CC542C">
        <w:rPr>
          <w:b/>
          <w:bCs/>
          <w:szCs w:val="24"/>
          <w:u w:val="single"/>
        </w:rPr>
        <w:t>past 12 months</w:t>
      </w:r>
      <w:r w:rsidR="00553F8E">
        <w:rPr>
          <w:szCs w:val="24"/>
        </w:rPr>
        <w:t>, h</w:t>
      </w:r>
      <w:r w:rsidRPr="009A00E8">
        <w:rPr>
          <w:szCs w:val="24"/>
        </w:rPr>
        <w:t>ow</w:t>
      </w:r>
      <w:r w:rsidRPr="00253333">
        <w:rPr>
          <w:szCs w:val="24"/>
        </w:rPr>
        <w:t xml:space="preserve"> many </w:t>
      </w:r>
      <w:r>
        <w:rPr>
          <w:szCs w:val="24"/>
        </w:rPr>
        <w:t xml:space="preserve">fall into each of the below </w:t>
      </w:r>
      <w:r w:rsidRPr="00F2255F">
        <w:rPr>
          <w:b/>
          <w:szCs w:val="24"/>
        </w:rPr>
        <w:t>patient types</w:t>
      </w:r>
      <w:r>
        <w:rPr>
          <w:szCs w:val="24"/>
        </w:rPr>
        <w:t>?</w:t>
      </w:r>
    </w:p>
    <w:p w14:paraId="0F18C7ED" w14:textId="77777777" w:rsidR="00184A81" w:rsidRDefault="00184A81" w:rsidP="00184A81">
      <w:pPr>
        <w:tabs>
          <w:tab w:val="left" w:pos="1830"/>
        </w:tabs>
        <w:ind w:left="720" w:hanging="720"/>
        <w:contextualSpacing/>
        <w:rPr>
          <w:szCs w:val="24"/>
        </w:rPr>
      </w:pPr>
    </w:p>
    <w:p w14:paraId="5865EFC5" w14:textId="477BC353" w:rsidR="00184A81" w:rsidRDefault="00184A81" w:rsidP="00184A81">
      <w:pPr>
        <w:tabs>
          <w:tab w:val="left" w:pos="1830"/>
        </w:tabs>
        <w:ind w:left="720" w:hanging="720"/>
        <w:contextualSpacing/>
        <w:rPr>
          <w:rFonts w:eastAsia="Times New Roman"/>
          <w:bCs/>
          <w:noProof/>
          <w:color w:val="0000FF"/>
          <w:szCs w:val="24"/>
        </w:rPr>
      </w:pPr>
      <w:r>
        <w:rPr>
          <w:szCs w:val="24"/>
        </w:rPr>
        <w:lastRenderedPageBreak/>
        <w:tab/>
      </w:r>
      <w:r w:rsidRPr="0016575D">
        <w:rPr>
          <w:rFonts w:eastAsia="Times New Roman"/>
          <w:bCs/>
          <w:noProof/>
          <w:szCs w:val="24"/>
        </w:rPr>
        <w:t xml:space="preserve">Your answers must add up to </w:t>
      </w:r>
      <w:r w:rsidRPr="0016575D">
        <w:rPr>
          <w:b/>
          <w:bCs/>
          <w:color w:val="3333FF"/>
          <w:szCs w:val="24"/>
        </w:rPr>
        <w:t>[PN: Insert S</w:t>
      </w:r>
      <w:r w:rsidR="00CC542C">
        <w:rPr>
          <w:b/>
          <w:bCs/>
          <w:color w:val="3333FF"/>
          <w:szCs w:val="24"/>
        </w:rPr>
        <w:t>10</w:t>
      </w:r>
      <w:r w:rsidR="00E332EC">
        <w:rPr>
          <w:b/>
          <w:bCs/>
          <w:color w:val="3333FF"/>
          <w:szCs w:val="24"/>
        </w:rPr>
        <w:t>_</w:t>
      </w:r>
      <w:r w:rsidRPr="0016575D">
        <w:rPr>
          <w:b/>
          <w:bCs/>
          <w:color w:val="3333FF"/>
          <w:szCs w:val="24"/>
        </w:rPr>
        <w:t>b+c]</w:t>
      </w:r>
      <w:r w:rsidRPr="0016575D">
        <w:rPr>
          <w:b/>
          <w:bCs/>
          <w:szCs w:val="24"/>
        </w:rPr>
        <w:t xml:space="preserve"> </w:t>
      </w:r>
      <w:r w:rsidR="00CC542C">
        <w:rPr>
          <w:b/>
          <w:bCs/>
          <w:szCs w:val="24"/>
        </w:rPr>
        <w:t>moderate t</w:t>
      </w:r>
      <w:r w:rsidR="00C513AB">
        <w:rPr>
          <w:b/>
          <w:bCs/>
          <w:szCs w:val="24"/>
        </w:rPr>
        <w:t xml:space="preserve">o severe </w:t>
      </w:r>
      <w:r w:rsidR="00155D0C">
        <w:rPr>
          <w:b/>
          <w:bCs/>
          <w:szCs w:val="24"/>
        </w:rPr>
        <w:t>THERAPY AREA</w:t>
      </w:r>
      <w:r w:rsidRPr="0016575D">
        <w:rPr>
          <w:b/>
          <w:bCs/>
          <w:szCs w:val="24"/>
        </w:rPr>
        <w:t>patients.</w:t>
      </w:r>
      <w:r w:rsidRPr="0016575D">
        <w:rPr>
          <w:rFonts w:eastAsia="Times New Roman"/>
          <w:bCs/>
          <w:noProof/>
          <w:color w:val="0000FF"/>
          <w:szCs w:val="24"/>
        </w:rPr>
        <w:t xml:space="preserve"> </w:t>
      </w:r>
    </w:p>
    <w:p w14:paraId="4C0EBAEE" w14:textId="33198CEB" w:rsidR="00184A81" w:rsidRDefault="00184A81" w:rsidP="00E332EC">
      <w:pPr>
        <w:ind w:left="720"/>
        <w:contextualSpacing/>
        <w:rPr>
          <w:color w:val="0000FF"/>
          <w:szCs w:val="24"/>
        </w:rPr>
      </w:pPr>
      <w:r w:rsidRPr="003B0D59">
        <w:rPr>
          <w:color w:val="0000FF"/>
          <w:szCs w:val="24"/>
        </w:rPr>
        <w:t>[PN:</w:t>
      </w:r>
      <w:r w:rsidR="00C17C1A">
        <w:rPr>
          <w:color w:val="0000FF"/>
          <w:szCs w:val="24"/>
        </w:rPr>
        <w:t xml:space="preserve"> </w:t>
      </w:r>
      <w:r w:rsidR="00C17C1A" w:rsidRPr="003B0D59">
        <w:rPr>
          <w:color w:val="0000FF"/>
          <w:szCs w:val="24"/>
        </w:rPr>
        <w:t>Range 0</w:t>
      </w:r>
      <w:r w:rsidR="00C17C1A">
        <w:rPr>
          <w:color w:val="0000FF"/>
          <w:szCs w:val="24"/>
        </w:rPr>
        <w:t xml:space="preserve"> </w:t>
      </w:r>
      <w:r w:rsidR="00C17C1A" w:rsidRPr="003B0D59">
        <w:rPr>
          <w:color w:val="0000FF"/>
          <w:szCs w:val="24"/>
        </w:rPr>
        <w:t>-</w:t>
      </w:r>
      <w:r w:rsidR="00C17C1A">
        <w:rPr>
          <w:color w:val="0000FF"/>
          <w:szCs w:val="24"/>
        </w:rPr>
        <w:t xml:space="preserve"> </w:t>
      </w:r>
      <w:r w:rsidR="00C17C1A" w:rsidRPr="003B0D59">
        <w:rPr>
          <w:color w:val="0000FF"/>
          <w:szCs w:val="24"/>
        </w:rPr>
        <w:t>S</w:t>
      </w:r>
      <w:r w:rsidR="00C17C1A">
        <w:rPr>
          <w:color w:val="0000FF"/>
          <w:szCs w:val="24"/>
        </w:rPr>
        <w:t>10_b</w:t>
      </w:r>
      <w:r w:rsidR="00BA31E6">
        <w:rPr>
          <w:color w:val="0000FF"/>
          <w:szCs w:val="24"/>
        </w:rPr>
        <w:t>+c</w:t>
      </w:r>
      <w:r w:rsidR="00C17C1A">
        <w:rPr>
          <w:color w:val="0000FF"/>
          <w:szCs w:val="24"/>
        </w:rPr>
        <w:t xml:space="preserve"> in </w:t>
      </w:r>
      <w:r w:rsidR="00BA31E6">
        <w:rPr>
          <w:color w:val="0000FF"/>
          <w:szCs w:val="24"/>
        </w:rPr>
        <w:t>each cell.</w:t>
      </w:r>
      <w:r w:rsidR="00C17C1A">
        <w:rPr>
          <w:color w:val="0000FF"/>
          <w:szCs w:val="24"/>
        </w:rPr>
        <w:t xml:space="preserve"> Row must sum to (</w:t>
      </w:r>
      <w:r w:rsidR="00C17C1A" w:rsidRPr="003B0D59">
        <w:rPr>
          <w:color w:val="0000FF"/>
          <w:szCs w:val="24"/>
        </w:rPr>
        <w:t>S</w:t>
      </w:r>
      <w:r w:rsidR="00C17C1A">
        <w:rPr>
          <w:color w:val="0000FF"/>
          <w:szCs w:val="24"/>
        </w:rPr>
        <w:t>10_b</w:t>
      </w:r>
      <w:r w:rsidR="00BA31E6">
        <w:rPr>
          <w:color w:val="0000FF"/>
          <w:szCs w:val="24"/>
        </w:rPr>
        <w:t>+</w:t>
      </w:r>
      <w:r w:rsidR="00C17C1A">
        <w:rPr>
          <w:color w:val="0000FF"/>
          <w:szCs w:val="24"/>
        </w:rPr>
        <w:t>c).</w:t>
      </w:r>
      <w:r>
        <w:rPr>
          <w:color w:val="0000FF"/>
          <w:szCs w:val="24"/>
        </w:rPr>
        <w:t>]</w:t>
      </w:r>
    </w:p>
    <w:p w14:paraId="6C262608" w14:textId="77777777" w:rsidR="00184A81" w:rsidRPr="009C0DD0" w:rsidRDefault="00184A81" w:rsidP="00184A81">
      <w:pPr>
        <w:ind w:left="720"/>
        <w:contextualSpacing/>
        <w:rPr>
          <w:color w:val="0000FF"/>
          <w:szCs w:val="24"/>
        </w:rPr>
      </w:pPr>
    </w:p>
    <w:tbl>
      <w:tblPr>
        <w:tblStyle w:val="TableGrid21"/>
        <w:tblW w:w="10215" w:type="dxa"/>
        <w:tblLook w:val="04A0" w:firstRow="1" w:lastRow="0" w:firstColumn="1" w:lastColumn="0" w:noHBand="0" w:noVBand="1"/>
      </w:tblPr>
      <w:tblGrid>
        <w:gridCol w:w="2668"/>
        <w:gridCol w:w="2668"/>
        <w:gridCol w:w="2669"/>
        <w:gridCol w:w="2210"/>
      </w:tblGrid>
      <w:tr w:rsidR="001E2FC1" w:rsidRPr="003B0D59" w14:paraId="466E0B04" w14:textId="77777777" w:rsidTr="00297CFB">
        <w:trPr>
          <w:trHeight w:val="480"/>
        </w:trPr>
        <w:tc>
          <w:tcPr>
            <w:tcW w:w="2668" w:type="dxa"/>
          </w:tcPr>
          <w:p w14:paraId="0E8DFE7D" w14:textId="77777777" w:rsidR="00F16570" w:rsidRPr="007551D9" w:rsidRDefault="00F16570">
            <w:pPr>
              <w:ind w:right="28"/>
              <w:contextualSpacing/>
              <w:jc w:val="center"/>
              <w:rPr>
                <w:rFonts w:ascii="Arial" w:hAnsi="Arial" w:cs="Arial"/>
                <w:b/>
                <w:color w:val="0000FF"/>
                <w:sz w:val="24"/>
                <w:szCs w:val="24"/>
              </w:rPr>
            </w:pPr>
            <w:r w:rsidRPr="007551D9">
              <w:rPr>
                <w:rFonts w:ascii="Arial" w:hAnsi="Arial" w:cs="Arial"/>
                <w:b/>
                <w:color w:val="0000FF"/>
                <w:sz w:val="24"/>
                <w:szCs w:val="24"/>
              </w:rPr>
              <w:t>(i)</w:t>
            </w:r>
          </w:p>
          <w:p w14:paraId="7868C55E" w14:textId="328EE967" w:rsidR="00F16570" w:rsidRPr="007551D9" w:rsidRDefault="00297CFB">
            <w:pPr>
              <w:ind w:right="28"/>
              <w:contextualSpacing/>
              <w:jc w:val="center"/>
              <w:rPr>
                <w:rFonts w:ascii="Arial" w:hAnsi="Arial" w:cs="Arial"/>
                <w:b/>
                <w:sz w:val="24"/>
                <w:szCs w:val="24"/>
              </w:rPr>
            </w:pPr>
            <w:r>
              <w:rPr>
                <w:rFonts w:ascii="Arial" w:hAnsi="Arial" w:cs="Arial"/>
                <w:b/>
                <w:sz w:val="24"/>
                <w:szCs w:val="24"/>
              </w:rPr>
              <w:t xml:space="preserve">Moderate to Severe </w:t>
            </w:r>
            <w:r w:rsidR="00006A8C">
              <w:rPr>
                <w:rFonts w:ascii="Arial" w:hAnsi="Arial" w:cs="Arial"/>
                <w:b/>
                <w:sz w:val="24"/>
                <w:szCs w:val="24"/>
              </w:rPr>
              <w:t>THERAPY AREA</w:t>
            </w:r>
            <w:r w:rsidR="00F16570" w:rsidRPr="007551D9">
              <w:rPr>
                <w:rFonts w:ascii="Arial" w:hAnsi="Arial" w:cs="Arial"/>
                <w:b/>
                <w:sz w:val="24"/>
                <w:szCs w:val="24"/>
              </w:rPr>
              <w:t xml:space="preserve">Patients </w:t>
            </w:r>
            <w:r w:rsidR="00F16570" w:rsidRPr="007551D9">
              <w:rPr>
                <w:rFonts w:ascii="Arial" w:hAnsi="Arial" w:cs="Arial"/>
                <w:b/>
                <w:sz w:val="24"/>
                <w:szCs w:val="24"/>
                <w:u w:val="single"/>
              </w:rPr>
              <w:t>N</w:t>
            </w:r>
            <w:r w:rsidR="00BD7A7B">
              <w:rPr>
                <w:rFonts w:ascii="Arial" w:hAnsi="Arial" w:cs="Arial"/>
                <w:b/>
                <w:sz w:val="24"/>
                <w:szCs w:val="24"/>
                <w:u w:val="single"/>
              </w:rPr>
              <w:t>ot</w:t>
            </w:r>
            <w:r w:rsidR="00F16570" w:rsidRPr="007551D9">
              <w:rPr>
                <w:rFonts w:ascii="Arial" w:hAnsi="Arial" w:cs="Arial"/>
                <w:b/>
                <w:sz w:val="24"/>
                <w:szCs w:val="24"/>
                <w:u w:val="single"/>
              </w:rPr>
              <w:t xml:space="preserve"> Treated with a </w:t>
            </w:r>
            <w:r w:rsidR="009861C2">
              <w:rPr>
                <w:rFonts w:ascii="Arial" w:hAnsi="Arial" w:cs="Arial"/>
                <w:b/>
                <w:sz w:val="24"/>
                <w:szCs w:val="24"/>
                <w:u w:val="single"/>
              </w:rPr>
              <w:t xml:space="preserve">prescription </w:t>
            </w:r>
            <w:r w:rsidR="00F16570">
              <w:rPr>
                <w:rFonts w:ascii="Arial" w:hAnsi="Arial" w:cs="Arial"/>
                <w:b/>
                <w:sz w:val="24"/>
                <w:szCs w:val="24"/>
                <w:u w:val="single"/>
              </w:rPr>
              <w:t>Treatment</w:t>
            </w:r>
            <w:r w:rsidR="00F16570" w:rsidRPr="007551D9">
              <w:rPr>
                <w:rFonts w:ascii="Arial" w:hAnsi="Arial" w:cs="Arial"/>
                <w:b/>
                <w:sz w:val="24"/>
                <w:szCs w:val="24"/>
              </w:rPr>
              <w:t xml:space="preserve"> in the </w:t>
            </w:r>
            <w:r w:rsidR="00F16570" w:rsidRPr="007551D9">
              <w:rPr>
                <w:rFonts w:ascii="Arial" w:hAnsi="Arial" w:cs="Arial"/>
                <w:b/>
                <w:sz w:val="24"/>
                <w:szCs w:val="24"/>
                <w:u w:val="single"/>
              </w:rPr>
              <w:t>PAST</w:t>
            </w:r>
            <w:r w:rsidR="00F16570" w:rsidRPr="007551D9">
              <w:rPr>
                <w:rFonts w:ascii="Arial" w:hAnsi="Arial" w:cs="Arial"/>
                <w:b/>
                <w:sz w:val="24"/>
                <w:szCs w:val="24"/>
              </w:rPr>
              <w:t xml:space="preserve"> 12 Months</w:t>
            </w:r>
          </w:p>
        </w:tc>
        <w:tc>
          <w:tcPr>
            <w:tcW w:w="2668" w:type="dxa"/>
          </w:tcPr>
          <w:p w14:paraId="66689DAF" w14:textId="77777777" w:rsidR="00F16570" w:rsidRPr="000F07B8" w:rsidRDefault="00F16570">
            <w:pPr>
              <w:ind w:right="28"/>
              <w:contextualSpacing/>
              <w:jc w:val="center"/>
              <w:rPr>
                <w:rFonts w:ascii="Arial" w:hAnsi="Arial" w:cs="Arial"/>
                <w:b/>
                <w:color w:val="0000FF"/>
                <w:sz w:val="24"/>
                <w:szCs w:val="24"/>
              </w:rPr>
            </w:pPr>
            <w:r w:rsidRPr="000F07B8">
              <w:rPr>
                <w:rFonts w:ascii="Arial" w:hAnsi="Arial" w:cs="Arial"/>
                <w:b/>
                <w:color w:val="0000FF"/>
                <w:sz w:val="24"/>
                <w:szCs w:val="24"/>
              </w:rPr>
              <w:t>(ii)</w:t>
            </w:r>
          </w:p>
          <w:p w14:paraId="56762A33" w14:textId="33787F9F" w:rsidR="00F16570" w:rsidRPr="000F07B8" w:rsidRDefault="00297CFB">
            <w:pPr>
              <w:ind w:right="28"/>
              <w:contextualSpacing/>
              <w:jc w:val="center"/>
              <w:rPr>
                <w:rFonts w:ascii="Arial" w:hAnsi="Arial" w:cs="Arial"/>
                <w:b/>
                <w:sz w:val="24"/>
                <w:szCs w:val="24"/>
              </w:rPr>
            </w:pPr>
            <w:r>
              <w:rPr>
                <w:rFonts w:ascii="Arial" w:hAnsi="Arial" w:cs="Arial"/>
                <w:b/>
                <w:sz w:val="24"/>
                <w:szCs w:val="24"/>
              </w:rPr>
              <w:t>Moderate to Severe</w:t>
            </w:r>
            <w:r w:rsidRPr="000F07B8">
              <w:rPr>
                <w:rFonts w:ascii="Arial" w:hAnsi="Arial" w:cs="Arial"/>
                <w:b/>
                <w:sz w:val="24"/>
                <w:szCs w:val="24"/>
              </w:rPr>
              <w:t xml:space="preserve"> </w:t>
            </w:r>
            <w:r w:rsidR="00006A8C">
              <w:rPr>
                <w:rFonts w:ascii="Arial" w:hAnsi="Arial" w:cs="Arial"/>
                <w:b/>
                <w:sz w:val="24"/>
                <w:szCs w:val="24"/>
              </w:rPr>
              <w:t>THERAPY AREA</w:t>
            </w:r>
            <w:r w:rsidR="00F16570" w:rsidRPr="000F07B8">
              <w:rPr>
                <w:rFonts w:ascii="Arial" w:hAnsi="Arial" w:cs="Arial"/>
                <w:b/>
                <w:sz w:val="24"/>
                <w:szCs w:val="24"/>
              </w:rPr>
              <w:t xml:space="preserve">Patients </w:t>
            </w:r>
            <w:r w:rsidR="00F16570" w:rsidRPr="000F07B8">
              <w:rPr>
                <w:rFonts w:ascii="Arial" w:hAnsi="Arial" w:cs="Arial"/>
                <w:b/>
                <w:sz w:val="24"/>
                <w:szCs w:val="24"/>
                <w:u w:val="single"/>
              </w:rPr>
              <w:t xml:space="preserve">Initiated on a New </w:t>
            </w:r>
            <w:r w:rsidR="00C41343">
              <w:rPr>
                <w:rFonts w:ascii="Arial" w:hAnsi="Arial" w:cs="Arial"/>
                <w:b/>
                <w:sz w:val="24"/>
                <w:szCs w:val="24"/>
                <w:u w:val="single"/>
              </w:rPr>
              <w:t xml:space="preserve">Prescription </w:t>
            </w:r>
            <w:r w:rsidR="00F16570">
              <w:rPr>
                <w:rFonts w:ascii="Arial" w:hAnsi="Arial" w:cs="Arial"/>
                <w:b/>
                <w:sz w:val="24"/>
                <w:szCs w:val="24"/>
                <w:u w:val="single"/>
              </w:rPr>
              <w:t>Treatment</w:t>
            </w:r>
            <w:r w:rsidR="00F16570" w:rsidRPr="000F07B8">
              <w:rPr>
                <w:rFonts w:ascii="Arial" w:hAnsi="Arial" w:cs="Arial"/>
                <w:b/>
                <w:sz w:val="24"/>
                <w:szCs w:val="24"/>
              </w:rPr>
              <w:t xml:space="preserve"> in the </w:t>
            </w:r>
            <w:r w:rsidR="00F16570" w:rsidRPr="000F07B8">
              <w:rPr>
                <w:rFonts w:ascii="Arial" w:hAnsi="Arial" w:cs="Arial"/>
                <w:b/>
                <w:sz w:val="24"/>
                <w:szCs w:val="24"/>
                <w:u w:val="single"/>
              </w:rPr>
              <w:t>PAST</w:t>
            </w:r>
            <w:r w:rsidR="00F16570" w:rsidRPr="000F07B8">
              <w:rPr>
                <w:rFonts w:ascii="Arial" w:hAnsi="Arial" w:cs="Arial"/>
                <w:b/>
                <w:sz w:val="24"/>
                <w:szCs w:val="24"/>
              </w:rPr>
              <w:t xml:space="preserve"> 12 Months</w:t>
            </w:r>
          </w:p>
        </w:tc>
        <w:tc>
          <w:tcPr>
            <w:tcW w:w="2669" w:type="dxa"/>
          </w:tcPr>
          <w:p w14:paraId="0E3DC863" w14:textId="485E7D87" w:rsidR="00F16570" w:rsidRPr="000F07B8" w:rsidRDefault="00F16570">
            <w:pPr>
              <w:ind w:right="28"/>
              <w:contextualSpacing/>
              <w:jc w:val="center"/>
              <w:rPr>
                <w:rFonts w:ascii="Arial" w:hAnsi="Arial" w:cs="Arial"/>
                <w:b/>
                <w:color w:val="0000FF"/>
                <w:sz w:val="24"/>
                <w:szCs w:val="24"/>
              </w:rPr>
            </w:pPr>
            <w:r w:rsidRPr="000F07B8">
              <w:rPr>
                <w:rFonts w:ascii="Arial" w:hAnsi="Arial" w:cs="Arial"/>
                <w:b/>
                <w:color w:val="0000FF"/>
                <w:sz w:val="24"/>
                <w:szCs w:val="24"/>
              </w:rPr>
              <w:t>(i</w:t>
            </w:r>
            <w:r>
              <w:rPr>
                <w:rFonts w:ascii="Arial" w:hAnsi="Arial" w:cs="Arial"/>
                <w:b/>
                <w:color w:val="0000FF"/>
                <w:sz w:val="24"/>
                <w:szCs w:val="24"/>
              </w:rPr>
              <w:t>ii</w:t>
            </w:r>
            <w:r w:rsidRPr="000F07B8">
              <w:rPr>
                <w:rFonts w:ascii="Arial" w:hAnsi="Arial" w:cs="Arial"/>
                <w:b/>
                <w:color w:val="0000FF"/>
                <w:sz w:val="24"/>
                <w:szCs w:val="24"/>
              </w:rPr>
              <w:t>)</w:t>
            </w:r>
          </w:p>
          <w:p w14:paraId="733D39FB" w14:textId="098095C0" w:rsidR="00F16570" w:rsidRPr="000F07B8" w:rsidRDefault="00297CFB">
            <w:pPr>
              <w:ind w:right="28"/>
              <w:contextualSpacing/>
              <w:jc w:val="center"/>
              <w:rPr>
                <w:rFonts w:ascii="Arial" w:hAnsi="Arial" w:cs="Arial"/>
                <w:b/>
                <w:color w:val="0000FF"/>
                <w:sz w:val="24"/>
                <w:szCs w:val="24"/>
              </w:rPr>
            </w:pPr>
            <w:r>
              <w:rPr>
                <w:rFonts w:ascii="Arial" w:hAnsi="Arial" w:cs="Arial"/>
                <w:b/>
                <w:sz w:val="24"/>
                <w:szCs w:val="24"/>
              </w:rPr>
              <w:t>Moderate to Severe</w:t>
            </w:r>
            <w:r w:rsidRPr="007551D9">
              <w:rPr>
                <w:rFonts w:ascii="Arial" w:hAnsi="Arial" w:cs="Arial"/>
                <w:b/>
                <w:sz w:val="24"/>
                <w:szCs w:val="24"/>
              </w:rPr>
              <w:t xml:space="preserve"> </w:t>
            </w:r>
            <w:r w:rsidR="00006A8C">
              <w:rPr>
                <w:rFonts w:ascii="Arial" w:hAnsi="Arial" w:cs="Arial"/>
                <w:b/>
                <w:sz w:val="24"/>
                <w:szCs w:val="24"/>
              </w:rPr>
              <w:t>THERAPY AREA</w:t>
            </w:r>
            <w:r w:rsidR="00F16570" w:rsidRPr="000F07B8">
              <w:rPr>
                <w:rFonts w:ascii="Arial" w:hAnsi="Arial" w:cs="Arial"/>
                <w:b/>
                <w:sz w:val="24"/>
                <w:szCs w:val="24"/>
              </w:rPr>
              <w:t xml:space="preserve">Patients </w:t>
            </w:r>
            <w:r w:rsidR="00F16570" w:rsidRPr="000F07B8">
              <w:rPr>
                <w:rFonts w:ascii="Arial" w:hAnsi="Arial" w:cs="Arial"/>
                <w:b/>
                <w:sz w:val="24"/>
                <w:szCs w:val="24"/>
                <w:u w:val="single"/>
              </w:rPr>
              <w:t xml:space="preserve">Continuing on Current </w:t>
            </w:r>
            <w:r w:rsidR="00C41343">
              <w:rPr>
                <w:rFonts w:ascii="Arial" w:hAnsi="Arial" w:cs="Arial"/>
                <w:b/>
                <w:sz w:val="24"/>
                <w:szCs w:val="24"/>
                <w:u w:val="single"/>
              </w:rPr>
              <w:t xml:space="preserve">Prescription </w:t>
            </w:r>
            <w:r w:rsidR="00F16570">
              <w:rPr>
                <w:rFonts w:ascii="Arial" w:hAnsi="Arial" w:cs="Arial"/>
                <w:b/>
                <w:sz w:val="24"/>
                <w:szCs w:val="24"/>
                <w:u w:val="single"/>
              </w:rPr>
              <w:t>Treatment</w:t>
            </w:r>
            <w:r w:rsidR="00F16570" w:rsidRPr="000F07B8">
              <w:rPr>
                <w:rFonts w:ascii="Arial" w:hAnsi="Arial" w:cs="Arial"/>
                <w:b/>
                <w:sz w:val="24"/>
                <w:szCs w:val="24"/>
              </w:rPr>
              <w:t xml:space="preserve"> in the </w:t>
            </w:r>
            <w:r w:rsidR="00F16570" w:rsidRPr="000F07B8">
              <w:rPr>
                <w:rFonts w:ascii="Arial" w:hAnsi="Arial" w:cs="Arial"/>
                <w:b/>
                <w:sz w:val="24"/>
                <w:szCs w:val="24"/>
                <w:u w:val="single"/>
              </w:rPr>
              <w:t>PAST</w:t>
            </w:r>
            <w:r w:rsidR="00F16570" w:rsidRPr="000F07B8">
              <w:rPr>
                <w:rFonts w:ascii="Arial" w:hAnsi="Arial" w:cs="Arial"/>
                <w:b/>
                <w:sz w:val="24"/>
                <w:szCs w:val="24"/>
              </w:rPr>
              <w:t xml:space="preserve"> 12 Months</w:t>
            </w:r>
          </w:p>
        </w:tc>
        <w:tc>
          <w:tcPr>
            <w:tcW w:w="2210" w:type="dxa"/>
            <w:vAlign w:val="center"/>
          </w:tcPr>
          <w:p w14:paraId="691E31EC" w14:textId="77777777" w:rsidR="00F16570" w:rsidRPr="00C36CA7" w:rsidRDefault="00F16570">
            <w:pPr>
              <w:ind w:right="28"/>
              <w:contextualSpacing/>
              <w:jc w:val="center"/>
              <w:rPr>
                <w:rFonts w:ascii="Arial" w:hAnsi="Arial" w:cs="Arial"/>
                <w:b/>
                <w:sz w:val="24"/>
                <w:szCs w:val="24"/>
              </w:rPr>
            </w:pPr>
            <w:r w:rsidRPr="00C36CA7">
              <w:rPr>
                <w:rFonts w:ascii="Arial" w:hAnsi="Arial" w:cs="Arial"/>
                <w:b/>
                <w:sz w:val="24"/>
                <w:szCs w:val="24"/>
              </w:rPr>
              <w:t>TOTAL</w:t>
            </w:r>
          </w:p>
        </w:tc>
      </w:tr>
      <w:tr w:rsidR="001E2FC1" w:rsidRPr="003B0D59" w14:paraId="4DA357C1" w14:textId="77777777" w:rsidTr="00297CFB">
        <w:trPr>
          <w:trHeight w:val="335"/>
        </w:trPr>
        <w:tc>
          <w:tcPr>
            <w:tcW w:w="2668" w:type="dxa"/>
            <w:vAlign w:val="center"/>
          </w:tcPr>
          <w:p w14:paraId="06A981F5" w14:textId="77777777" w:rsidR="00F16570" w:rsidRPr="00C36CA7" w:rsidRDefault="00F16570" w:rsidP="00F16570">
            <w:pPr>
              <w:ind w:right="28"/>
              <w:contextualSpacing/>
              <w:jc w:val="center"/>
              <w:rPr>
                <w:rFonts w:ascii="Arial" w:hAnsi="Arial" w:cs="Arial"/>
                <w:sz w:val="24"/>
                <w:szCs w:val="24"/>
              </w:rPr>
            </w:pPr>
            <w:r w:rsidRPr="00C36CA7">
              <w:rPr>
                <w:rFonts w:ascii="Arial" w:hAnsi="Arial" w:cs="Arial"/>
                <w:sz w:val="24"/>
                <w:szCs w:val="24"/>
              </w:rPr>
              <w:t>_____ #</w:t>
            </w:r>
          </w:p>
        </w:tc>
        <w:tc>
          <w:tcPr>
            <w:tcW w:w="2668" w:type="dxa"/>
            <w:vAlign w:val="center"/>
          </w:tcPr>
          <w:p w14:paraId="2FEB3DE4" w14:textId="77777777" w:rsidR="00F16570" w:rsidRPr="00C36CA7" w:rsidRDefault="00F16570" w:rsidP="00F16570">
            <w:pPr>
              <w:ind w:right="28"/>
              <w:contextualSpacing/>
              <w:jc w:val="center"/>
              <w:rPr>
                <w:rFonts w:ascii="Arial" w:hAnsi="Arial" w:cs="Arial"/>
                <w:sz w:val="24"/>
                <w:szCs w:val="24"/>
              </w:rPr>
            </w:pPr>
            <w:r w:rsidRPr="00C36CA7">
              <w:rPr>
                <w:rFonts w:ascii="Arial" w:hAnsi="Arial" w:cs="Arial"/>
                <w:sz w:val="24"/>
                <w:szCs w:val="24"/>
              </w:rPr>
              <w:t>_____ #</w:t>
            </w:r>
          </w:p>
        </w:tc>
        <w:tc>
          <w:tcPr>
            <w:tcW w:w="2669" w:type="dxa"/>
            <w:vAlign w:val="center"/>
          </w:tcPr>
          <w:p w14:paraId="6EB21BE8" w14:textId="77777777" w:rsidR="00F16570" w:rsidRPr="00C36CA7" w:rsidRDefault="00F16570" w:rsidP="00F16570">
            <w:pPr>
              <w:ind w:right="28"/>
              <w:contextualSpacing/>
              <w:jc w:val="center"/>
              <w:rPr>
                <w:rFonts w:ascii="Arial" w:hAnsi="Arial" w:cs="Arial"/>
                <w:sz w:val="24"/>
                <w:szCs w:val="24"/>
              </w:rPr>
            </w:pPr>
            <w:r w:rsidRPr="00C36CA7">
              <w:rPr>
                <w:rFonts w:ascii="Arial" w:hAnsi="Arial" w:cs="Arial"/>
                <w:sz w:val="24"/>
                <w:szCs w:val="24"/>
              </w:rPr>
              <w:t>_____ #</w:t>
            </w:r>
          </w:p>
        </w:tc>
        <w:tc>
          <w:tcPr>
            <w:tcW w:w="2210" w:type="dxa"/>
            <w:vAlign w:val="center"/>
          </w:tcPr>
          <w:p w14:paraId="1DD69F20" w14:textId="19C75826" w:rsidR="00F16570" w:rsidRPr="00C36CA7" w:rsidRDefault="00F16570" w:rsidP="00F16570">
            <w:pPr>
              <w:ind w:right="28"/>
              <w:contextualSpacing/>
              <w:jc w:val="center"/>
              <w:rPr>
                <w:rFonts w:ascii="Arial" w:hAnsi="Arial" w:cs="Arial"/>
                <w:color w:val="0000FF"/>
                <w:sz w:val="24"/>
                <w:szCs w:val="24"/>
              </w:rPr>
            </w:pPr>
            <w:r w:rsidRPr="00C36CA7">
              <w:rPr>
                <w:rFonts w:ascii="Arial" w:hAnsi="Arial" w:cs="Arial"/>
                <w:color w:val="0000FF"/>
                <w:sz w:val="24"/>
                <w:szCs w:val="24"/>
              </w:rPr>
              <w:t xml:space="preserve">[PN: </w:t>
            </w:r>
            <w:r w:rsidR="00297CFB">
              <w:rPr>
                <w:rFonts w:ascii="Arial" w:hAnsi="Arial" w:cs="Arial"/>
                <w:color w:val="0000FF"/>
                <w:sz w:val="24"/>
                <w:szCs w:val="24"/>
              </w:rPr>
              <w:t>M</w:t>
            </w:r>
            <w:r w:rsidR="00297CFB" w:rsidRPr="00C36CA7">
              <w:rPr>
                <w:rFonts w:ascii="Arial" w:hAnsi="Arial" w:cs="Arial"/>
                <w:color w:val="0000FF"/>
                <w:sz w:val="24"/>
                <w:szCs w:val="24"/>
              </w:rPr>
              <w:t>ust</w:t>
            </w:r>
            <w:r w:rsidRPr="00C36CA7">
              <w:rPr>
                <w:rFonts w:ascii="Arial" w:hAnsi="Arial" w:cs="Arial"/>
                <w:color w:val="0000FF"/>
                <w:sz w:val="24"/>
                <w:szCs w:val="24"/>
              </w:rPr>
              <w:t xml:space="preserve"> sum to (</w:t>
            </w:r>
            <w:r>
              <w:rPr>
                <w:rFonts w:ascii="Arial" w:hAnsi="Arial" w:cs="Arial"/>
                <w:color w:val="0000FF"/>
                <w:sz w:val="24"/>
                <w:szCs w:val="24"/>
              </w:rPr>
              <w:t>S10_b</w:t>
            </w:r>
            <w:r w:rsidR="00FB106D">
              <w:rPr>
                <w:rFonts w:ascii="Arial" w:hAnsi="Arial" w:cs="Arial"/>
                <w:color w:val="0000FF"/>
                <w:sz w:val="24"/>
                <w:szCs w:val="24"/>
              </w:rPr>
              <w:t>+c</w:t>
            </w:r>
            <w:r w:rsidRPr="00C36CA7">
              <w:rPr>
                <w:rFonts w:ascii="Arial" w:hAnsi="Arial" w:cs="Arial"/>
                <w:color w:val="0000FF"/>
                <w:sz w:val="24"/>
                <w:szCs w:val="24"/>
              </w:rPr>
              <w:t>)]</w:t>
            </w:r>
          </w:p>
        </w:tc>
      </w:tr>
    </w:tbl>
    <w:p w14:paraId="360D9FD9" w14:textId="77777777" w:rsidR="00184A81" w:rsidRDefault="00184A81" w:rsidP="005044E3">
      <w:pPr>
        <w:contextualSpacing/>
        <w:rPr>
          <w:rFonts w:cs="Arial"/>
          <w:color w:val="0000FF"/>
          <w:highlight w:val="green"/>
        </w:rPr>
      </w:pPr>
    </w:p>
    <w:p w14:paraId="393A78DC" w14:textId="0897D39E" w:rsidR="00C35BD1" w:rsidRDefault="00DE04F8" w:rsidP="00C35BD1">
      <w:pPr>
        <w:ind w:left="720" w:right="-448" w:hanging="720"/>
        <w:rPr>
          <w:color w:val="0000FF"/>
          <w:szCs w:val="24"/>
        </w:rPr>
      </w:pPr>
      <w:r>
        <w:rPr>
          <w:color w:val="0000FF"/>
          <w:szCs w:val="24"/>
        </w:rPr>
        <w:tab/>
        <w:t>[P</w:t>
      </w:r>
      <w:r w:rsidR="002466F0">
        <w:rPr>
          <w:color w:val="0000FF"/>
          <w:szCs w:val="24"/>
        </w:rPr>
        <w:t>N: Skip S10b if S10a_col(ii) = 0]</w:t>
      </w:r>
    </w:p>
    <w:p w14:paraId="26869775" w14:textId="77777777" w:rsidR="002466F0" w:rsidRDefault="002466F0" w:rsidP="00C35BD1">
      <w:pPr>
        <w:ind w:left="720" w:right="-448" w:hanging="720"/>
        <w:rPr>
          <w:color w:val="0000FF"/>
          <w:szCs w:val="24"/>
        </w:rPr>
      </w:pPr>
    </w:p>
    <w:p w14:paraId="782D7A7D" w14:textId="309F4E68" w:rsidR="00C35BD1" w:rsidRPr="00C35BD1" w:rsidRDefault="00C35BD1" w:rsidP="00C35BD1">
      <w:pPr>
        <w:ind w:left="720" w:right="-448" w:hanging="720"/>
        <w:rPr>
          <w:bCs/>
          <w:szCs w:val="24"/>
        </w:rPr>
      </w:pPr>
      <w:r>
        <w:rPr>
          <w:color w:val="0000FF"/>
          <w:szCs w:val="24"/>
        </w:rPr>
        <w:t>S10b</w:t>
      </w:r>
      <w:r w:rsidRPr="00C35BD1">
        <w:rPr>
          <w:color w:val="0000FF"/>
          <w:szCs w:val="24"/>
        </w:rPr>
        <w:t>.</w:t>
      </w:r>
      <w:r w:rsidRPr="00C35BD1">
        <w:rPr>
          <w:color w:val="0000FF"/>
          <w:szCs w:val="24"/>
        </w:rPr>
        <w:tab/>
      </w:r>
      <w:r w:rsidRPr="00C35BD1">
        <w:rPr>
          <w:szCs w:val="24"/>
        </w:rPr>
        <w:t>What percent of your</w:t>
      </w:r>
      <w:r w:rsidRPr="00C35BD1">
        <w:rPr>
          <w:b/>
          <w:bCs/>
          <w:color w:val="0000FF"/>
          <w:szCs w:val="24"/>
        </w:rPr>
        <w:t xml:space="preserve"> </w:t>
      </w:r>
      <w:r w:rsidR="002466F0">
        <w:rPr>
          <w:b/>
          <w:szCs w:val="24"/>
        </w:rPr>
        <w:t>m</w:t>
      </w:r>
      <w:r w:rsidR="002466F0" w:rsidRPr="002466F0">
        <w:rPr>
          <w:b/>
          <w:szCs w:val="24"/>
        </w:rPr>
        <w:t xml:space="preserve">oderate to </w:t>
      </w:r>
      <w:r w:rsidR="002466F0">
        <w:rPr>
          <w:b/>
          <w:szCs w:val="24"/>
        </w:rPr>
        <w:t>s</w:t>
      </w:r>
      <w:r w:rsidR="002466F0" w:rsidRPr="002466F0">
        <w:rPr>
          <w:b/>
          <w:szCs w:val="24"/>
        </w:rPr>
        <w:t xml:space="preserve">evere </w:t>
      </w:r>
      <w:r w:rsidR="00006A8C">
        <w:rPr>
          <w:b/>
          <w:szCs w:val="24"/>
        </w:rPr>
        <w:t>THERAPY AREA</w:t>
      </w:r>
      <w:r w:rsidRPr="00C35BD1">
        <w:rPr>
          <w:b/>
          <w:szCs w:val="24"/>
        </w:rPr>
        <w:t>patients</w:t>
      </w:r>
      <w:r w:rsidRPr="00C35BD1">
        <w:rPr>
          <w:szCs w:val="24"/>
        </w:rPr>
        <w:t xml:space="preserve"> </w:t>
      </w:r>
      <w:r w:rsidRPr="00C35BD1">
        <w:rPr>
          <w:b/>
          <w:szCs w:val="24"/>
          <w:u w:val="single"/>
        </w:rPr>
        <w:t xml:space="preserve">initiated on a new </w:t>
      </w:r>
      <w:r w:rsidR="002466F0">
        <w:rPr>
          <w:b/>
          <w:szCs w:val="24"/>
          <w:u w:val="single"/>
        </w:rPr>
        <w:t>treatment</w:t>
      </w:r>
      <w:r w:rsidRPr="00C35BD1">
        <w:rPr>
          <w:szCs w:val="24"/>
        </w:rPr>
        <w:t xml:space="preserve"> in the </w:t>
      </w:r>
      <w:r w:rsidRPr="00C35BD1">
        <w:rPr>
          <w:b/>
          <w:szCs w:val="24"/>
          <w:u w:val="single"/>
        </w:rPr>
        <w:t>past 12 months</w:t>
      </w:r>
      <w:r w:rsidRPr="00C35BD1">
        <w:rPr>
          <w:szCs w:val="24"/>
        </w:rPr>
        <w:t xml:space="preserve">, </w:t>
      </w:r>
      <w:r w:rsidRPr="00C35BD1">
        <w:rPr>
          <w:bCs/>
          <w:szCs w:val="24"/>
        </w:rPr>
        <w:t xml:space="preserve">received </w:t>
      </w:r>
      <w:r w:rsidR="004C6C0F">
        <w:rPr>
          <w:bCs/>
          <w:szCs w:val="24"/>
        </w:rPr>
        <w:t xml:space="preserve">each of </w:t>
      </w:r>
      <w:r w:rsidRPr="00C35BD1">
        <w:rPr>
          <w:szCs w:val="24"/>
        </w:rPr>
        <w:t>the following?</w:t>
      </w:r>
    </w:p>
    <w:p w14:paraId="671D1D35" w14:textId="77777777" w:rsidR="004C6C0F" w:rsidRPr="00C35BD1" w:rsidRDefault="004C6C0F" w:rsidP="00C35BD1">
      <w:pPr>
        <w:ind w:left="720" w:right="-448" w:hanging="720"/>
        <w:rPr>
          <w:bCs/>
          <w:szCs w:val="24"/>
        </w:rPr>
      </w:pPr>
    </w:p>
    <w:p w14:paraId="78E087ED" w14:textId="2121A18D" w:rsidR="00F16339" w:rsidRDefault="00592FD3" w:rsidP="00592FD3">
      <w:pPr>
        <w:ind w:left="709"/>
        <w:rPr>
          <w:szCs w:val="24"/>
        </w:rPr>
      </w:pPr>
      <w:r w:rsidRPr="00896140">
        <w:rPr>
          <w:rFonts w:cs="Arial"/>
          <w:szCs w:val="24"/>
        </w:rPr>
        <w:t xml:space="preserve">Your answers may add to more than 100% to account for patients who </w:t>
      </w:r>
      <w:r>
        <w:rPr>
          <w:rFonts w:cs="Arial"/>
          <w:szCs w:val="24"/>
        </w:rPr>
        <w:t xml:space="preserve">have </w:t>
      </w:r>
      <w:r w:rsidR="003E6391">
        <w:rPr>
          <w:rFonts w:cs="Arial"/>
          <w:szCs w:val="24"/>
        </w:rPr>
        <w:t xml:space="preserve">received </w:t>
      </w:r>
      <w:r w:rsidRPr="00896140">
        <w:rPr>
          <w:rFonts w:cs="Arial"/>
          <w:szCs w:val="24"/>
        </w:rPr>
        <w:t xml:space="preserve">multiple </w:t>
      </w:r>
      <w:r w:rsidR="003E6391">
        <w:rPr>
          <w:rFonts w:cs="Arial"/>
          <w:szCs w:val="24"/>
        </w:rPr>
        <w:t xml:space="preserve">new </w:t>
      </w:r>
      <w:r w:rsidRPr="00896140">
        <w:rPr>
          <w:rFonts w:cs="Arial"/>
          <w:szCs w:val="24"/>
        </w:rPr>
        <w:t>products.</w:t>
      </w:r>
    </w:p>
    <w:p w14:paraId="5733255E" w14:textId="77777777" w:rsidR="00BE00D7" w:rsidRDefault="00BE00D7" w:rsidP="00592FD3">
      <w:pPr>
        <w:ind w:left="709"/>
        <w:rPr>
          <w:rFonts w:cs="Arial"/>
          <w:szCs w:val="24"/>
        </w:rPr>
      </w:pPr>
    </w:p>
    <w:p w14:paraId="49084EE8" w14:textId="59A3C1A2" w:rsidR="00BE00D7" w:rsidRDefault="00BE00D7" w:rsidP="00592FD3">
      <w:pPr>
        <w:ind w:left="709"/>
        <w:rPr>
          <w:szCs w:val="24"/>
        </w:rPr>
      </w:pPr>
      <w:r>
        <w:rPr>
          <w:color w:val="0000FF"/>
        </w:rPr>
        <w:t>[PN: Randomize options. Range 0-100 in each cell.</w:t>
      </w:r>
      <w:r w:rsidR="00297CFB">
        <w:rPr>
          <w:color w:val="0000FF"/>
        </w:rPr>
        <w:t xml:space="preserve"> Keep </w:t>
      </w:r>
      <w:r w:rsidR="00236132">
        <w:rPr>
          <w:color w:val="0000FF"/>
        </w:rPr>
        <w:t xml:space="preserve">a-b, </w:t>
      </w:r>
      <w:r w:rsidR="00297CFB">
        <w:rPr>
          <w:color w:val="0000FF"/>
        </w:rPr>
        <w:t>p-q together</w:t>
      </w:r>
      <w:r>
        <w:rPr>
          <w:color w:val="0000FF"/>
        </w:rPr>
        <w:t>]</w:t>
      </w:r>
    </w:p>
    <w:p w14:paraId="33A3EC3E" w14:textId="77777777" w:rsidR="00592FD3" w:rsidRDefault="00592FD3" w:rsidP="00C35BD1">
      <w:pPr>
        <w:ind w:firstLine="709"/>
        <w:rPr>
          <w:szCs w:val="24"/>
        </w:rPr>
      </w:pPr>
    </w:p>
    <w:tbl>
      <w:tblPr>
        <w:tblW w:w="6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4290"/>
        <w:gridCol w:w="2018"/>
      </w:tblGrid>
      <w:tr w:rsidR="00F16339" w:rsidRPr="00896140" w14:paraId="0A74B18E" w14:textId="77777777" w:rsidTr="00297CFB">
        <w:trPr>
          <w:trHeight w:val="652"/>
          <w:jc w:val="center"/>
        </w:trPr>
        <w:tc>
          <w:tcPr>
            <w:tcW w:w="4290" w:type="dxa"/>
            <w:vAlign w:val="center"/>
          </w:tcPr>
          <w:p w14:paraId="34998CC1" w14:textId="2707E8AC" w:rsidR="00F16339" w:rsidRPr="00896140" w:rsidRDefault="00006A8C">
            <w:pPr>
              <w:tabs>
                <w:tab w:val="left" w:pos="-5580"/>
              </w:tabs>
              <w:ind w:left="270"/>
              <w:jc w:val="center"/>
              <w:rPr>
                <w:rFonts w:cs="Arial"/>
                <w:b/>
                <w:szCs w:val="24"/>
                <w:lang w:eastAsia="ja-JP"/>
              </w:rPr>
            </w:pPr>
            <w:r>
              <w:rPr>
                <w:rFonts w:cs="Arial"/>
                <w:b/>
                <w:bCs/>
              </w:rPr>
              <w:t>THERAPY AREA</w:t>
            </w:r>
            <w:r w:rsidR="00F16339" w:rsidRPr="00896140">
              <w:rPr>
                <w:rFonts w:cs="Arial"/>
                <w:b/>
                <w:szCs w:val="24"/>
                <w:lang w:eastAsia="ja-JP"/>
              </w:rPr>
              <w:t xml:space="preserve">Treatments </w:t>
            </w:r>
          </w:p>
        </w:tc>
        <w:tc>
          <w:tcPr>
            <w:tcW w:w="2018" w:type="dxa"/>
            <w:vAlign w:val="center"/>
          </w:tcPr>
          <w:p w14:paraId="4A4496C7" w14:textId="0F03232F" w:rsidR="00F16339" w:rsidRPr="00896140" w:rsidRDefault="00297CFB">
            <w:pPr>
              <w:tabs>
                <w:tab w:val="left" w:pos="-5580"/>
              </w:tabs>
              <w:ind w:left="-61"/>
              <w:jc w:val="center"/>
              <w:rPr>
                <w:rFonts w:cs="Arial"/>
                <w:b/>
                <w:szCs w:val="24"/>
              </w:rPr>
            </w:pPr>
            <w:r>
              <w:rPr>
                <w:rFonts w:cs="Arial"/>
                <w:b/>
                <w:szCs w:val="24"/>
              </w:rPr>
              <w:t>Percent of Patients</w:t>
            </w:r>
          </w:p>
        </w:tc>
      </w:tr>
      <w:tr w:rsidR="00C26138" w:rsidRPr="00896140" w14:paraId="18D8F9E4" w14:textId="77777777" w:rsidTr="00297CFB">
        <w:trPr>
          <w:trHeight w:val="454"/>
          <w:jc w:val="center"/>
        </w:trPr>
        <w:tc>
          <w:tcPr>
            <w:tcW w:w="4290" w:type="dxa"/>
            <w:vAlign w:val="center"/>
          </w:tcPr>
          <w:p w14:paraId="39CC5028" w14:textId="75AEC82F" w:rsidR="00C26138" w:rsidRPr="00896140" w:rsidRDefault="00155D0C" w:rsidP="00C26138">
            <w:pPr>
              <w:pStyle w:val="ListParagraph"/>
              <w:numPr>
                <w:ilvl w:val="0"/>
                <w:numId w:val="16"/>
              </w:numPr>
              <w:ind w:left="499" w:hanging="357"/>
              <w:rPr>
                <w:rFonts w:cs="Arial"/>
              </w:rPr>
            </w:pPr>
            <w:r>
              <w:rPr>
                <w:rStyle w:val="CommentReference"/>
                <w:sz w:val="24"/>
                <w:szCs w:val="24"/>
              </w:rPr>
              <w:t>P2</w:t>
            </w:r>
          </w:p>
        </w:tc>
        <w:tc>
          <w:tcPr>
            <w:tcW w:w="2018" w:type="dxa"/>
            <w:vAlign w:val="center"/>
          </w:tcPr>
          <w:p w14:paraId="6E2BD184" w14:textId="77777777" w:rsidR="00C26138" w:rsidRPr="00896140" w:rsidRDefault="00C26138" w:rsidP="00C26138">
            <w:pPr>
              <w:jc w:val="center"/>
              <w:rPr>
                <w:rFonts w:cs="Arial"/>
              </w:rPr>
            </w:pPr>
            <w:r w:rsidRPr="00896140">
              <w:rPr>
                <w:rFonts w:cs="Arial"/>
              </w:rPr>
              <w:t>________ %</w:t>
            </w:r>
          </w:p>
        </w:tc>
      </w:tr>
      <w:tr w:rsidR="00A3457F" w:rsidRPr="00896140" w14:paraId="36C02C89" w14:textId="77777777" w:rsidTr="00297CFB">
        <w:trPr>
          <w:trHeight w:val="454"/>
          <w:jc w:val="center"/>
        </w:trPr>
        <w:tc>
          <w:tcPr>
            <w:tcW w:w="4290" w:type="dxa"/>
            <w:vAlign w:val="center"/>
          </w:tcPr>
          <w:p w14:paraId="4AFF3AC8" w14:textId="4BF3F083" w:rsidR="00A3457F" w:rsidRPr="000201F1" w:rsidRDefault="00155D0C" w:rsidP="00A3457F">
            <w:pPr>
              <w:pStyle w:val="ListParagraph"/>
              <w:numPr>
                <w:ilvl w:val="0"/>
                <w:numId w:val="16"/>
              </w:numPr>
              <w:ind w:left="499" w:hanging="357"/>
              <w:rPr>
                <w:color w:val="0000FF"/>
              </w:rPr>
            </w:pPr>
            <w:r>
              <w:rPr>
                <w:rStyle w:val="CommentReference"/>
                <w:sz w:val="24"/>
                <w:szCs w:val="24"/>
              </w:rPr>
              <w:t>P3</w:t>
            </w:r>
          </w:p>
        </w:tc>
        <w:tc>
          <w:tcPr>
            <w:tcW w:w="2018" w:type="dxa"/>
            <w:vAlign w:val="center"/>
          </w:tcPr>
          <w:p w14:paraId="3C7EE2A0" w14:textId="59984061" w:rsidR="00A3457F" w:rsidRPr="00896140" w:rsidRDefault="00A3457F" w:rsidP="00A3457F">
            <w:pPr>
              <w:jc w:val="center"/>
              <w:rPr>
                <w:rFonts w:cs="Arial"/>
              </w:rPr>
            </w:pPr>
            <w:r w:rsidRPr="00896140">
              <w:rPr>
                <w:rFonts w:cs="Arial"/>
              </w:rPr>
              <w:t>________ %</w:t>
            </w:r>
          </w:p>
        </w:tc>
      </w:tr>
      <w:tr w:rsidR="00A3457F" w:rsidRPr="00896140" w14:paraId="1F85ADD5" w14:textId="77777777" w:rsidTr="00297CFB">
        <w:trPr>
          <w:trHeight w:val="454"/>
          <w:jc w:val="center"/>
        </w:trPr>
        <w:tc>
          <w:tcPr>
            <w:tcW w:w="4290" w:type="dxa"/>
            <w:vAlign w:val="center"/>
          </w:tcPr>
          <w:p w14:paraId="36530DC9" w14:textId="0487C9D2" w:rsidR="00A3457F" w:rsidRPr="000201F1" w:rsidRDefault="00A87931" w:rsidP="00A3457F">
            <w:pPr>
              <w:pStyle w:val="ListParagraph"/>
              <w:numPr>
                <w:ilvl w:val="0"/>
                <w:numId w:val="16"/>
              </w:numPr>
              <w:ind w:left="499" w:hanging="357"/>
              <w:rPr>
                <w:color w:val="0000FF"/>
              </w:rPr>
            </w:pPr>
            <w:r>
              <w:rPr>
                <w:rStyle w:val="CommentReference"/>
                <w:sz w:val="24"/>
                <w:szCs w:val="24"/>
              </w:rPr>
              <w:t>P1</w:t>
            </w:r>
            <w:r w:rsidR="00A3457F">
              <w:rPr>
                <w:rStyle w:val="CommentReference"/>
                <w:sz w:val="24"/>
                <w:szCs w:val="24"/>
              </w:rPr>
              <w:t xml:space="preserve"> </w:t>
            </w:r>
          </w:p>
        </w:tc>
        <w:tc>
          <w:tcPr>
            <w:tcW w:w="2018" w:type="dxa"/>
            <w:vAlign w:val="center"/>
          </w:tcPr>
          <w:p w14:paraId="2B44959D" w14:textId="08B7D751" w:rsidR="00A3457F" w:rsidRPr="00896140" w:rsidRDefault="00A3457F" w:rsidP="00A3457F">
            <w:pPr>
              <w:jc w:val="center"/>
              <w:rPr>
                <w:rFonts w:cs="Arial"/>
              </w:rPr>
            </w:pPr>
            <w:r w:rsidRPr="00896140">
              <w:rPr>
                <w:rFonts w:cs="Arial"/>
              </w:rPr>
              <w:t>________ %</w:t>
            </w:r>
          </w:p>
        </w:tc>
      </w:tr>
      <w:tr w:rsidR="00A3457F" w:rsidRPr="00896140" w14:paraId="62B80C51" w14:textId="77777777" w:rsidTr="00297CFB">
        <w:trPr>
          <w:trHeight w:val="454"/>
          <w:jc w:val="center"/>
        </w:trPr>
        <w:tc>
          <w:tcPr>
            <w:tcW w:w="4290" w:type="dxa"/>
            <w:vAlign w:val="center"/>
          </w:tcPr>
          <w:p w14:paraId="68F8D59B" w14:textId="70B62B83" w:rsidR="00A3457F" w:rsidRPr="000201F1" w:rsidRDefault="00155D0C" w:rsidP="00A3457F">
            <w:pPr>
              <w:pStyle w:val="ListParagraph"/>
              <w:numPr>
                <w:ilvl w:val="0"/>
                <w:numId w:val="16"/>
              </w:numPr>
              <w:ind w:left="499" w:hanging="357"/>
              <w:rPr>
                <w:color w:val="0000FF"/>
              </w:rPr>
            </w:pPr>
            <w:r>
              <w:rPr>
                <w:rStyle w:val="CommentReference"/>
                <w:sz w:val="24"/>
                <w:szCs w:val="24"/>
              </w:rPr>
              <w:t>P4</w:t>
            </w:r>
          </w:p>
        </w:tc>
        <w:tc>
          <w:tcPr>
            <w:tcW w:w="2018" w:type="dxa"/>
            <w:vAlign w:val="center"/>
          </w:tcPr>
          <w:p w14:paraId="2D278EC6" w14:textId="1BBBD73C" w:rsidR="00A3457F" w:rsidRPr="00896140" w:rsidRDefault="00A3457F" w:rsidP="00A3457F">
            <w:pPr>
              <w:jc w:val="center"/>
              <w:rPr>
                <w:rFonts w:cs="Arial"/>
              </w:rPr>
            </w:pPr>
            <w:r w:rsidRPr="00896140">
              <w:rPr>
                <w:rFonts w:cs="Arial"/>
              </w:rPr>
              <w:t>________ %</w:t>
            </w:r>
          </w:p>
        </w:tc>
      </w:tr>
      <w:tr w:rsidR="00A3457F" w:rsidRPr="00896140" w14:paraId="4F70247A" w14:textId="77777777" w:rsidTr="00297CFB">
        <w:trPr>
          <w:trHeight w:val="454"/>
          <w:jc w:val="center"/>
        </w:trPr>
        <w:tc>
          <w:tcPr>
            <w:tcW w:w="4290" w:type="dxa"/>
            <w:vAlign w:val="center"/>
          </w:tcPr>
          <w:p w14:paraId="1689E40F" w14:textId="10DCC02B" w:rsidR="00A3457F" w:rsidRPr="000201F1" w:rsidRDefault="00155D0C" w:rsidP="00A3457F">
            <w:pPr>
              <w:pStyle w:val="ListParagraph"/>
              <w:numPr>
                <w:ilvl w:val="0"/>
                <w:numId w:val="16"/>
              </w:numPr>
              <w:ind w:left="499" w:hanging="357"/>
              <w:rPr>
                <w:color w:val="0000FF"/>
              </w:rPr>
            </w:pPr>
            <w:r>
              <w:rPr>
                <w:rStyle w:val="CommentReference"/>
                <w:sz w:val="24"/>
                <w:szCs w:val="24"/>
              </w:rPr>
              <w:t>P5</w:t>
            </w:r>
          </w:p>
        </w:tc>
        <w:tc>
          <w:tcPr>
            <w:tcW w:w="2018" w:type="dxa"/>
            <w:vAlign w:val="center"/>
          </w:tcPr>
          <w:p w14:paraId="42FECECB" w14:textId="0821E359" w:rsidR="00A3457F" w:rsidRPr="00896140" w:rsidRDefault="00A3457F" w:rsidP="00A3457F">
            <w:pPr>
              <w:jc w:val="center"/>
              <w:rPr>
                <w:rFonts w:cs="Arial"/>
              </w:rPr>
            </w:pPr>
            <w:r w:rsidRPr="00896140">
              <w:rPr>
                <w:rFonts w:cs="Arial"/>
              </w:rPr>
              <w:t>________ %</w:t>
            </w:r>
          </w:p>
        </w:tc>
      </w:tr>
      <w:tr w:rsidR="00A3457F" w:rsidRPr="00896140" w14:paraId="19274268" w14:textId="77777777" w:rsidTr="00297CFB">
        <w:trPr>
          <w:trHeight w:val="454"/>
          <w:jc w:val="center"/>
        </w:trPr>
        <w:tc>
          <w:tcPr>
            <w:tcW w:w="4290" w:type="dxa"/>
            <w:vAlign w:val="center"/>
          </w:tcPr>
          <w:p w14:paraId="1A9F93EF" w14:textId="3CAC4DDD" w:rsidR="00A3457F" w:rsidRPr="000201F1" w:rsidRDefault="00155D0C" w:rsidP="00A3457F">
            <w:pPr>
              <w:pStyle w:val="ListParagraph"/>
              <w:numPr>
                <w:ilvl w:val="0"/>
                <w:numId w:val="16"/>
              </w:numPr>
              <w:ind w:left="499" w:hanging="357"/>
              <w:rPr>
                <w:color w:val="0000FF"/>
              </w:rPr>
            </w:pPr>
            <w:r>
              <w:rPr>
                <w:rStyle w:val="CommentReference"/>
                <w:sz w:val="24"/>
                <w:szCs w:val="24"/>
              </w:rPr>
              <w:t>P6</w:t>
            </w:r>
          </w:p>
        </w:tc>
        <w:tc>
          <w:tcPr>
            <w:tcW w:w="2018" w:type="dxa"/>
            <w:vAlign w:val="center"/>
          </w:tcPr>
          <w:p w14:paraId="76FB0765" w14:textId="1288B523" w:rsidR="00A3457F" w:rsidRPr="00896140" w:rsidRDefault="00A3457F" w:rsidP="00A3457F">
            <w:pPr>
              <w:jc w:val="center"/>
              <w:rPr>
                <w:rFonts w:cs="Arial"/>
              </w:rPr>
            </w:pPr>
            <w:r w:rsidRPr="00896140">
              <w:rPr>
                <w:rFonts w:cs="Arial"/>
              </w:rPr>
              <w:t>________ %</w:t>
            </w:r>
          </w:p>
        </w:tc>
      </w:tr>
      <w:tr w:rsidR="00A3457F" w:rsidRPr="00896140" w14:paraId="7E165964" w14:textId="77777777" w:rsidTr="00297CFB">
        <w:trPr>
          <w:trHeight w:val="454"/>
          <w:jc w:val="center"/>
        </w:trPr>
        <w:tc>
          <w:tcPr>
            <w:tcW w:w="4290" w:type="dxa"/>
            <w:vAlign w:val="center"/>
          </w:tcPr>
          <w:p w14:paraId="7FD38B0F" w14:textId="05DD7F01" w:rsidR="00A3457F" w:rsidRPr="000201F1" w:rsidRDefault="00155D0C" w:rsidP="00A3457F">
            <w:pPr>
              <w:pStyle w:val="ListParagraph"/>
              <w:numPr>
                <w:ilvl w:val="0"/>
                <w:numId w:val="16"/>
              </w:numPr>
              <w:ind w:left="499" w:hanging="357"/>
              <w:rPr>
                <w:color w:val="0000FF"/>
              </w:rPr>
            </w:pPr>
            <w:r>
              <w:rPr>
                <w:rStyle w:val="CommentReference"/>
                <w:sz w:val="24"/>
                <w:szCs w:val="24"/>
              </w:rPr>
              <w:t>P7</w:t>
            </w:r>
          </w:p>
        </w:tc>
        <w:tc>
          <w:tcPr>
            <w:tcW w:w="2018" w:type="dxa"/>
            <w:vAlign w:val="center"/>
          </w:tcPr>
          <w:p w14:paraId="718AB4D5" w14:textId="21342833" w:rsidR="00A3457F" w:rsidRPr="00896140" w:rsidRDefault="00A3457F" w:rsidP="00A3457F">
            <w:pPr>
              <w:jc w:val="center"/>
              <w:rPr>
                <w:rFonts w:cs="Arial"/>
              </w:rPr>
            </w:pPr>
            <w:r w:rsidRPr="00896140">
              <w:rPr>
                <w:rFonts w:cs="Arial"/>
              </w:rPr>
              <w:t>________ %</w:t>
            </w:r>
          </w:p>
        </w:tc>
      </w:tr>
      <w:tr w:rsidR="00A3457F" w:rsidRPr="00896140" w14:paraId="7EA6545C" w14:textId="77777777" w:rsidTr="00297CFB">
        <w:trPr>
          <w:trHeight w:val="454"/>
          <w:jc w:val="center"/>
        </w:trPr>
        <w:tc>
          <w:tcPr>
            <w:tcW w:w="4290" w:type="dxa"/>
            <w:vAlign w:val="center"/>
          </w:tcPr>
          <w:p w14:paraId="27EC5213" w14:textId="381E8846" w:rsidR="00A3457F" w:rsidRPr="000201F1" w:rsidRDefault="00155D0C" w:rsidP="00A3457F">
            <w:pPr>
              <w:pStyle w:val="ListParagraph"/>
              <w:numPr>
                <w:ilvl w:val="0"/>
                <w:numId w:val="16"/>
              </w:numPr>
              <w:ind w:left="499" w:hanging="357"/>
              <w:rPr>
                <w:color w:val="0000FF"/>
              </w:rPr>
            </w:pPr>
            <w:r>
              <w:rPr>
                <w:rStyle w:val="CommentReference"/>
                <w:sz w:val="24"/>
                <w:szCs w:val="24"/>
              </w:rPr>
              <w:t>P8</w:t>
            </w:r>
          </w:p>
        </w:tc>
        <w:tc>
          <w:tcPr>
            <w:tcW w:w="2018" w:type="dxa"/>
            <w:vAlign w:val="center"/>
          </w:tcPr>
          <w:p w14:paraId="3015770C" w14:textId="62A31088" w:rsidR="00A3457F" w:rsidRPr="00896140" w:rsidRDefault="00A3457F" w:rsidP="00A3457F">
            <w:pPr>
              <w:jc w:val="center"/>
              <w:rPr>
                <w:rFonts w:cs="Arial"/>
              </w:rPr>
            </w:pPr>
            <w:r w:rsidRPr="00896140">
              <w:rPr>
                <w:rFonts w:cs="Arial"/>
              </w:rPr>
              <w:t>________ %</w:t>
            </w:r>
          </w:p>
        </w:tc>
      </w:tr>
      <w:tr w:rsidR="00A3457F" w:rsidRPr="00896140" w14:paraId="2A013A29" w14:textId="77777777" w:rsidTr="00297CFB">
        <w:trPr>
          <w:trHeight w:val="454"/>
          <w:jc w:val="center"/>
        </w:trPr>
        <w:tc>
          <w:tcPr>
            <w:tcW w:w="4290" w:type="dxa"/>
            <w:vAlign w:val="center"/>
          </w:tcPr>
          <w:p w14:paraId="7BDEC8B8" w14:textId="130F8C6E" w:rsidR="00A3457F" w:rsidRPr="000201F1" w:rsidRDefault="00155D0C" w:rsidP="00A3457F">
            <w:pPr>
              <w:pStyle w:val="ListParagraph"/>
              <w:numPr>
                <w:ilvl w:val="0"/>
                <w:numId w:val="16"/>
              </w:numPr>
              <w:ind w:left="499" w:hanging="357"/>
              <w:rPr>
                <w:color w:val="0000FF"/>
              </w:rPr>
            </w:pPr>
            <w:r>
              <w:rPr>
                <w:rStyle w:val="CommentReference"/>
                <w:sz w:val="24"/>
                <w:szCs w:val="24"/>
              </w:rPr>
              <w:t>P9</w:t>
            </w:r>
          </w:p>
        </w:tc>
        <w:tc>
          <w:tcPr>
            <w:tcW w:w="2018" w:type="dxa"/>
            <w:vAlign w:val="center"/>
          </w:tcPr>
          <w:p w14:paraId="2CC72CA9" w14:textId="2E1D8F62" w:rsidR="00A3457F" w:rsidRPr="00896140" w:rsidRDefault="00A3457F" w:rsidP="00A3457F">
            <w:pPr>
              <w:jc w:val="center"/>
              <w:rPr>
                <w:rFonts w:cs="Arial"/>
              </w:rPr>
            </w:pPr>
            <w:r w:rsidRPr="00896140">
              <w:rPr>
                <w:rFonts w:cs="Arial"/>
              </w:rPr>
              <w:t>________ %</w:t>
            </w:r>
          </w:p>
        </w:tc>
      </w:tr>
      <w:tr w:rsidR="00A3457F" w:rsidRPr="00896140" w14:paraId="3A482814" w14:textId="77777777" w:rsidTr="00297CFB">
        <w:trPr>
          <w:trHeight w:val="454"/>
          <w:jc w:val="center"/>
        </w:trPr>
        <w:tc>
          <w:tcPr>
            <w:tcW w:w="4290" w:type="dxa"/>
            <w:vAlign w:val="center"/>
          </w:tcPr>
          <w:p w14:paraId="3498339C" w14:textId="28D839AD" w:rsidR="00A3457F" w:rsidRPr="000201F1" w:rsidRDefault="00155D0C" w:rsidP="00A3457F">
            <w:pPr>
              <w:pStyle w:val="ListParagraph"/>
              <w:numPr>
                <w:ilvl w:val="0"/>
                <w:numId w:val="16"/>
              </w:numPr>
              <w:ind w:left="499" w:hanging="357"/>
              <w:rPr>
                <w:color w:val="0000FF"/>
              </w:rPr>
            </w:pPr>
            <w:r>
              <w:rPr>
                <w:rStyle w:val="CommentReference"/>
                <w:sz w:val="24"/>
                <w:szCs w:val="24"/>
              </w:rPr>
              <w:t>P10</w:t>
            </w:r>
          </w:p>
        </w:tc>
        <w:tc>
          <w:tcPr>
            <w:tcW w:w="2018" w:type="dxa"/>
            <w:vAlign w:val="center"/>
          </w:tcPr>
          <w:p w14:paraId="4E00C6C1" w14:textId="3F433A81" w:rsidR="00A3457F" w:rsidRPr="00896140" w:rsidRDefault="00A3457F" w:rsidP="00A3457F">
            <w:pPr>
              <w:jc w:val="center"/>
              <w:rPr>
                <w:rFonts w:cs="Arial"/>
              </w:rPr>
            </w:pPr>
            <w:r w:rsidRPr="00896140">
              <w:rPr>
                <w:rFonts w:cs="Arial"/>
              </w:rPr>
              <w:t>________ %</w:t>
            </w:r>
          </w:p>
        </w:tc>
      </w:tr>
      <w:tr w:rsidR="00A3457F" w:rsidRPr="00896140" w14:paraId="6FC52312" w14:textId="77777777" w:rsidTr="00297CFB">
        <w:trPr>
          <w:trHeight w:val="454"/>
          <w:jc w:val="center"/>
        </w:trPr>
        <w:tc>
          <w:tcPr>
            <w:tcW w:w="4290" w:type="dxa"/>
            <w:vAlign w:val="center"/>
          </w:tcPr>
          <w:p w14:paraId="49F04F6A" w14:textId="54E2A018" w:rsidR="00A3457F" w:rsidRPr="000201F1" w:rsidRDefault="00155D0C" w:rsidP="00A3457F">
            <w:pPr>
              <w:pStyle w:val="ListParagraph"/>
              <w:numPr>
                <w:ilvl w:val="0"/>
                <w:numId w:val="16"/>
              </w:numPr>
              <w:ind w:left="499" w:hanging="357"/>
              <w:rPr>
                <w:color w:val="0000FF"/>
              </w:rPr>
            </w:pPr>
            <w:r>
              <w:rPr>
                <w:rStyle w:val="CommentReference"/>
                <w:sz w:val="24"/>
                <w:szCs w:val="24"/>
              </w:rPr>
              <w:t>P11</w:t>
            </w:r>
          </w:p>
        </w:tc>
        <w:tc>
          <w:tcPr>
            <w:tcW w:w="2018" w:type="dxa"/>
            <w:vAlign w:val="center"/>
          </w:tcPr>
          <w:p w14:paraId="23237CD6" w14:textId="505E0A07" w:rsidR="00A3457F" w:rsidRPr="00896140" w:rsidRDefault="00A3457F" w:rsidP="00A3457F">
            <w:pPr>
              <w:jc w:val="center"/>
              <w:rPr>
                <w:rFonts w:cs="Arial"/>
              </w:rPr>
            </w:pPr>
            <w:r w:rsidRPr="00896140">
              <w:rPr>
                <w:rFonts w:cs="Arial"/>
              </w:rPr>
              <w:t>________ %</w:t>
            </w:r>
          </w:p>
        </w:tc>
      </w:tr>
      <w:tr w:rsidR="00A3457F" w:rsidRPr="00896140" w14:paraId="3F73E768" w14:textId="77777777" w:rsidTr="00297CFB">
        <w:trPr>
          <w:trHeight w:val="454"/>
          <w:jc w:val="center"/>
        </w:trPr>
        <w:tc>
          <w:tcPr>
            <w:tcW w:w="4290" w:type="dxa"/>
            <w:vAlign w:val="center"/>
          </w:tcPr>
          <w:p w14:paraId="623E0D14" w14:textId="05C563D3" w:rsidR="00A3457F" w:rsidRPr="000201F1" w:rsidRDefault="00155D0C" w:rsidP="00A3457F">
            <w:pPr>
              <w:pStyle w:val="ListParagraph"/>
              <w:numPr>
                <w:ilvl w:val="0"/>
                <w:numId w:val="16"/>
              </w:numPr>
              <w:ind w:left="499" w:hanging="357"/>
              <w:rPr>
                <w:color w:val="0000FF"/>
              </w:rPr>
            </w:pPr>
            <w:r>
              <w:rPr>
                <w:rStyle w:val="CommentReference"/>
                <w:sz w:val="24"/>
                <w:szCs w:val="24"/>
              </w:rPr>
              <w:lastRenderedPageBreak/>
              <w:t>P12</w:t>
            </w:r>
          </w:p>
        </w:tc>
        <w:tc>
          <w:tcPr>
            <w:tcW w:w="2018" w:type="dxa"/>
            <w:vAlign w:val="center"/>
          </w:tcPr>
          <w:p w14:paraId="01889B7A" w14:textId="7D41A0BC" w:rsidR="00A3457F" w:rsidRPr="00896140" w:rsidRDefault="00A3457F" w:rsidP="00A3457F">
            <w:pPr>
              <w:jc w:val="center"/>
              <w:rPr>
                <w:rFonts w:cs="Arial"/>
              </w:rPr>
            </w:pPr>
            <w:r w:rsidRPr="00896140">
              <w:rPr>
                <w:rFonts w:cs="Arial"/>
              </w:rPr>
              <w:t>________ %</w:t>
            </w:r>
          </w:p>
        </w:tc>
      </w:tr>
      <w:tr w:rsidR="00A3457F" w:rsidRPr="00896140" w14:paraId="05797DD8" w14:textId="77777777" w:rsidTr="00297CFB">
        <w:trPr>
          <w:trHeight w:val="454"/>
          <w:jc w:val="center"/>
        </w:trPr>
        <w:tc>
          <w:tcPr>
            <w:tcW w:w="4290" w:type="dxa"/>
            <w:vAlign w:val="center"/>
          </w:tcPr>
          <w:p w14:paraId="275DECFB" w14:textId="5FDE7E67" w:rsidR="00A3457F" w:rsidRPr="000201F1" w:rsidRDefault="00155D0C" w:rsidP="00A3457F">
            <w:pPr>
              <w:pStyle w:val="ListParagraph"/>
              <w:numPr>
                <w:ilvl w:val="0"/>
                <w:numId w:val="16"/>
              </w:numPr>
              <w:ind w:left="499" w:hanging="357"/>
              <w:rPr>
                <w:color w:val="0000FF"/>
              </w:rPr>
            </w:pPr>
            <w:r>
              <w:rPr>
                <w:rStyle w:val="CommentReference"/>
                <w:sz w:val="24"/>
                <w:szCs w:val="24"/>
              </w:rPr>
              <w:t>P13</w:t>
            </w:r>
          </w:p>
        </w:tc>
        <w:tc>
          <w:tcPr>
            <w:tcW w:w="2018" w:type="dxa"/>
            <w:vAlign w:val="center"/>
          </w:tcPr>
          <w:p w14:paraId="595921B7" w14:textId="40AE22F9" w:rsidR="00A3457F" w:rsidRPr="00896140" w:rsidRDefault="00A3457F" w:rsidP="00A3457F">
            <w:pPr>
              <w:jc w:val="center"/>
              <w:rPr>
                <w:rFonts w:cs="Arial"/>
              </w:rPr>
            </w:pPr>
            <w:r w:rsidRPr="00896140">
              <w:rPr>
                <w:rFonts w:cs="Arial"/>
              </w:rPr>
              <w:t>________ %</w:t>
            </w:r>
          </w:p>
        </w:tc>
      </w:tr>
      <w:tr w:rsidR="00A3457F" w:rsidRPr="00896140" w14:paraId="07ACC77D" w14:textId="77777777" w:rsidTr="00297CFB">
        <w:trPr>
          <w:trHeight w:val="454"/>
          <w:jc w:val="center"/>
        </w:trPr>
        <w:tc>
          <w:tcPr>
            <w:tcW w:w="4290" w:type="dxa"/>
            <w:vAlign w:val="center"/>
          </w:tcPr>
          <w:p w14:paraId="69BD8075" w14:textId="170E5843" w:rsidR="00A3457F" w:rsidRPr="000201F1" w:rsidRDefault="00155D0C" w:rsidP="00A3457F">
            <w:pPr>
              <w:pStyle w:val="ListParagraph"/>
              <w:numPr>
                <w:ilvl w:val="0"/>
                <w:numId w:val="16"/>
              </w:numPr>
              <w:ind w:left="499" w:hanging="357"/>
              <w:rPr>
                <w:color w:val="0000FF"/>
              </w:rPr>
            </w:pPr>
            <w:r>
              <w:rPr>
                <w:rStyle w:val="CommentReference"/>
                <w:sz w:val="24"/>
                <w:szCs w:val="24"/>
              </w:rPr>
              <w:t>P14</w:t>
            </w:r>
          </w:p>
        </w:tc>
        <w:tc>
          <w:tcPr>
            <w:tcW w:w="2018" w:type="dxa"/>
            <w:vAlign w:val="center"/>
          </w:tcPr>
          <w:p w14:paraId="25F6064F" w14:textId="22F8D973" w:rsidR="00A3457F" w:rsidRPr="00896140" w:rsidRDefault="00A3457F" w:rsidP="00A3457F">
            <w:pPr>
              <w:jc w:val="center"/>
              <w:rPr>
                <w:rFonts w:cs="Arial"/>
              </w:rPr>
            </w:pPr>
            <w:r w:rsidRPr="00896140">
              <w:rPr>
                <w:rFonts w:cs="Arial"/>
              </w:rPr>
              <w:t>________ %</w:t>
            </w:r>
          </w:p>
        </w:tc>
      </w:tr>
      <w:tr w:rsidR="00A3457F" w:rsidRPr="00896140" w14:paraId="06F7B717" w14:textId="77777777" w:rsidTr="00297CFB">
        <w:trPr>
          <w:trHeight w:val="454"/>
          <w:jc w:val="center"/>
        </w:trPr>
        <w:tc>
          <w:tcPr>
            <w:tcW w:w="4290" w:type="dxa"/>
            <w:vAlign w:val="center"/>
          </w:tcPr>
          <w:p w14:paraId="488F58B9" w14:textId="424135A2" w:rsidR="00A3457F" w:rsidRPr="000201F1" w:rsidRDefault="00155D0C" w:rsidP="00A3457F">
            <w:pPr>
              <w:pStyle w:val="ListParagraph"/>
              <w:numPr>
                <w:ilvl w:val="0"/>
                <w:numId w:val="16"/>
              </w:numPr>
              <w:ind w:left="499" w:hanging="357"/>
              <w:rPr>
                <w:color w:val="0000FF"/>
              </w:rPr>
            </w:pPr>
            <w:r>
              <w:rPr>
                <w:rStyle w:val="CommentReference"/>
                <w:sz w:val="24"/>
                <w:szCs w:val="24"/>
              </w:rPr>
              <w:t>P15</w:t>
            </w:r>
          </w:p>
        </w:tc>
        <w:tc>
          <w:tcPr>
            <w:tcW w:w="2018" w:type="dxa"/>
            <w:vAlign w:val="center"/>
          </w:tcPr>
          <w:p w14:paraId="3E4B7D7C" w14:textId="7D6EE79B" w:rsidR="00A3457F" w:rsidRPr="00896140" w:rsidRDefault="00A3457F" w:rsidP="00A3457F">
            <w:pPr>
              <w:jc w:val="center"/>
              <w:rPr>
                <w:rFonts w:cs="Arial"/>
              </w:rPr>
            </w:pPr>
            <w:r w:rsidRPr="00896140">
              <w:rPr>
                <w:rFonts w:cs="Arial"/>
              </w:rPr>
              <w:t>________ %</w:t>
            </w:r>
          </w:p>
        </w:tc>
      </w:tr>
      <w:tr w:rsidR="00A3457F" w:rsidRPr="00896140" w14:paraId="378CD7C8" w14:textId="77777777" w:rsidTr="00297CFB">
        <w:trPr>
          <w:trHeight w:val="454"/>
          <w:jc w:val="center"/>
        </w:trPr>
        <w:tc>
          <w:tcPr>
            <w:tcW w:w="4290" w:type="dxa"/>
            <w:vAlign w:val="center"/>
          </w:tcPr>
          <w:p w14:paraId="0B3B0E95" w14:textId="159B64BE" w:rsidR="00A3457F" w:rsidRPr="000201F1" w:rsidRDefault="00155D0C" w:rsidP="00A3457F">
            <w:pPr>
              <w:pStyle w:val="ListParagraph"/>
              <w:numPr>
                <w:ilvl w:val="0"/>
                <w:numId w:val="16"/>
              </w:numPr>
              <w:ind w:left="499" w:hanging="357"/>
              <w:rPr>
                <w:color w:val="0000FF"/>
              </w:rPr>
            </w:pPr>
            <w:r>
              <w:rPr>
                <w:rStyle w:val="CommentReference"/>
                <w:sz w:val="24"/>
                <w:szCs w:val="24"/>
              </w:rPr>
              <w:t>P16</w:t>
            </w:r>
          </w:p>
        </w:tc>
        <w:tc>
          <w:tcPr>
            <w:tcW w:w="2018" w:type="dxa"/>
            <w:vAlign w:val="center"/>
          </w:tcPr>
          <w:p w14:paraId="73AB107D" w14:textId="0D83E457" w:rsidR="00A3457F" w:rsidRPr="00896140" w:rsidRDefault="00A3457F" w:rsidP="00A3457F">
            <w:pPr>
              <w:jc w:val="center"/>
              <w:rPr>
                <w:rFonts w:cs="Arial"/>
              </w:rPr>
            </w:pPr>
            <w:r w:rsidRPr="00896140">
              <w:rPr>
                <w:rFonts w:cs="Arial"/>
              </w:rPr>
              <w:t>________ %</w:t>
            </w:r>
          </w:p>
        </w:tc>
      </w:tr>
      <w:tr w:rsidR="00A3457F" w:rsidRPr="00896140" w14:paraId="7AD61222" w14:textId="77777777" w:rsidTr="00297CFB">
        <w:trPr>
          <w:trHeight w:val="454"/>
          <w:jc w:val="center"/>
        </w:trPr>
        <w:tc>
          <w:tcPr>
            <w:tcW w:w="4290" w:type="dxa"/>
            <w:vAlign w:val="center"/>
          </w:tcPr>
          <w:p w14:paraId="46D65982" w14:textId="628953A0" w:rsidR="00A3457F" w:rsidRPr="000201F1" w:rsidRDefault="00A3457F" w:rsidP="00A3457F">
            <w:pPr>
              <w:pStyle w:val="ListParagraph"/>
              <w:numPr>
                <w:ilvl w:val="0"/>
                <w:numId w:val="16"/>
              </w:numPr>
              <w:ind w:left="499" w:hanging="357"/>
              <w:rPr>
                <w:color w:val="0000FF"/>
              </w:rPr>
            </w:pPr>
            <w:r w:rsidRPr="0037473E">
              <w:rPr>
                <w:rStyle w:val="CommentReference"/>
                <w:sz w:val="24"/>
                <w:szCs w:val="24"/>
              </w:rPr>
              <w:t xml:space="preserve">Other </w:t>
            </w:r>
            <w:r w:rsidR="00155D0C">
              <w:rPr>
                <w:rStyle w:val="CommentReference"/>
                <w:sz w:val="24"/>
                <w:szCs w:val="24"/>
              </w:rPr>
              <w:t>P17</w:t>
            </w:r>
          </w:p>
        </w:tc>
        <w:tc>
          <w:tcPr>
            <w:tcW w:w="2018" w:type="dxa"/>
            <w:vAlign w:val="center"/>
          </w:tcPr>
          <w:p w14:paraId="28349D1B" w14:textId="5E53B90C" w:rsidR="00A3457F" w:rsidRPr="00896140" w:rsidRDefault="00A3457F" w:rsidP="00A3457F">
            <w:pPr>
              <w:jc w:val="center"/>
              <w:rPr>
                <w:rFonts w:cs="Arial"/>
              </w:rPr>
            </w:pPr>
            <w:r w:rsidRPr="00896140">
              <w:rPr>
                <w:rFonts w:cs="Arial"/>
              </w:rPr>
              <w:t>________ %</w:t>
            </w:r>
          </w:p>
        </w:tc>
      </w:tr>
      <w:tr w:rsidR="00A3457F" w:rsidRPr="00896140" w14:paraId="09C2A487" w14:textId="77777777" w:rsidTr="00297CFB">
        <w:trPr>
          <w:trHeight w:val="454"/>
          <w:jc w:val="center"/>
        </w:trPr>
        <w:tc>
          <w:tcPr>
            <w:tcW w:w="4290" w:type="dxa"/>
            <w:vAlign w:val="center"/>
          </w:tcPr>
          <w:p w14:paraId="66139E0F" w14:textId="3E54456E" w:rsidR="00A3457F" w:rsidRPr="000201F1" w:rsidRDefault="00155D0C" w:rsidP="00A3457F">
            <w:pPr>
              <w:pStyle w:val="ListParagraph"/>
              <w:numPr>
                <w:ilvl w:val="0"/>
                <w:numId w:val="16"/>
              </w:numPr>
              <w:ind w:left="499" w:hanging="357"/>
              <w:rPr>
                <w:color w:val="0000FF"/>
              </w:rPr>
            </w:pPr>
            <w:r>
              <w:rPr>
                <w:rStyle w:val="CommentReference"/>
                <w:sz w:val="24"/>
                <w:szCs w:val="24"/>
              </w:rPr>
              <w:t>P18</w:t>
            </w:r>
            <w:r w:rsidR="00A3457F">
              <w:rPr>
                <w:rStyle w:val="CommentReference"/>
                <w:sz w:val="24"/>
                <w:szCs w:val="24"/>
              </w:rPr>
              <w:t xml:space="preserve"> treatment</w:t>
            </w:r>
          </w:p>
        </w:tc>
        <w:tc>
          <w:tcPr>
            <w:tcW w:w="2018" w:type="dxa"/>
            <w:vAlign w:val="center"/>
          </w:tcPr>
          <w:p w14:paraId="19A39FCF" w14:textId="060DBAA8" w:rsidR="00A3457F" w:rsidRPr="00896140" w:rsidRDefault="00A3457F" w:rsidP="00A3457F">
            <w:pPr>
              <w:jc w:val="center"/>
              <w:rPr>
                <w:rFonts w:cs="Arial"/>
              </w:rPr>
            </w:pPr>
            <w:r w:rsidRPr="00896140">
              <w:rPr>
                <w:rFonts w:cs="Arial"/>
              </w:rPr>
              <w:t>________ %</w:t>
            </w:r>
          </w:p>
        </w:tc>
      </w:tr>
      <w:tr w:rsidR="00A3457F" w:rsidRPr="00896140" w14:paraId="6E2441CE" w14:textId="77777777" w:rsidTr="00297CFB">
        <w:trPr>
          <w:trHeight w:val="454"/>
          <w:jc w:val="center"/>
        </w:trPr>
        <w:tc>
          <w:tcPr>
            <w:tcW w:w="4290" w:type="dxa"/>
            <w:vAlign w:val="center"/>
          </w:tcPr>
          <w:p w14:paraId="5B3D11AC" w14:textId="52690FE0" w:rsidR="00A3457F" w:rsidRPr="000201F1" w:rsidRDefault="00A3457F" w:rsidP="00A3457F">
            <w:pPr>
              <w:pStyle w:val="ListParagraph"/>
              <w:numPr>
                <w:ilvl w:val="0"/>
                <w:numId w:val="16"/>
              </w:numPr>
              <w:ind w:left="499" w:hanging="357"/>
              <w:rPr>
                <w:color w:val="0000FF"/>
              </w:rPr>
            </w:pPr>
            <w:r>
              <w:rPr>
                <w:rStyle w:val="CommentReference"/>
                <w:sz w:val="24"/>
                <w:szCs w:val="24"/>
              </w:rPr>
              <w:t>Refer to another specialist</w:t>
            </w:r>
          </w:p>
        </w:tc>
        <w:tc>
          <w:tcPr>
            <w:tcW w:w="2018" w:type="dxa"/>
            <w:vAlign w:val="center"/>
          </w:tcPr>
          <w:p w14:paraId="50DBE8E5" w14:textId="3E336E4F" w:rsidR="00A3457F" w:rsidRPr="00896140" w:rsidRDefault="00A3457F" w:rsidP="00A3457F">
            <w:pPr>
              <w:jc w:val="center"/>
              <w:rPr>
                <w:rFonts w:cs="Arial"/>
              </w:rPr>
            </w:pPr>
            <w:r w:rsidRPr="00896140">
              <w:rPr>
                <w:rFonts w:cs="Arial"/>
              </w:rPr>
              <w:t>________ %</w:t>
            </w:r>
          </w:p>
        </w:tc>
      </w:tr>
      <w:tr w:rsidR="00A3457F" w:rsidRPr="00896140" w14:paraId="26F70708" w14:textId="77777777" w:rsidTr="00297CFB">
        <w:trPr>
          <w:trHeight w:val="454"/>
          <w:jc w:val="center"/>
        </w:trPr>
        <w:tc>
          <w:tcPr>
            <w:tcW w:w="4290" w:type="dxa"/>
            <w:vAlign w:val="center"/>
          </w:tcPr>
          <w:p w14:paraId="1962803B" w14:textId="2392DBAB" w:rsidR="00A3457F" w:rsidRPr="000201F1" w:rsidRDefault="00A3457F" w:rsidP="00A3457F">
            <w:pPr>
              <w:pStyle w:val="ListParagraph"/>
              <w:numPr>
                <w:ilvl w:val="0"/>
                <w:numId w:val="16"/>
              </w:numPr>
              <w:ind w:left="499" w:hanging="357"/>
              <w:rPr>
                <w:color w:val="0000FF"/>
              </w:rPr>
            </w:pPr>
            <w:r>
              <w:rPr>
                <w:rStyle w:val="CommentReference"/>
                <w:sz w:val="24"/>
                <w:szCs w:val="24"/>
              </w:rPr>
              <w:t>Other (Please specify: _____)</w:t>
            </w:r>
          </w:p>
        </w:tc>
        <w:tc>
          <w:tcPr>
            <w:tcW w:w="2018" w:type="dxa"/>
            <w:vAlign w:val="center"/>
          </w:tcPr>
          <w:p w14:paraId="72DE0D9B" w14:textId="7A8C536F" w:rsidR="00A3457F" w:rsidRPr="00896140" w:rsidRDefault="00A3457F" w:rsidP="00A3457F">
            <w:pPr>
              <w:jc w:val="center"/>
              <w:rPr>
                <w:rFonts w:cs="Arial"/>
              </w:rPr>
            </w:pPr>
            <w:r w:rsidRPr="00896140">
              <w:rPr>
                <w:rFonts w:cs="Arial"/>
              </w:rPr>
              <w:t>________ %</w:t>
            </w:r>
          </w:p>
        </w:tc>
      </w:tr>
      <w:tr w:rsidR="00C26138" w:rsidRPr="00896140" w14:paraId="6B2CD1C8" w14:textId="77777777" w:rsidTr="00297CFB">
        <w:trPr>
          <w:trHeight w:val="454"/>
          <w:jc w:val="center"/>
        </w:trPr>
        <w:tc>
          <w:tcPr>
            <w:tcW w:w="4290" w:type="dxa"/>
            <w:vAlign w:val="center"/>
          </w:tcPr>
          <w:p w14:paraId="56F74F7B" w14:textId="77777777" w:rsidR="00C26138" w:rsidRPr="00896140" w:rsidRDefault="00C26138" w:rsidP="00C26138">
            <w:pPr>
              <w:jc w:val="center"/>
            </w:pPr>
            <w:r w:rsidRPr="00896140">
              <w:rPr>
                <w:rFonts w:cs="Arial"/>
                <w:b/>
                <w:szCs w:val="24"/>
              </w:rPr>
              <w:t>TOTAL</w:t>
            </w:r>
          </w:p>
        </w:tc>
        <w:tc>
          <w:tcPr>
            <w:tcW w:w="2018" w:type="dxa"/>
            <w:vAlign w:val="center"/>
          </w:tcPr>
          <w:p w14:paraId="68B10F9A" w14:textId="77777777" w:rsidR="00C26138" w:rsidRPr="00896140" w:rsidRDefault="00C26138" w:rsidP="00C26138">
            <w:pPr>
              <w:jc w:val="center"/>
              <w:rPr>
                <w:rFonts w:cs="Arial"/>
                <w:b/>
                <w:color w:val="0000FF"/>
                <w:szCs w:val="24"/>
              </w:rPr>
            </w:pPr>
            <w:r w:rsidRPr="00896140">
              <w:rPr>
                <w:rFonts w:cs="Arial"/>
                <w:b/>
                <w:color w:val="0000FF"/>
                <w:szCs w:val="24"/>
              </w:rPr>
              <w:t>[PN: At least 100%]</w:t>
            </w:r>
          </w:p>
        </w:tc>
      </w:tr>
    </w:tbl>
    <w:p w14:paraId="5274A5A7" w14:textId="77777777" w:rsidR="00184A81" w:rsidRDefault="00184A81" w:rsidP="005044E3">
      <w:pPr>
        <w:contextualSpacing/>
        <w:rPr>
          <w:rFonts w:cs="Arial"/>
          <w:color w:val="0000FF"/>
          <w:highlight w:val="green"/>
        </w:rPr>
      </w:pPr>
    </w:p>
    <w:p w14:paraId="3D32F014" w14:textId="3283E81A" w:rsidR="00696F76" w:rsidRDefault="00696F76" w:rsidP="00E77D5A">
      <w:pPr>
        <w:ind w:left="454" w:firstLine="266"/>
        <w:contextualSpacing/>
        <w:rPr>
          <w:rFonts w:cs="Arial"/>
          <w:bCs/>
          <w:color w:val="0000FF"/>
        </w:rPr>
      </w:pPr>
      <w:r>
        <w:rPr>
          <w:rFonts w:cs="Arial"/>
          <w:bCs/>
          <w:color w:val="0000FF"/>
        </w:rPr>
        <w:t xml:space="preserve">[PN: </w:t>
      </w:r>
      <w:r w:rsidR="008B7EC6">
        <w:rPr>
          <w:rFonts w:cs="Arial"/>
          <w:bCs/>
          <w:color w:val="0000FF"/>
        </w:rPr>
        <w:t xml:space="preserve">Quota criteria </w:t>
      </w:r>
      <w:r>
        <w:rPr>
          <w:rFonts w:cs="Arial"/>
          <w:bCs/>
          <w:color w:val="0000FF"/>
        </w:rPr>
        <w:t>TBD]</w:t>
      </w:r>
    </w:p>
    <w:p w14:paraId="00BBB38E" w14:textId="77777777" w:rsidR="00696F76" w:rsidRDefault="00696F76" w:rsidP="004C43AE">
      <w:pPr>
        <w:ind w:left="454" w:hanging="454"/>
        <w:contextualSpacing/>
        <w:rPr>
          <w:rFonts w:cs="Arial"/>
          <w:bCs/>
          <w:color w:val="0000FF"/>
        </w:rPr>
      </w:pPr>
    </w:p>
    <w:p w14:paraId="1D0523FE" w14:textId="45418729" w:rsidR="00007A69" w:rsidRDefault="004C43AE" w:rsidP="004C43AE">
      <w:pPr>
        <w:ind w:left="454" w:hanging="454"/>
        <w:contextualSpacing/>
        <w:rPr>
          <w:rFonts w:cs="Arial"/>
          <w:b/>
        </w:rPr>
      </w:pPr>
      <w:r w:rsidRPr="00896140">
        <w:rPr>
          <w:rFonts w:cs="Arial"/>
          <w:bCs/>
          <w:color w:val="0000FF"/>
        </w:rPr>
        <w:t>S</w:t>
      </w:r>
      <w:r w:rsidR="00B20832">
        <w:rPr>
          <w:rFonts w:cs="Arial"/>
          <w:bCs/>
          <w:color w:val="0000FF"/>
        </w:rPr>
        <w:t>11</w:t>
      </w:r>
      <w:r w:rsidRPr="00896140">
        <w:rPr>
          <w:rFonts w:cs="Arial"/>
          <w:bCs/>
          <w:color w:val="0000FF"/>
        </w:rPr>
        <w:t>.</w:t>
      </w:r>
      <w:r w:rsidR="00007A69">
        <w:rPr>
          <w:rFonts w:cs="Arial"/>
          <w:bCs/>
          <w:color w:val="0000FF"/>
        </w:rPr>
        <w:tab/>
      </w:r>
      <w:r w:rsidR="006953D0" w:rsidRPr="006953D0">
        <w:rPr>
          <w:rFonts w:cs="Arial"/>
          <w:bCs/>
        </w:rPr>
        <w:t xml:space="preserve">Are you </w:t>
      </w:r>
      <w:r w:rsidR="006953D0" w:rsidRPr="006953D0">
        <w:rPr>
          <w:rFonts w:cs="Arial"/>
          <w:b/>
        </w:rPr>
        <w:t>currently employed</w:t>
      </w:r>
      <w:r w:rsidR="006953D0" w:rsidRPr="006953D0">
        <w:rPr>
          <w:rFonts w:cs="Arial"/>
          <w:bCs/>
        </w:rPr>
        <w:t xml:space="preserve"> by a </w:t>
      </w:r>
      <w:r w:rsidR="006953D0" w:rsidRPr="006953D0">
        <w:rPr>
          <w:rFonts w:cs="Arial"/>
          <w:b/>
        </w:rPr>
        <w:t>pharmaceutical</w:t>
      </w:r>
      <w:r w:rsidR="006953D0" w:rsidRPr="006953D0">
        <w:rPr>
          <w:rFonts w:cs="Arial"/>
          <w:bCs/>
        </w:rPr>
        <w:t xml:space="preserve">, </w:t>
      </w:r>
      <w:r w:rsidR="006953D0" w:rsidRPr="006953D0">
        <w:rPr>
          <w:rFonts w:cs="Arial"/>
          <w:b/>
        </w:rPr>
        <w:t>biopharmaceutical</w:t>
      </w:r>
    </w:p>
    <w:p w14:paraId="52051299" w14:textId="7C19DB6D" w:rsidR="004C43AE" w:rsidRPr="00896140" w:rsidRDefault="006953D0" w:rsidP="00007A69">
      <w:pPr>
        <w:ind w:left="454" w:firstLine="266"/>
        <w:contextualSpacing/>
        <w:rPr>
          <w:rFonts w:cs="Arial"/>
          <w:bCs/>
        </w:rPr>
      </w:pPr>
      <w:r w:rsidRPr="006953D0">
        <w:rPr>
          <w:rFonts w:cs="Arial"/>
          <w:bCs/>
        </w:rPr>
        <w:t xml:space="preserve">company or healthcare </w:t>
      </w:r>
      <w:r w:rsidR="00007A69" w:rsidRPr="006953D0">
        <w:rPr>
          <w:rFonts w:cs="Arial"/>
          <w:b/>
        </w:rPr>
        <w:t>manufacturer</w:t>
      </w:r>
      <w:r w:rsidR="00007A69">
        <w:rPr>
          <w:rFonts w:cs="Arial"/>
          <w:bCs/>
        </w:rPr>
        <w:t>?</w:t>
      </w:r>
    </w:p>
    <w:p w14:paraId="27A7697A" w14:textId="77777777" w:rsidR="004C43AE" w:rsidRPr="00896140" w:rsidRDefault="004C43AE" w:rsidP="004C43AE">
      <w:pPr>
        <w:ind w:left="720" w:hanging="720"/>
        <w:contextualSpacing/>
        <w:rPr>
          <w:rFonts w:cs="Arial"/>
          <w:bCs/>
        </w:rPr>
      </w:pPr>
      <w:r w:rsidRPr="00896140">
        <w:rPr>
          <w:rFonts w:cs="Arial"/>
          <w:bCs/>
        </w:rPr>
        <w:t xml:space="preserve"> </w:t>
      </w:r>
    </w:p>
    <w:p w14:paraId="062E5022" w14:textId="1B104CAC" w:rsidR="00407876" w:rsidRPr="00896140" w:rsidRDefault="00407876" w:rsidP="00007A69">
      <w:pPr>
        <w:ind w:left="454" w:firstLine="266"/>
        <w:contextualSpacing/>
        <w:rPr>
          <w:rFonts w:cs="Arial"/>
          <w:color w:val="0000FF"/>
        </w:rPr>
      </w:pPr>
      <w:r w:rsidRPr="00896140">
        <w:rPr>
          <w:rFonts w:cs="Arial"/>
          <w:color w:val="0000FF"/>
        </w:rPr>
        <w:t xml:space="preserve">[PN: </w:t>
      </w:r>
      <w:r>
        <w:rPr>
          <w:rFonts w:cs="Arial"/>
          <w:color w:val="0000FF"/>
        </w:rPr>
        <w:t>Allow only one selection</w:t>
      </w:r>
      <w:r w:rsidRPr="00896140">
        <w:rPr>
          <w:rFonts w:cs="Arial"/>
          <w:color w:val="0000FF"/>
        </w:rPr>
        <w:t>]</w:t>
      </w:r>
    </w:p>
    <w:p w14:paraId="212EFD93" w14:textId="77777777" w:rsidR="004C43AE" w:rsidRPr="00016776" w:rsidRDefault="004C43AE" w:rsidP="004C43AE">
      <w:pPr>
        <w:ind w:left="720" w:hanging="720"/>
        <w:contextualSpacing/>
        <w:rPr>
          <w:rFonts w:cs="Arial"/>
        </w:rPr>
      </w:pPr>
      <w:r w:rsidRPr="00896140">
        <w:rPr>
          <w:rFonts w:cs="Arial"/>
          <w:bCs/>
        </w:rPr>
        <w:tab/>
      </w:r>
    </w:p>
    <w:tbl>
      <w:tblPr>
        <w:tblW w:w="8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2956"/>
        <w:gridCol w:w="2957"/>
        <w:gridCol w:w="2957"/>
      </w:tblGrid>
      <w:tr w:rsidR="006953D0" w:rsidRPr="00896140" w14:paraId="7EAF8AF4" w14:textId="77777777" w:rsidTr="006953D0">
        <w:trPr>
          <w:trHeight w:val="591"/>
          <w:jc w:val="center"/>
        </w:trPr>
        <w:tc>
          <w:tcPr>
            <w:tcW w:w="2956" w:type="dxa"/>
            <w:tcBorders>
              <w:top w:val="single" w:sz="4" w:space="0" w:color="auto"/>
              <w:left w:val="single" w:sz="4" w:space="0" w:color="auto"/>
              <w:bottom w:val="single" w:sz="4" w:space="0" w:color="auto"/>
              <w:right w:val="single" w:sz="4" w:space="0" w:color="auto"/>
            </w:tcBorders>
            <w:vAlign w:val="center"/>
            <w:hideMark/>
          </w:tcPr>
          <w:p w14:paraId="22C2C3CD" w14:textId="05F7BA51" w:rsidR="006953D0" w:rsidRPr="006953D0" w:rsidRDefault="006953D0" w:rsidP="003A2961">
            <w:pPr>
              <w:pStyle w:val="ListParagraph"/>
              <w:numPr>
                <w:ilvl w:val="0"/>
                <w:numId w:val="41"/>
              </w:numPr>
              <w:rPr>
                <w:rFonts w:cs="Arial"/>
                <w:bCs/>
                <w:lang w:val="en-GB"/>
              </w:rPr>
            </w:pPr>
            <w:r w:rsidRPr="006953D0">
              <w:rPr>
                <w:rFonts w:cs="Arial"/>
                <w:bCs/>
                <w:lang w:val="en-GB"/>
              </w:rPr>
              <w:t>Yes</w:t>
            </w:r>
          </w:p>
        </w:tc>
        <w:tc>
          <w:tcPr>
            <w:tcW w:w="2957" w:type="dxa"/>
            <w:tcBorders>
              <w:top w:val="single" w:sz="4" w:space="0" w:color="auto"/>
              <w:left w:val="single" w:sz="4" w:space="0" w:color="auto"/>
              <w:bottom w:val="single" w:sz="4" w:space="0" w:color="auto"/>
              <w:right w:val="single" w:sz="4" w:space="0" w:color="auto"/>
            </w:tcBorders>
            <w:vAlign w:val="center"/>
            <w:hideMark/>
          </w:tcPr>
          <w:p w14:paraId="29507738" w14:textId="77777777" w:rsidR="006953D0" w:rsidRPr="00896140" w:rsidRDefault="006953D0" w:rsidP="006953D0">
            <w:pPr>
              <w:contextualSpacing/>
              <w:jc w:val="center"/>
              <w:rPr>
                <w:rFonts w:cs="Arial"/>
                <w:b/>
                <w:lang w:val="en-GB"/>
              </w:rPr>
            </w:pPr>
            <w:r w:rsidRPr="00896140">
              <w:rPr>
                <w:rFonts w:ascii="Wingdings" w:eastAsia="Wingdings" w:hAnsi="Wingdings" w:cs="Wingdings"/>
                <w:color w:val="000000" w:themeColor="text1"/>
              </w:rPr>
              <w:t></w:t>
            </w:r>
          </w:p>
        </w:tc>
        <w:tc>
          <w:tcPr>
            <w:tcW w:w="2957" w:type="dxa"/>
            <w:tcBorders>
              <w:top w:val="single" w:sz="4" w:space="0" w:color="auto"/>
              <w:left w:val="single" w:sz="4" w:space="0" w:color="auto"/>
              <w:bottom w:val="single" w:sz="4" w:space="0" w:color="auto"/>
              <w:right w:val="single" w:sz="4" w:space="0" w:color="auto"/>
            </w:tcBorders>
            <w:vAlign w:val="center"/>
          </w:tcPr>
          <w:p w14:paraId="24DE4952" w14:textId="48B0B14E" w:rsidR="006953D0" w:rsidRPr="00896140" w:rsidRDefault="006953D0" w:rsidP="006953D0">
            <w:pPr>
              <w:contextualSpacing/>
              <w:jc w:val="center"/>
              <w:rPr>
                <w:rFonts w:cs="Arial"/>
                <w:b/>
                <w:lang w:val="en-GB"/>
              </w:rPr>
            </w:pPr>
            <w:r w:rsidRPr="00224A45">
              <w:rPr>
                <w:rFonts w:cs="Arial"/>
                <w:color w:val="0000FF"/>
                <w:szCs w:val="24"/>
              </w:rPr>
              <w:t>[PN: Thank and Terminate]</w:t>
            </w:r>
          </w:p>
        </w:tc>
      </w:tr>
      <w:tr w:rsidR="006953D0" w:rsidRPr="00896140" w14:paraId="7A05FE30" w14:textId="77777777" w:rsidTr="006953D0">
        <w:trPr>
          <w:trHeight w:val="591"/>
          <w:jc w:val="center"/>
        </w:trPr>
        <w:tc>
          <w:tcPr>
            <w:tcW w:w="2956" w:type="dxa"/>
            <w:tcBorders>
              <w:top w:val="single" w:sz="4" w:space="0" w:color="auto"/>
              <w:left w:val="single" w:sz="4" w:space="0" w:color="auto"/>
              <w:bottom w:val="single" w:sz="4" w:space="0" w:color="auto"/>
              <w:right w:val="single" w:sz="4" w:space="0" w:color="auto"/>
            </w:tcBorders>
            <w:vAlign w:val="center"/>
            <w:hideMark/>
          </w:tcPr>
          <w:p w14:paraId="2F72AD60" w14:textId="260BBDAE" w:rsidR="006953D0" w:rsidRPr="006953D0" w:rsidRDefault="006953D0" w:rsidP="003A2961">
            <w:pPr>
              <w:pStyle w:val="ListParagraph"/>
              <w:numPr>
                <w:ilvl w:val="0"/>
                <w:numId w:val="41"/>
              </w:numPr>
              <w:rPr>
                <w:rFonts w:cs="Arial"/>
                <w:bCs/>
                <w:color w:val="000000"/>
                <w:lang w:val="en-GB"/>
              </w:rPr>
            </w:pPr>
            <w:r w:rsidRPr="006953D0">
              <w:rPr>
                <w:rFonts w:cs="Arial"/>
                <w:bCs/>
                <w:color w:val="000000"/>
                <w:lang w:val="en-GB"/>
              </w:rPr>
              <w:t>No</w:t>
            </w:r>
          </w:p>
        </w:tc>
        <w:tc>
          <w:tcPr>
            <w:tcW w:w="2957" w:type="dxa"/>
            <w:tcBorders>
              <w:top w:val="single" w:sz="4" w:space="0" w:color="auto"/>
              <w:left w:val="single" w:sz="4" w:space="0" w:color="auto"/>
              <w:bottom w:val="single" w:sz="4" w:space="0" w:color="auto"/>
              <w:right w:val="single" w:sz="4" w:space="0" w:color="auto"/>
            </w:tcBorders>
            <w:vAlign w:val="center"/>
            <w:hideMark/>
          </w:tcPr>
          <w:p w14:paraId="37DD36F4" w14:textId="77777777" w:rsidR="006953D0" w:rsidRPr="00896140" w:rsidRDefault="006953D0" w:rsidP="006953D0">
            <w:pPr>
              <w:contextualSpacing/>
              <w:jc w:val="center"/>
              <w:rPr>
                <w:rFonts w:cs="Arial"/>
                <w:color w:val="000000"/>
                <w:lang w:val="en-GB"/>
              </w:rPr>
            </w:pPr>
            <w:r w:rsidRPr="00896140">
              <w:rPr>
                <w:rFonts w:ascii="Wingdings" w:eastAsia="Wingdings" w:hAnsi="Wingdings" w:cs="Wingdings"/>
                <w:color w:val="000000" w:themeColor="text1"/>
              </w:rPr>
              <w:t></w:t>
            </w:r>
          </w:p>
        </w:tc>
        <w:tc>
          <w:tcPr>
            <w:tcW w:w="2957" w:type="dxa"/>
            <w:tcBorders>
              <w:top w:val="single" w:sz="4" w:space="0" w:color="auto"/>
              <w:left w:val="single" w:sz="4" w:space="0" w:color="auto"/>
              <w:bottom w:val="single" w:sz="4" w:space="0" w:color="auto"/>
              <w:right w:val="single" w:sz="4" w:space="0" w:color="auto"/>
            </w:tcBorders>
            <w:vAlign w:val="center"/>
          </w:tcPr>
          <w:p w14:paraId="5D7203BB" w14:textId="0FA8E59B" w:rsidR="006953D0" w:rsidRPr="00896140" w:rsidRDefault="006953D0" w:rsidP="006953D0">
            <w:pPr>
              <w:contextualSpacing/>
              <w:jc w:val="center"/>
              <w:rPr>
                <w:rFonts w:cs="Arial"/>
                <w:color w:val="000000"/>
                <w:lang w:val="en-GB"/>
              </w:rPr>
            </w:pPr>
            <w:r w:rsidRPr="00224A45">
              <w:rPr>
                <w:rFonts w:cs="Arial"/>
                <w:color w:val="0000FF"/>
                <w:szCs w:val="24"/>
              </w:rPr>
              <w:t xml:space="preserve">[PN: </w:t>
            </w:r>
            <w:r>
              <w:rPr>
                <w:rFonts w:cs="Arial"/>
                <w:color w:val="0000FF"/>
                <w:szCs w:val="24"/>
              </w:rPr>
              <w:t>Continue</w:t>
            </w:r>
            <w:r w:rsidRPr="00224A45">
              <w:rPr>
                <w:rFonts w:cs="Arial"/>
                <w:color w:val="0000FF"/>
                <w:szCs w:val="24"/>
              </w:rPr>
              <w:t>]</w:t>
            </w:r>
          </w:p>
        </w:tc>
      </w:tr>
    </w:tbl>
    <w:p w14:paraId="74274FAD" w14:textId="77777777" w:rsidR="004C43AE" w:rsidRDefault="004C43AE" w:rsidP="00CA3217">
      <w:pPr>
        <w:ind w:firstLine="454"/>
        <w:contextualSpacing/>
        <w:rPr>
          <w:rFonts w:cs="Arial"/>
          <w:color w:val="0000FF"/>
        </w:rPr>
      </w:pPr>
    </w:p>
    <w:p w14:paraId="555551A9" w14:textId="4CF43B49" w:rsidR="00407876" w:rsidRPr="00896140" w:rsidRDefault="00407876" w:rsidP="00407876">
      <w:pPr>
        <w:ind w:left="454"/>
        <w:contextualSpacing/>
        <w:rPr>
          <w:rFonts w:cs="Arial"/>
          <w:color w:val="0000FF"/>
        </w:rPr>
      </w:pPr>
      <w:r>
        <w:rPr>
          <w:rFonts w:cs="Arial"/>
          <w:bCs/>
          <w:color w:val="0000FF"/>
        </w:rPr>
        <w:tab/>
      </w:r>
      <w:r w:rsidRPr="00896140">
        <w:rPr>
          <w:rFonts w:cs="Arial"/>
          <w:color w:val="0000FF"/>
        </w:rPr>
        <w:t xml:space="preserve">[PN: </w:t>
      </w:r>
      <w:r>
        <w:rPr>
          <w:rFonts w:cs="Arial"/>
          <w:color w:val="0000FF"/>
        </w:rPr>
        <w:t>Ask S</w:t>
      </w:r>
      <w:r w:rsidR="00B20832">
        <w:rPr>
          <w:rFonts w:cs="Arial"/>
          <w:color w:val="0000FF"/>
        </w:rPr>
        <w:t>12</w:t>
      </w:r>
      <w:r w:rsidR="00BC6BDB">
        <w:rPr>
          <w:rFonts w:cs="Arial"/>
          <w:color w:val="0000FF"/>
        </w:rPr>
        <w:t>-S1</w:t>
      </w:r>
      <w:r w:rsidR="00B20832">
        <w:rPr>
          <w:rFonts w:cs="Arial"/>
          <w:color w:val="0000FF"/>
        </w:rPr>
        <w:t>3</w:t>
      </w:r>
      <w:r w:rsidR="006C59A1">
        <w:rPr>
          <w:rFonts w:cs="Arial"/>
          <w:color w:val="0000FF"/>
        </w:rPr>
        <w:t>,</w:t>
      </w:r>
      <w:r>
        <w:rPr>
          <w:rFonts w:cs="Arial"/>
          <w:color w:val="0000FF"/>
        </w:rPr>
        <w:t xml:space="preserve"> if S</w:t>
      </w:r>
      <w:r w:rsidR="00B20832">
        <w:rPr>
          <w:rFonts w:cs="Arial"/>
          <w:color w:val="0000FF"/>
        </w:rPr>
        <w:t>3</w:t>
      </w:r>
      <w:r>
        <w:rPr>
          <w:rFonts w:cs="Arial"/>
          <w:color w:val="0000FF"/>
        </w:rPr>
        <w:t>=DC,</w:t>
      </w:r>
      <w:r w:rsidR="008026CF">
        <w:rPr>
          <w:rFonts w:cs="Arial"/>
          <w:color w:val="0000FF"/>
        </w:rPr>
        <w:t xml:space="preserve"> </w:t>
      </w:r>
      <w:r>
        <w:rPr>
          <w:rFonts w:cs="Arial"/>
          <w:color w:val="0000FF"/>
        </w:rPr>
        <w:t>IN,</w:t>
      </w:r>
      <w:r w:rsidR="00BC6BDB">
        <w:rPr>
          <w:rFonts w:cs="Arial"/>
          <w:color w:val="0000FF"/>
        </w:rPr>
        <w:t xml:space="preserve"> or LA</w:t>
      </w:r>
      <w:r w:rsidRPr="00896140">
        <w:rPr>
          <w:rFonts w:cs="Arial"/>
          <w:color w:val="0000FF"/>
        </w:rPr>
        <w:t>]</w:t>
      </w:r>
    </w:p>
    <w:p w14:paraId="35D33E99" w14:textId="77777777" w:rsidR="00407876" w:rsidRDefault="00407876" w:rsidP="00407876">
      <w:pPr>
        <w:contextualSpacing/>
        <w:rPr>
          <w:rFonts w:cs="Arial"/>
          <w:bCs/>
          <w:color w:val="0000FF"/>
        </w:rPr>
      </w:pPr>
    </w:p>
    <w:p w14:paraId="02872412" w14:textId="68E3EBFD" w:rsidR="00407876" w:rsidRPr="00896140" w:rsidRDefault="00407876" w:rsidP="00B74D1A">
      <w:pPr>
        <w:contextualSpacing/>
        <w:rPr>
          <w:rFonts w:cs="Arial"/>
          <w:bCs/>
        </w:rPr>
      </w:pPr>
      <w:r w:rsidRPr="00896140">
        <w:rPr>
          <w:rFonts w:cs="Arial"/>
          <w:bCs/>
          <w:color w:val="0000FF"/>
        </w:rPr>
        <w:t>S</w:t>
      </w:r>
      <w:r w:rsidR="00B20832">
        <w:rPr>
          <w:rFonts w:cs="Arial"/>
          <w:bCs/>
          <w:color w:val="0000FF"/>
        </w:rPr>
        <w:t>12</w:t>
      </w:r>
      <w:r w:rsidRPr="00896140">
        <w:rPr>
          <w:rFonts w:cs="Arial"/>
          <w:bCs/>
          <w:color w:val="0000FF"/>
        </w:rPr>
        <w:t>.</w:t>
      </w:r>
      <w:r w:rsidR="00AE1740">
        <w:rPr>
          <w:rFonts w:cs="Arial"/>
          <w:bCs/>
          <w:color w:val="0000FF"/>
        </w:rPr>
        <w:tab/>
      </w:r>
      <w:r w:rsidR="00F50C68" w:rsidRPr="00F50C68">
        <w:rPr>
          <w:rFonts w:cs="Arial"/>
          <w:bCs/>
        </w:rPr>
        <w:t xml:space="preserve">Are you </w:t>
      </w:r>
      <w:r w:rsidR="00F50C68" w:rsidRPr="00F50C68">
        <w:rPr>
          <w:rFonts w:cs="Arial"/>
          <w:b/>
        </w:rPr>
        <w:t>currently employed</w:t>
      </w:r>
      <w:r w:rsidR="00F50C68" w:rsidRPr="00F50C68">
        <w:rPr>
          <w:rFonts w:cs="Arial"/>
          <w:bCs/>
        </w:rPr>
        <w:t xml:space="preserve"> by the </w:t>
      </w:r>
      <w:r w:rsidR="00F50C68" w:rsidRPr="00F50C68">
        <w:rPr>
          <w:rFonts w:cs="Arial"/>
          <w:b/>
        </w:rPr>
        <w:t>US federal government</w:t>
      </w:r>
      <w:r w:rsidR="00F50C68" w:rsidRPr="00F50C68">
        <w:rPr>
          <w:rFonts w:cs="Arial"/>
          <w:bCs/>
        </w:rPr>
        <w:t xml:space="preserve"> or any </w:t>
      </w:r>
      <w:r w:rsidR="00F50C68" w:rsidRPr="00F50C68">
        <w:rPr>
          <w:rFonts w:cs="Arial"/>
          <w:b/>
        </w:rPr>
        <w:t>state</w:t>
      </w:r>
      <w:r w:rsidR="00B74D1A">
        <w:rPr>
          <w:rFonts w:cs="Arial"/>
          <w:bCs/>
        </w:rPr>
        <w:tab/>
      </w:r>
      <w:r w:rsidR="00B74D1A">
        <w:rPr>
          <w:rFonts w:cs="Arial"/>
          <w:bCs/>
        </w:rPr>
        <w:tab/>
      </w:r>
      <w:r w:rsidR="00F50C68" w:rsidRPr="00F50C68">
        <w:rPr>
          <w:rFonts w:cs="Arial"/>
          <w:bCs/>
        </w:rPr>
        <w:t>or</w:t>
      </w:r>
      <w:r w:rsidR="00B74D1A">
        <w:rPr>
          <w:rFonts w:cs="Arial"/>
          <w:bCs/>
        </w:rPr>
        <w:t xml:space="preserve"> </w:t>
      </w:r>
      <w:r w:rsidR="00F50C68" w:rsidRPr="00F50C68">
        <w:rPr>
          <w:rFonts w:cs="Arial"/>
          <w:b/>
        </w:rPr>
        <w:t>local</w:t>
      </w:r>
      <w:r w:rsidR="00F50C68" w:rsidRPr="00F50C68">
        <w:rPr>
          <w:rFonts w:cs="Arial"/>
          <w:bCs/>
        </w:rPr>
        <w:t xml:space="preserve"> </w:t>
      </w:r>
      <w:r w:rsidR="00F50C68" w:rsidRPr="00F50C68">
        <w:rPr>
          <w:rFonts w:cs="Arial"/>
          <w:b/>
        </w:rPr>
        <w:t>government</w:t>
      </w:r>
      <w:r w:rsidR="00F50C68" w:rsidRPr="00F50C68">
        <w:rPr>
          <w:rFonts w:cs="Arial"/>
          <w:bCs/>
        </w:rPr>
        <w:t>?</w:t>
      </w:r>
      <w:r>
        <w:rPr>
          <w:rFonts w:cs="Arial"/>
          <w:bCs/>
        </w:rPr>
        <w:t xml:space="preserve">? </w:t>
      </w:r>
    </w:p>
    <w:p w14:paraId="54F4AE96" w14:textId="6143644C" w:rsidR="00407876" w:rsidRDefault="00407876" w:rsidP="00D92E08">
      <w:pPr>
        <w:contextualSpacing/>
        <w:rPr>
          <w:rFonts w:cs="Arial"/>
          <w:bCs/>
        </w:rPr>
      </w:pPr>
    </w:p>
    <w:p w14:paraId="7DECA31C" w14:textId="77777777" w:rsidR="00D92E08" w:rsidRPr="00896140" w:rsidRDefault="00D92E08" w:rsidP="00D92E08">
      <w:pPr>
        <w:ind w:left="454" w:firstLine="266"/>
        <w:contextualSpacing/>
        <w:rPr>
          <w:rFonts w:cs="Arial"/>
          <w:color w:val="0000FF"/>
        </w:rPr>
      </w:pPr>
      <w:r w:rsidRPr="00896140">
        <w:rPr>
          <w:rFonts w:cs="Arial"/>
          <w:color w:val="0000FF"/>
        </w:rPr>
        <w:t xml:space="preserve">[PN: </w:t>
      </w:r>
      <w:r>
        <w:rPr>
          <w:rFonts w:cs="Arial"/>
          <w:color w:val="0000FF"/>
        </w:rPr>
        <w:t>Allow only one selection</w:t>
      </w:r>
      <w:r w:rsidRPr="00896140">
        <w:rPr>
          <w:rFonts w:cs="Arial"/>
          <w:color w:val="0000FF"/>
        </w:rPr>
        <w:t>]</w:t>
      </w:r>
    </w:p>
    <w:p w14:paraId="49DA8DC7" w14:textId="7DBE6436" w:rsidR="00407876" w:rsidRPr="00016776" w:rsidRDefault="00407876" w:rsidP="00D92E08">
      <w:pPr>
        <w:contextualSpacing/>
        <w:rPr>
          <w:rFonts w:cs="Arial"/>
        </w:rPr>
      </w:pPr>
    </w:p>
    <w:tbl>
      <w:tblPr>
        <w:tblW w:w="8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2956"/>
        <w:gridCol w:w="2957"/>
        <w:gridCol w:w="2957"/>
      </w:tblGrid>
      <w:tr w:rsidR="00407876" w:rsidRPr="00896140" w14:paraId="776E2410" w14:textId="77777777">
        <w:trPr>
          <w:trHeight w:val="591"/>
          <w:jc w:val="center"/>
        </w:trPr>
        <w:tc>
          <w:tcPr>
            <w:tcW w:w="2956" w:type="dxa"/>
            <w:tcBorders>
              <w:top w:val="single" w:sz="4" w:space="0" w:color="auto"/>
              <w:left w:val="single" w:sz="4" w:space="0" w:color="auto"/>
              <w:bottom w:val="single" w:sz="4" w:space="0" w:color="auto"/>
              <w:right w:val="single" w:sz="4" w:space="0" w:color="auto"/>
            </w:tcBorders>
            <w:vAlign w:val="center"/>
            <w:hideMark/>
          </w:tcPr>
          <w:p w14:paraId="607DEA9A" w14:textId="77777777" w:rsidR="00407876" w:rsidRPr="006953D0" w:rsidRDefault="00407876" w:rsidP="003A2961">
            <w:pPr>
              <w:pStyle w:val="ListParagraph"/>
              <w:numPr>
                <w:ilvl w:val="0"/>
                <w:numId w:val="42"/>
              </w:numPr>
              <w:rPr>
                <w:rFonts w:cs="Arial"/>
                <w:bCs/>
                <w:lang w:val="en-GB"/>
              </w:rPr>
            </w:pPr>
            <w:r w:rsidRPr="006953D0">
              <w:rPr>
                <w:rFonts w:cs="Arial"/>
                <w:bCs/>
                <w:lang w:val="en-GB"/>
              </w:rPr>
              <w:t>Yes</w:t>
            </w:r>
          </w:p>
        </w:tc>
        <w:tc>
          <w:tcPr>
            <w:tcW w:w="2957" w:type="dxa"/>
            <w:tcBorders>
              <w:top w:val="single" w:sz="4" w:space="0" w:color="auto"/>
              <w:left w:val="single" w:sz="4" w:space="0" w:color="auto"/>
              <w:bottom w:val="single" w:sz="4" w:space="0" w:color="auto"/>
              <w:right w:val="single" w:sz="4" w:space="0" w:color="auto"/>
            </w:tcBorders>
            <w:vAlign w:val="center"/>
            <w:hideMark/>
          </w:tcPr>
          <w:p w14:paraId="599DF195" w14:textId="77777777" w:rsidR="00407876" w:rsidRPr="00896140" w:rsidRDefault="00407876">
            <w:pPr>
              <w:contextualSpacing/>
              <w:jc w:val="center"/>
              <w:rPr>
                <w:rFonts w:cs="Arial"/>
                <w:b/>
                <w:lang w:val="en-GB"/>
              </w:rPr>
            </w:pPr>
            <w:r w:rsidRPr="00896140">
              <w:rPr>
                <w:rFonts w:ascii="Wingdings" w:eastAsia="Wingdings" w:hAnsi="Wingdings" w:cs="Wingdings"/>
                <w:color w:val="000000" w:themeColor="text1"/>
              </w:rPr>
              <w:t></w:t>
            </w:r>
          </w:p>
        </w:tc>
        <w:tc>
          <w:tcPr>
            <w:tcW w:w="2957" w:type="dxa"/>
            <w:tcBorders>
              <w:top w:val="single" w:sz="4" w:space="0" w:color="auto"/>
              <w:left w:val="single" w:sz="4" w:space="0" w:color="auto"/>
              <w:bottom w:val="single" w:sz="4" w:space="0" w:color="auto"/>
              <w:right w:val="single" w:sz="4" w:space="0" w:color="auto"/>
            </w:tcBorders>
            <w:vAlign w:val="center"/>
          </w:tcPr>
          <w:p w14:paraId="1B49C097" w14:textId="59ABF055" w:rsidR="00407876" w:rsidRPr="00896140" w:rsidRDefault="00407876">
            <w:pPr>
              <w:contextualSpacing/>
              <w:jc w:val="center"/>
              <w:rPr>
                <w:rFonts w:cs="Arial"/>
                <w:b/>
                <w:lang w:val="en-GB"/>
              </w:rPr>
            </w:pPr>
            <w:r w:rsidRPr="00224A45">
              <w:rPr>
                <w:rFonts w:cs="Arial"/>
                <w:color w:val="0000FF"/>
                <w:szCs w:val="24"/>
              </w:rPr>
              <w:t xml:space="preserve">[PN: Thank and </w:t>
            </w:r>
            <w:r w:rsidR="001E6644">
              <w:rPr>
                <w:rFonts w:cs="Arial"/>
                <w:color w:val="0000FF"/>
                <w:szCs w:val="24"/>
              </w:rPr>
              <w:t>T</w:t>
            </w:r>
            <w:r w:rsidR="001E6644" w:rsidRPr="001E6644">
              <w:rPr>
                <w:rFonts w:cs="Arial"/>
                <w:color w:val="0000FF"/>
                <w:szCs w:val="24"/>
              </w:rPr>
              <w:t>erminate</w:t>
            </w:r>
            <w:r w:rsidR="00193087">
              <w:rPr>
                <w:rFonts w:cs="Arial"/>
                <w:color w:val="0000FF"/>
                <w:szCs w:val="24"/>
              </w:rPr>
              <w:t>]</w:t>
            </w:r>
          </w:p>
        </w:tc>
      </w:tr>
      <w:tr w:rsidR="00407876" w:rsidRPr="00896140" w14:paraId="0871C696" w14:textId="77777777">
        <w:trPr>
          <w:trHeight w:val="591"/>
          <w:jc w:val="center"/>
        </w:trPr>
        <w:tc>
          <w:tcPr>
            <w:tcW w:w="2956" w:type="dxa"/>
            <w:tcBorders>
              <w:top w:val="single" w:sz="4" w:space="0" w:color="auto"/>
              <w:left w:val="single" w:sz="4" w:space="0" w:color="auto"/>
              <w:bottom w:val="single" w:sz="4" w:space="0" w:color="auto"/>
              <w:right w:val="single" w:sz="4" w:space="0" w:color="auto"/>
            </w:tcBorders>
            <w:vAlign w:val="center"/>
            <w:hideMark/>
          </w:tcPr>
          <w:p w14:paraId="576A7764" w14:textId="77777777" w:rsidR="00407876" w:rsidRPr="006953D0" w:rsidRDefault="00407876" w:rsidP="003A2961">
            <w:pPr>
              <w:pStyle w:val="ListParagraph"/>
              <w:numPr>
                <w:ilvl w:val="0"/>
                <w:numId w:val="42"/>
              </w:numPr>
              <w:rPr>
                <w:rFonts w:cs="Arial"/>
                <w:bCs/>
                <w:color w:val="000000"/>
                <w:lang w:val="en-GB"/>
              </w:rPr>
            </w:pPr>
            <w:r w:rsidRPr="006953D0">
              <w:rPr>
                <w:rFonts w:cs="Arial"/>
                <w:bCs/>
                <w:color w:val="000000"/>
                <w:lang w:val="en-GB"/>
              </w:rPr>
              <w:t>No</w:t>
            </w:r>
          </w:p>
        </w:tc>
        <w:tc>
          <w:tcPr>
            <w:tcW w:w="2957" w:type="dxa"/>
            <w:tcBorders>
              <w:top w:val="single" w:sz="4" w:space="0" w:color="auto"/>
              <w:left w:val="single" w:sz="4" w:space="0" w:color="auto"/>
              <w:bottom w:val="single" w:sz="4" w:space="0" w:color="auto"/>
              <w:right w:val="single" w:sz="4" w:space="0" w:color="auto"/>
            </w:tcBorders>
            <w:vAlign w:val="center"/>
            <w:hideMark/>
          </w:tcPr>
          <w:p w14:paraId="2A7321A7" w14:textId="77777777" w:rsidR="00407876" w:rsidRPr="00896140" w:rsidRDefault="00407876">
            <w:pPr>
              <w:contextualSpacing/>
              <w:jc w:val="center"/>
              <w:rPr>
                <w:rFonts w:cs="Arial"/>
                <w:color w:val="000000"/>
                <w:lang w:val="en-GB"/>
              </w:rPr>
            </w:pPr>
            <w:r w:rsidRPr="00896140">
              <w:rPr>
                <w:rFonts w:ascii="Wingdings" w:eastAsia="Wingdings" w:hAnsi="Wingdings" w:cs="Wingdings"/>
                <w:color w:val="000000" w:themeColor="text1"/>
              </w:rPr>
              <w:t></w:t>
            </w:r>
          </w:p>
        </w:tc>
        <w:tc>
          <w:tcPr>
            <w:tcW w:w="2957" w:type="dxa"/>
            <w:tcBorders>
              <w:top w:val="single" w:sz="4" w:space="0" w:color="auto"/>
              <w:left w:val="single" w:sz="4" w:space="0" w:color="auto"/>
              <w:bottom w:val="single" w:sz="4" w:space="0" w:color="auto"/>
              <w:right w:val="single" w:sz="4" w:space="0" w:color="auto"/>
            </w:tcBorders>
            <w:vAlign w:val="center"/>
          </w:tcPr>
          <w:p w14:paraId="1DDED3D8" w14:textId="77777777" w:rsidR="00407876" w:rsidRPr="00896140" w:rsidRDefault="00407876">
            <w:pPr>
              <w:contextualSpacing/>
              <w:jc w:val="center"/>
              <w:rPr>
                <w:rFonts w:cs="Arial"/>
                <w:color w:val="000000"/>
                <w:lang w:val="en-GB"/>
              </w:rPr>
            </w:pPr>
            <w:r w:rsidRPr="00224A45">
              <w:rPr>
                <w:rFonts w:cs="Arial"/>
                <w:color w:val="0000FF"/>
                <w:szCs w:val="24"/>
              </w:rPr>
              <w:t xml:space="preserve">[PN: </w:t>
            </w:r>
            <w:r w:rsidRPr="00605D87">
              <w:rPr>
                <w:rFonts w:cs="Arial"/>
                <w:color w:val="0000FF"/>
                <w:szCs w:val="24"/>
              </w:rPr>
              <w:t>Continue</w:t>
            </w:r>
            <w:r w:rsidRPr="00224A45">
              <w:rPr>
                <w:rFonts w:cs="Arial"/>
                <w:color w:val="0000FF"/>
                <w:szCs w:val="24"/>
              </w:rPr>
              <w:t>]</w:t>
            </w:r>
          </w:p>
        </w:tc>
      </w:tr>
    </w:tbl>
    <w:p w14:paraId="695CFB5C" w14:textId="77777777" w:rsidR="004C43AE" w:rsidRDefault="004C43AE" w:rsidP="00CA3217">
      <w:pPr>
        <w:ind w:firstLine="454"/>
        <w:contextualSpacing/>
        <w:rPr>
          <w:rFonts w:cs="Arial"/>
          <w:color w:val="0000FF"/>
        </w:rPr>
      </w:pPr>
    </w:p>
    <w:p w14:paraId="48A8EC8E" w14:textId="430734AA" w:rsidR="00407876" w:rsidRPr="00896140" w:rsidRDefault="00407876" w:rsidP="00AE1740">
      <w:pPr>
        <w:ind w:left="720" w:hanging="720"/>
        <w:contextualSpacing/>
        <w:rPr>
          <w:rFonts w:cs="Arial"/>
          <w:bCs/>
        </w:rPr>
      </w:pPr>
      <w:r w:rsidRPr="00896140">
        <w:rPr>
          <w:rFonts w:cs="Arial"/>
          <w:bCs/>
          <w:color w:val="0000FF"/>
        </w:rPr>
        <w:t>S</w:t>
      </w:r>
      <w:r>
        <w:rPr>
          <w:rFonts w:cs="Arial"/>
          <w:bCs/>
          <w:color w:val="0000FF"/>
        </w:rPr>
        <w:t>1</w:t>
      </w:r>
      <w:r w:rsidR="00B20832">
        <w:rPr>
          <w:rFonts w:cs="Arial"/>
          <w:bCs/>
          <w:color w:val="0000FF"/>
        </w:rPr>
        <w:t>3</w:t>
      </w:r>
      <w:r w:rsidRPr="00896140">
        <w:rPr>
          <w:rFonts w:cs="Arial"/>
          <w:bCs/>
          <w:color w:val="0000FF"/>
        </w:rPr>
        <w:t>.</w:t>
      </w:r>
      <w:r w:rsidR="00AE1740">
        <w:rPr>
          <w:rFonts w:cs="Arial"/>
          <w:bCs/>
          <w:color w:val="0000FF"/>
        </w:rPr>
        <w:tab/>
      </w:r>
      <w:r w:rsidR="009E79E3" w:rsidRPr="009E79E3">
        <w:rPr>
          <w:rFonts w:cs="Arial"/>
          <w:bCs/>
        </w:rPr>
        <w:t xml:space="preserve">Are you a </w:t>
      </w:r>
      <w:r w:rsidR="009E79E3" w:rsidRPr="003C5F12">
        <w:rPr>
          <w:rFonts w:cs="Arial"/>
          <w:b/>
        </w:rPr>
        <w:t xml:space="preserve">member of a </w:t>
      </w:r>
      <w:r w:rsidR="00DE65E0">
        <w:rPr>
          <w:rFonts w:cs="Arial"/>
          <w:b/>
        </w:rPr>
        <w:t>X</w:t>
      </w:r>
      <w:r w:rsidR="009E79E3" w:rsidRPr="003C5F12">
        <w:rPr>
          <w:rFonts w:cs="Arial"/>
          <w:b/>
        </w:rPr>
        <w:t xml:space="preserve"> committee</w:t>
      </w:r>
      <w:r w:rsidR="009E79E3" w:rsidRPr="009E79E3">
        <w:rPr>
          <w:rFonts w:cs="Arial"/>
          <w:bCs/>
        </w:rPr>
        <w:t xml:space="preserve"> of a health plan, pharmacy benefit manager, or other health care provider or payer?</w:t>
      </w:r>
      <w:r>
        <w:rPr>
          <w:rFonts w:cs="Arial"/>
          <w:bCs/>
        </w:rPr>
        <w:t xml:space="preserve">? </w:t>
      </w:r>
    </w:p>
    <w:p w14:paraId="1387E0A6" w14:textId="77777777" w:rsidR="00407876" w:rsidRPr="00896140" w:rsidRDefault="00407876" w:rsidP="00407876">
      <w:pPr>
        <w:ind w:left="720" w:hanging="720"/>
        <w:contextualSpacing/>
        <w:rPr>
          <w:rFonts w:cs="Arial"/>
          <w:bCs/>
        </w:rPr>
      </w:pPr>
      <w:r w:rsidRPr="00896140">
        <w:rPr>
          <w:rFonts w:cs="Arial"/>
          <w:bCs/>
        </w:rPr>
        <w:t xml:space="preserve"> </w:t>
      </w:r>
    </w:p>
    <w:p w14:paraId="0B01A875" w14:textId="77777777" w:rsidR="00D92E08" w:rsidRPr="00896140" w:rsidRDefault="00D92E08" w:rsidP="00D92E08">
      <w:pPr>
        <w:ind w:left="454" w:firstLine="266"/>
        <w:contextualSpacing/>
        <w:rPr>
          <w:rFonts w:cs="Arial"/>
          <w:color w:val="0000FF"/>
        </w:rPr>
      </w:pPr>
      <w:r w:rsidRPr="00896140">
        <w:rPr>
          <w:rFonts w:cs="Arial"/>
          <w:color w:val="0000FF"/>
        </w:rPr>
        <w:lastRenderedPageBreak/>
        <w:t xml:space="preserve">[PN: </w:t>
      </w:r>
      <w:r>
        <w:rPr>
          <w:rFonts w:cs="Arial"/>
          <w:color w:val="0000FF"/>
        </w:rPr>
        <w:t>Allow only one selection</w:t>
      </w:r>
      <w:r w:rsidRPr="00896140">
        <w:rPr>
          <w:rFonts w:cs="Arial"/>
          <w:color w:val="0000FF"/>
        </w:rPr>
        <w:t>]</w:t>
      </w:r>
    </w:p>
    <w:p w14:paraId="5521A9C1" w14:textId="77777777" w:rsidR="00407876" w:rsidRPr="00016776" w:rsidRDefault="00407876" w:rsidP="00407876">
      <w:pPr>
        <w:ind w:left="720" w:hanging="720"/>
        <w:contextualSpacing/>
        <w:rPr>
          <w:rFonts w:cs="Arial"/>
        </w:rPr>
      </w:pPr>
      <w:r w:rsidRPr="00896140">
        <w:rPr>
          <w:rFonts w:cs="Arial"/>
          <w:bCs/>
        </w:rPr>
        <w:tab/>
      </w:r>
    </w:p>
    <w:tbl>
      <w:tblPr>
        <w:tblW w:w="8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2956"/>
        <w:gridCol w:w="2957"/>
        <w:gridCol w:w="2957"/>
      </w:tblGrid>
      <w:tr w:rsidR="00407876" w:rsidRPr="00896140" w14:paraId="0A1D7E9C" w14:textId="77777777">
        <w:trPr>
          <w:trHeight w:val="591"/>
          <w:jc w:val="center"/>
        </w:trPr>
        <w:tc>
          <w:tcPr>
            <w:tcW w:w="2956" w:type="dxa"/>
            <w:tcBorders>
              <w:top w:val="single" w:sz="4" w:space="0" w:color="auto"/>
              <w:left w:val="single" w:sz="4" w:space="0" w:color="auto"/>
              <w:bottom w:val="single" w:sz="4" w:space="0" w:color="auto"/>
              <w:right w:val="single" w:sz="4" w:space="0" w:color="auto"/>
            </w:tcBorders>
            <w:vAlign w:val="center"/>
            <w:hideMark/>
          </w:tcPr>
          <w:p w14:paraId="077A2F74" w14:textId="77777777" w:rsidR="00407876" w:rsidRPr="006953D0" w:rsidRDefault="00407876" w:rsidP="003A2961">
            <w:pPr>
              <w:pStyle w:val="ListParagraph"/>
              <w:numPr>
                <w:ilvl w:val="0"/>
                <w:numId w:val="43"/>
              </w:numPr>
              <w:rPr>
                <w:rFonts w:cs="Arial"/>
                <w:bCs/>
                <w:lang w:val="en-GB"/>
              </w:rPr>
            </w:pPr>
            <w:r w:rsidRPr="006953D0">
              <w:rPr>
                <w:rFonts w:cs="Arial"/>
                <w:bCs/>
                <w:lang w:val="en-GB"/>
              </w:rPr>
              <w:t>Yes</w:t>
            </w:r>
          </w:p>
        </w:tc>
        <w:tc>
          <w:tcPr>
            <w:tcW w:w="2957" w:type="dxa"/>
            <w:tcBorders>
              <w:top w:val="single" w:sz="4" w:space="0" w:color="auto"/>
              <w:left w:val="single" w:sz="4" w:space="0" w:color="auto"/>
              <w:bottom w:val="single" w:sz="4" w:space="0" w:color="auto"/>
              <w:right w:val="single" w:sz="4" w:space="0" w:color="auto"/>
            </w:tcBorders>
            <w:vAlign w:val="center"/>
            <w:hideMark/>
          </w:tcPr>
          <w:p w14:paraId="757B1C8D" w14:textId="77777777" w:rsidR="00407876" w:rsidRPr="00896140" w:rsidRDefault="00407876">
            <w:pPr>
              <w:contextualSpacing/>
              <w:jc w:val="center"/>
              <w:rPr>
                <w:rFonts w:cs="Arial"/>
                <w:b/>
                <w:lang w:val="en-GB"/>
              </w:rPr>
            </w:pPr>
            <w:r w:rsidRPr="00896140">
              <w:rPr>
                <w:rFonts w:ascii="Wingdings" w:eastAsia="Wingdings" w:hAnsi="Wingdings" w:cs="Wingdings"/>
                <w:color w:val="000000" w:themeColor="text1"/>
              </w:rPr>
              <w:t></w:t>
            </w:r>
          </w:p>
        </w:tc>
        <w:tc>
          <w:tcPr>
            <w:tcW w:w="2957" w:type="dxa"/>
            <w:tcBorders>
              <w:top w:val="single" w:sz="4" w:space="0" w:color="auto"/>
              <w:left w:val="single" w:sz="4" w:space="0" w:color="auto"/>
              <w:bottom w:val="single" w:sz="4" w:space="0" w:color="auto"/>
              <w:right w:val="single" w:sz="4" w:space="0" w:color="auto"/>
            </w:tcBorders>
            <w:vAlign w:val="center"/>
          </w:tcPr>
          <w:p w14:paraId="0F033BE5" w14:textId="0B625DED" w:rsidR="00407876" w:rsidRPr="00896140" w:rsidRDefault="003C5F12">
            <w:pPr>
              <w:contextualSpacing/>
              <w:jc w:val="center"/>
              <w:rPr>
                <w:rFonts w:cs="Arial"/>
                <w:b/>
                <w:lang w:val="en-GB"/>
              </w:rPr>
            </w:pPr>
            <w:r w:rsidRPr="00224A45">
              <w:rPr>
                <w:rFonts w:cs="Arial"/>
                <w:color w:val="0000FF"/>
                <w:szCs w:val="24"/>
              </w:rPr>
              <w:t xml:space="preserve">[PN: Thank and </w:t>
            </w:r>
            <w:r>
              <w:rPr>
                <w:rFonts w:cs="Arial"/>
                <w:color w:val="0000FF"/>
                <w:szCs w:val="24"/>
              </w:rPr>
              <w:t>T</w:t>
            </w:r>
            <w:r w:rsidRPr="001E6644">
              <w:rPr>
                <w:rFonts w:cs="Arial"/>
                <w:color w:val="0000FF"/>
                <w:szCs w:val="24"/>
              </w:rPr>
              <w:t>erminate</w:t>
            </w:r>
            <w:r w:rsidR="00193087">
              <w:rPr>
                <w:rFonts w:cs="Arial"/>
                <w:color w:val="0000FF"/>
                <w:szCs w:val="24"/>
              </w:rPr>
              <w:t>]</w:t>
            </w:r>
          </w:p>
        </w:tc>
      </w:tr>
      <w:tr w:rsidR="00407876" w:rsidRPr="00896140" w14:paraId="56845E2D" w14:textId="77777777">
        <w:trPr>
          <w:trHeight w:val="591"/>
          <w:jc w:val="center"/>
        </w:trPr>
        <w:tc>
          <w:tcPr>
            <w:tcW w:w="2956" w:type="dxa"/>
            <w:tcBorders>
              <w:top w:val="single" w:sz="4" w:space="0" w:color="auto"/>
              <w:left w:val="single" w:sz="4" w:space="0" w:color="auto"/>
              <w:bottom w:val="single" w:sz="4" w:space="0" w:color="auto"/>
              <w:right w:val="single" w:sz="4" w:space="0" w:color="auto"/>
            </w:tcBorders>
            <w:vAlign w:val="center"/>
            <w:hideMark/>
          </w:tcPr>
          <w:p w14:paraId="288EE5EA" w14:textId="77777777" w:rsidR="00407876" w:rsidRPr="006953D0" w:rsidRDefault="00407876" w:rsidP="003A2961">
            <w:pPr>
              <w:pStyle w:val="ListParagraph"/>
              <w:numPr>
                <w:ilvl w:val="0"/>
                <w:numId w:val="43"/>
              </w:numPr>
              <w:rPr>
                <w:rFonts w:cs="Arial"/>
                <w:bCs/>
                <w:color w:val="000000"/>
                <w:lang w:val="en-GB"/>
              </w:rPr>
            </w:pPr>
            <w:r w:rsidRPr="006953D0">
              <w:rPr>
                <w:rFonts w:cs="Arial"/>
                <w:bCs/>
                <w:color w:val="000000"/>
                <w:lang w:val="en-GB"/>
              </w:rPr>
              <w:t>No</w:t>
            </w:r>
          </w:p>
        </w:tc>
        <w:tc>
          <w:tcPr>
            <w:tcW w:w="2957" w:type="dxa"/>
            <w:tcBorders>
              <w:top w:val="single" w:sz="4" w:space="0" w:color="auto"/>
              <w:left w:val="single" w:sz="4" w:space="0" w:color="auto"/>
              <w:bottom w:val="single" w:sz="4" w:space="0" w:color="auto"/>
              <w:right w:val="single" w:sz="4" w:space="0" w:color="auto"/>
            </w:tcBorders>
            <w:vAlign w:val="center"/>
            <w:hideMark/>
          </w:tcPr>
          <w:p w14:paraId="0D17012D" w14:textId="77777777" w:rsidR="00407876" w:rsidRPr="00896140" w:rsidRDefault="00407876">
            <w:pPr>
              <w:contextualSpacing/>
              <w:jc w:val="center"/>
              <w:rPr>
                <w:rFonts w:cs="Arial"/>
                <w:color w:val="000000"/>
                <w:lang w:val="en-GB"/>
              </w:rPr>
            </w:pPr>
            <w:r w:rsidRPr="00896140">
              <w:rPr>
                <w:rFonts w:ascii="Wingdings" w:eastAsia="Wingdings" w:hAnsi="Wingdings" w:cs="Wingdings"/>
                <w:color w:val="000000" w:themeColor="text1"/>
              </w:rPr>
              <w:t></w:t>
            </w:r>
          </w:p>
        </w:tc>
        <w:tc>
          <w:tcPr>
            <w:tcW w:w="2957" w:type="dxa"/>
            <w:tcBorders>
              <w:top w:val="single" w:sz="4" w:space="0" w:color="auto"/>
              <w:left w:val="single" w:sz="4" w:space="0" w:color="auto"/>
              <w:bottom w:val="single" w:sz="4" w:space="0" w:color="auto"/>
              <w:right w:val="single" w:sz="4" w:space="0" w:color="auto"/>
            </w:tcBorders>
            <w:vAlign w:val="center"/>
          </w:tcPr>
          <w:p w14:paraId="4694D38B" w14:textId="77777777" w:rsidR="00407876" w:rsidRPr="00896140" w:rsidRDefault="00407876">
            <w:pPr>
              <w:contextualSpacing/>
              <w:jc w:val="center"/>
              <w:rPr>
                <w:rFonts w:cs="Arial"/>
                <w:color w:val="000000"/>
                <w:lang w:val="en-GB"/>
              </w:rPr>
            </w:pPr>
            <w:r w:rsidRPr="00224A45">
              <w:rPr>
                <w:rFonts w:cs="Arial"/>
                <w:color w:val="0000FF"/>
                <w:szCs w:val="24"/>
              </w:rPr>
              <w:t xml:space="preserve">[PN: </w:t>
            </w:r>
            <w:r>
              <w:rPr>
                <w:rFonts w:cs="Arial"/>
                <w:color w:val="0000FF"/>
                <w:szCs w:val="24"/>
              </w:rPr>
              <w:t>Continue</w:t>
            </w:r>
            <w:r w:rsidRPr="00224A45">
              <w:rPr>
                <w:rFonts w:cs="Arial"/>
                <w:color w:val="0000FF"/>
                <w:szCs w:val="24"/>
              </w:rPr>
              <w:t>]</w:t>
            </w:r>
          </w:p>
        </w:tc>
      </w:tr>
    </w:tbl>
    <w:p w14:paraId="7225CD8B" w14:textId="77777777" w:rsidR="004C43AE" w:rsidRDefault="004C43AE" w:rsidP="003C5F12">
      <w:pPr>
        <w:contextualSpacing/>
        <w:rPr>
          <w:rFonts w:cs="Arial"/>
          <w:color w:val="0000FF"/>
        </w:rPr>
      </w:pPr>
    </w:p>
    <w:p w14:paraId="6D42B8B6" w14:textId="2A3555CF" w:rsidR="00177D05" w:rsidRPr="00896140" w:rsidRDefault="00177D05" w:rsidP="00177D05">
      <w:pPr>
        <w:autoSpaceDE w:val="0"/>
        <w:autoSpaceDN w:val="0"/>
        <w:adjustRightInd w:val="0"/>
        <w:ind w:left="720" w:hanging="720"/>
        <w:rPr>
          <w:rFonts w:eastAsia="Arial" w:cs="Calibri"/>
          <w:b/>
        </w:rPr>
      </w:pPr>
      <w:r>
        <w:rPr>
          <w:rFonts w:eastAsia="Arial" w:cs="Arial"/>
          <w:bCs/>
          <w:color w:val="0000FF"/>
        </w:rPr>
        <w:t>S14</w:t>
      </w:r>
      <w:r w:rsidRPr="00896140">
        <w:rPr>
          <w:rFonts w:eastAsia="Arial" w:cs="Arial"/>
          <w:bCs/>
          <w:color w:val="0000FF"/>
        </w:rPr>
        <w:t>.</w:t>
      </w:r>
      <w:r w:rsidRPr="00896140">
        <w:rPr>
          <w:rFonts w:eastAsia="Arial" w:cs="Calibri"/>
        </w:rPr>
        <w:tab/>
        <w:t xml:space="preserve">Which of the following </w:t>
      </w:r>
      <w:r w:rsidRPr="00F10707">
        <w:rPr>
          <w:rFonts w:asciiTheme="minorHAnsi" w:hAnsiTheme="minorHAnsi" w:cs="Arial"/>
          <w:spacing w:val="-3"/>
          <w:szCs w:val="20"/>
        </w:rPr>
        <w:t xml:space="preserve">activities, if any, have you been involved in within the past year related to </w:t>
      </w:r>
      <w:r w:rsidRPr="00556E8D">
        <w:rPr>
          <w:rFonts w:asciiTheme="minorHAnsi" w:hAnsiTheme="minorHAnsi" w:cs="Arial"/>
          <w:b/>
          <w:bCs/>
          <w:spacing w:val="-3"/>
          <w:szCs w:val="20"/>
        </w:rPr>
        <w:t>HS</w:t>
      </w:r>
      <w:r w:rsidRPr="00F10707">
        <w:rPr>
          <w:rFonts w:asciiTheme="minorHAnsi" w:hAnsiTheme="minorHAnsi" w:cs="Arial"/>
          <w:spacing w:val="-3"/>
          <w:szCs w:val="20"/>
        </w:rPr>
        <w:t>?</w:t>
      </w:r>
    </w:p>
    <w:p w14:paraId="33B51A20" w14:textId="77777777" w:rsidR="00177D05" w:rsidRDefault="00177D05" w:rsidP="00177D05">
      <w:pPr>
        <w:spacing w:after="160"/>
        <w:ind w:left="720"/>
        <w:rPr>
          <w:rFonts w:cs="Arial"/>
          <w:bCs/>
        </w:rPr>
      </w:pPr>
    </w:p>
    <w:p w14:paraId="45B808C7" w14:textId="77777777" w:rsidR="00177D05" w:rsidRDefault="00177D05" w:rsidP="00177D05">
      <w:pPr>
        <w:spacing w:after="160"/>
        <w:ind w:left="720"/>
        <w:rPr>
          <w:rFonts w:cs="Arial"/>
          <w:bCs/>
        </w:rPr>
      </w:pPr>
      <w:r w:rsidRPr="00896140">
        <w:rPr>
          <w:rFonts w:cs="Arial"/>
          <w:bCs/>
        </w:rPr>
        <w:t xml:space="preserve">Please </w:t>
      </w:r>
      <w:r w:rsidRPr="00896140">
        <w:rPr>
          <w:rFonts w:cs="Arial"/>
        </w:rPr>
        <w:t>select</w:t>
      </w:r>
      <w:r w:rsidRPr="00896140">
        <w:rPr>
          <w:rFonts w:cs="Arial"/>
          <w:bCs/>
        </w:rPr>
        <w:t xml:space="preserve"> all that apply. </w:t>
      </w:r>
    </w:p>
    <w:p w14:paraId="40359B40" w14:textId="77777777" w:rsidR="00177D05" w:rsidRDefault="00177D05" w:rsidP="00177D05">
      <w:pPr>
        <w:spacing w:after="160" w:line="259" w:lineRule="auto"/>
        <w:ind w:left="720"/>
        <w:rPr>
          <w:rFonts w:eastAsia="Arial" w:cs="Calibri"/>
          <w:color w:val="0000FF"/>
        </w:rPr>
      </w:pPr>
      <w:r w:rsidRPr="00896140">
        <w:rPr>
          <w:rFonts w:eastAsia="Arial" w:cs="Calibri"/>
          <w:color w:val="0000FF"/>
        </w:rPr>
        <w:t xml:space="preserve">[PN: </w:t>
      </w:r>
      <w:r>
        <w:rPr>
          <w:rFonts w:eastAsia="Arial" w:cs="Calibri"/>
          <w:color w:val="0000FF"/>
        </w:rPr>
        <w:t>R</w:t>
      </w:r>
      <w:r w:rsidRPr="00896140">
        <w:rPr>
          <w:rFonts w:eastAsia="Arial" w:cs="Arial"/>
          <w:bCs/>
          <w:color w:val="0000FF"/>
        </w:rPr>
        <w:t>andomize options</w:t>
      </w:r>
      <w:r>
        <w:rPr>
          <w:rFonts w:eastAsia="Arial" w:cs="Arial"/>
          <w:bCs/>
          <w:color w:val="0000FF"/>
        </w:rPr>
        <w:t xml:space="preserve"> by keeping b &amp; c together</w:t>
      </w:r>
      <w:r w:rsidRPr="00896140">
        <w:rPr>
          <w:rFonts w:eastAsia="Arial" w:cs="Arial"/>
          <w:bCs/>
          <w:color w:val="0000FF"/>
        </w:rPr>
        <w:t>.</w:t>
      </w:r>
      <w:r w:rsidRPr="00896140">
        <w:rPr>
          <w:rFonts w:eastAsia="Arial" w:cs="Calibri"/>
          <w:color w:val="0000FF"/>
        </w:rPr>
        <w:t xml:space="preserve"> </w:t>
      </w:r>
      <w:r>
        <w:rPr>
          <w:rFonts w:eastAsia="Arial" w:cs="Arial"/>
          <w:bCs/>
          <w:color w:val="0000FF"/>
        </w:rPr>
        <w:t xml:space="preserve">Keep o in the last and as mutually exclusive. </w:t>
      </w:r>
      <w:r w:rsidRPr="00896140">
        <w:rPr>
          <w:rFonts w:eastAsia="Arial" w:cs="Calibri"/>
          <w:color w:val="0000FF"/>
        </w:rPr>
        <w:t xml:space="preserve"> Allow </w:t>
      </w:r>
      <w:r>
        <w:rPr>
          <w:rFonts w:eastAsia="Arial" w:cs="Calibri"/>
          <w:color w:val="0000FF"/>
        </w:rPr>
        <w:t>multiple</w:t>
      </w:r>
      <w:r w:rsidRPr="00896140">
        <w:rPr>
          <w:rFonts w:eastAsia="Arial" w:cs="Calibri"/>
          <w:color w:val="0000FF"/>
        </w:rPr>
        <w:t xml:space="preserve"> selection</w:t>
      </w:r>
      <w:r>
        <w:rPr>
          <w:rFonts w:eastAsia="Arial" w:cs="Calibri"/>
          <w:color w:val="0000FF"/>
        </w:rPr>
        <w:t>s</w:t>
      </w:r>
      <w:r w:rsidRPr="00896140">
        <w:rPr>
          <w:rFonts w:eastAsia="Arial" w:cs="Calibri"/>
          <w:color w:val="0000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2"/>
        <w:gridCol w:w="931"/>
      </w:tblGrid>
      <w:tr w:rsidR="00177D05" w:rsidRPr="00896140" w14:paraId="5C4B7387" w14:textId="77777777">
        <w:trPr>
          <w:trHeight w:val="729"/>
          <w:jc w:val="center"/>
        </w:trPr>
        <w:tc>
          <w:tcPr>
            <w:tcW w:w="6692" w:type="dxa"/>
            <w:vAlign w:val="center"/>
          </w:tcPr>
          <w:p w14:paraId="6391C1BC" w14:textId="77777777" w:rsidR="00177D05" w:rsidRPr="00F10707" w:rsidRDefault="00177D05">
            <w:pPr>
              <w:autoSpaceDE w:val="0"/>
              <w:autoSpaceDN w:val="0"/>
              <w:adjustRightInd w:val="0"/>
              <w:contextualSpacing/>
              <w:jc w:val="center"/>
              <w:rPr>
                <w:rFonts w:asciiTheme="minorHAnsi" w:hAnsiTheme="minorHAnsi"/>
                <w:b/>
                <w:bCs/>
              </w:rPr>
            </w:pPr>
            <w:r>
              <w:rPr>
                <w:rFonts w:asciiTheme="minorHAnsi" w:hAnsiTheme="minorHAnsi"/>
                <w:b/>
                <w:bCs/>
              </w:rPr>
              <w:t>Activities</w:t>
            </w:r>
          </w:p>
        </w:tc>
        <w:tc>
          <w:tcPr>
            <w:tcW w:w="931" w:type="dxa"/>
            <w:vAlign w:val="center"/>
          </w:tcPr>
          <w:p w14:paraId="69C2412E" w14:textId="77777777" w:rsidR="00177D05" w:rsidRPr="00896140" w:rsidRDefault="00177D05">
            <w:pPr>
              <w:jc w:val="center"/>
              <w:rPr>
                <w:rFonts w:eastAsia="SimSun" w:cs="Arial"/>
                <w:b/>
                <w:lang w:eastAsia="zh-CN"/>
              </w:rPr>
            </w:pPr>
          </w:p>
        </w:tc>
      </w:tr>
      <w:tr w:rsidR="00177D05" w:rsidRPr="00896140" w14:paraId="33C76E3E" w14:textId="77777777">
        <w:trPr>
          <w:trHeight w:val="696"/>
          <w:jc w:val="center"/>
        </w:trPr>
        <w:tc>
          <w:tcPr>
            <w:tcW w:w="6692" w:type="dxa"/>
            <w:vAlign w:val="center"/>
          </w:tcPr>
          <w:p w14:paraId="559BD882" w14:textId="77777777" w:rsidR="00177D05" w:rsidRPr="00896140" w:rsidRDefault="00177D05" w:rsidP="00177D05">
            <w:pPr>
              <w:numPr>
                <w:ilvl w:val="0"/>
                <w:numId w:val="49"/>
              </w:numPr>
              <w:autoSpaceDE w:val="0"/>
              <w:autoSpaceDN w:val="0"/>
              <w:adjustRightInd w:val="0"/>
              <w:ind w:left="417"/>
              <w:contextualSpacing/>
              <w:rPr>
                <w:rFonts w:eastAsia="Arial" w:cs="Calibri"/>
                <w:b/>
              </w:rPr>
            </w:pPr>
            <w:r w:rsidRPr="008C2E7F">
              <w:rPr>
                <w:rFonts w:asciiTheme="minorHAnsi" w:hAnsiTheme="minorHAnsi"/>
              </w:rPr>
              <w:t>Published research papers for conferences/journals</w:t>
            </w:r>
          </w:p>
        </w:tc>
        <w:tc>
          <w:tcPr>
            <w:tcW w:w="931" w:type="dxa"/>
            <w:vAlign w:val="center"/>
          </w:tcPr>
          <w:p w14:paraId="56CDE498" w14:textId="77777777" w:rsidR="00177D05" w:rsidRPr="00896140" w:rsidRDefault="00177D05">
            <w:pPr>
              <w:jc w:val="center"/>
              <w:rPr>
                <w:rFonts w:eastAsia="SimSun" w:cs="Arial"/>
                <w:b/>
                <w:lang w:eastAsia="zh-CN"/>
              </w:rPr>
            </w:pPr>
            <w:r w:rsidRPr="008026A0">
              <w:rPr>
                <w:rFonts w:ascii="Wingdings" w:eastAsia="Wingdings" w:hAnsi="Wingdings" w:cs="Wingdings"/>
              </w:rPr>
              <w:t></w:t>
            </w:r>
          </w:p>
        </w:tc>
      </w:tr>
      <w:tr w:rsidR="00177D05" w:rsidRPr="00896140" w14:paraId="2FC2BA71" w14:textId="77777777">
        <w:trPr>
          <w:trHeight w:val="706"/>
          <w:jc w:val="center"/>
        </w:trPr>
        <w:tc>
          <w:tcPr>
            <w:tcW w:w="6692" w:type="dxa"/>
            <w:vAlign w:val="center"/>
          </w:tcPr>
          <w:p w14:paraId="04DCFDE5" w14:textId="77777777" w:rsidR="00177D05" w:rsidRPr="00896140" w:rsidRDefault="00177D05" w:rsidP="00177D05">
            <w:pPr>
              <w:numPr>
                <w:ilvl w:val="0"/>
                <w:numId w:val="49"/>
              </w:numPr>
              <w:autoSpaceDE w:val="0"/>
              <w:autoSpaceDN w:val="0"/>
              <w:adjustRightInd w:val="0"/>
              <w:ind w:left="417"/>
              <w:contextualSpacing/>
              <w:rPr>
                <w:rFonts w:eastAsia="Arial" w:cs="Calibri"/>
                <w:b/>
              </w:rPr>
            </w:pPr>
            <w:r w:rsidRPr="008C2E7F">
              <w:rPr>
                <w:rFonts w:asciiTheme="minorHAnsi" w:hAnsiTheme="minorHAnsi"/>
              </w:rPr>
              <w:t xml:space="preserve">Spoke at national conferences </w:t>
            </w:r>
          </w:p>
        </w:tc>
        <w:tc>
          <w:tcPr>
            <w:tcW w:w="931" w:type="dxa"/>
            <w:vAlign w:val="center"/>
          </w:tcPr>
          <w:p w14:paraId="2D04E49A" w14:textId="77777777" w:rsidR="00177D05" w:rsidRPr="00896140" w:rsidRDefault="00177D05">
            <w:pPr>
              <w:jc w:val="center"/>
              <w:rPr>
                <w:rFonts w:eastAsia="SimSun" w:cs="Arial"/>
                <w:b/>
                <w:lang w:eastAsia="zh-CN"/>
              </w:rPr>
            </w:pPr>
            <w:r w:rsidRPr="008026A0">
              <w:rPr>
                <w:rFonts w:ascii="Wingdings" w:eastAsia="Wingdings" w:hAnsi="Wingdings" w:cs="Wingdings"/>
              </w:rPr>
              <w:t></w:t>
            </w:r>
          </w:p>
        </w:tc>
      </w:tr>
      <w:tr w:rsidR="00177D05" w:rsidRPr="00896140" w14:paraId="4DD458A7" w14:textId="77777777">
        <w:trPr>
          <w:trHeight w:val="688"/>
          <w:jc w:val="center"/>
        </w:trPr>
        <w:tc>
          <w:tcPr>
            <w:tcW w:w="6692" w:type="dxa"/>
            <w:vAlign w:val="center"/>
          </w:tcPr>
          <w:p w14:paraId="5C775A5D" w14:textId="77777777" w:rsidR="00177D05" w:rsidRPr="00896140" w:rsidRDefault="00177D05" w:rsidP="00177D05">
            <w:pPr>
              <w:numPr>
                <w:ilvl w:val="0"/>
                <w:numId w:val="49"/>
              </w:numPr>
              <w:autoSpaceDE w:val="0"/>
              <w:autoSpaceDN w:val="0"/>
              <w:adjustRightInd w:val="0"/>
              <w:ind w:left="417"/>
              <w:contextualSpacing/>
              <w:rPr>
                <w:rFonts w:eastAsia="Arial" w:cs="Calibri"/>
                <w:b/>
              </w:rPr>
            </w:pPr>
            <w:r w:rsidRPr="008C2E7F">
              <w:rPr>
                <w:rFonts w:asciiTheme="minorHAnsi" w:hAnsiTheme="minorHAnsi"/>
              </w:rPr>
              <w:t xml:space="preserve">Spoke at community conferences </w:t>
            </w:r>
          </w:p>
        </w:tc>
        <w:tc>
          <w:tcPr>
            <w:tcW w:w="931" w:type="dxa"/>
            <w:vAlign w:val="center"/>
          </w:tcPr>
          <w:p w14:paraId="69D28F67" w14:textId="77777777" w:rsidR="00177D05" w:rsidRPr="00896140" w:rsidRDefault="00177D05">
            <w:pPr>
              <w:jc w:val="center"/>
              <w:rPr>
                <w:rFonts w:eastAsia="SimSun" w:cs="Arial"/>
                <w:b/>
                <w:lang w:eastAsia="zh-CN"/>
              </w:rPr>
            </w:pPr>
            <w:r w:rsidRPr="008026A0">
              <w:rPr>
                <w:rFonts w:ascii="Wingdings" w:eastAsia="Wingdings" w:hAnsi="Wingdings" w:cs="Wingdings"/>
              </w:rPr>
              <w:t></w:t>
            </w:r>
          </w:p>
        </w:tc>
      </w:tr>
      <w:tr w:rsidR="00177D05" w:rsidRPr="00896140" w14:paraId="4EC6B5BD" w14:textId="77777777">
        <w:trPr>
          <w:trHeight w:val="688"/>
          <w:jc w:val="center"/>
        </w:trPr>
        <w:tc>
          <w:tcPr>
            <w:tcW w:w="6692" w:type="dxa"/>
            <w:vAlign w:val="center"/>
          </w:tcPr>
          <w:p w14:paraId="6659F0A2"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Actively took part in round table discussions</w:t>
            </w:r>
          </w:p>
        </w:tc>
        <w:tc>
          <w:tcPr>
            <w:tcW w:w="931" w:type="dxa"/>
            <w:vAlign w:val="center"/>
          </w:tcPr>
          <w:p w14:paraId="23715B42"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5485053B" w14:textId="77777777">
        <w:trPr>
          <w:trHeight w:val="557"/>
          <w:jc w:val="center"/>
        </w:trPr>
        <w:tc>
          <w:tcPr>
            <w:tcW w:w="6692" w:type="dxa"/>
            <w:vAlign w:val="center"/>
          </w:tcPr>
          <w:p w14:paraId="3836E76E" w14:textId="77777777" w:rsidR="00177D05" w:rsidRPr="00896140" w:rsidRDefault="00177D05" w:rsidP="00177D05">
            <w:pPr>
              <w:numPr>
                <w:ilvl w:val="0"/>
                <w:numId w:val="49"/>
              </w:numPr>
              <w:autoSpaceDE w:val="0"/>
              <w:autoSpaceDN w:val="0"/>
              <w:adjustRightInd w:val="0"/>
              <w:ind w:left="417"/>
              <w:contextualSpacing/>
              <w:rPr>
                <w:rFonts w:eastAsia="Arial" w:cs="Calibri"/>
                <w:b/>
              </w:rPr>
            </w:pPr>
            <w:r w:rsidRPr="008C2E7F">
              <w:rPr>
                <w:rFonts w:asciiTheme="minorHAnsi" w:hAnsiTheme="minorHAnsi"/>
              </w:rPr>
              <w:t>Involved in determining national</w:t>
            </w:r>
            <w:r>
              <w:rPr>
                <w:rFonts w:asciiTheme="minorHAnsi" w:hAnsiTheme="minorHAnsi"/>
              </w:rPr>
              <w:t xml:space="preserve"> </w:t>
            </w:r>
            <w:r w:rsidRPr="008C2E7F">
              <w:rPr>
                <w:rFonts w:asciiTheme="minorHAnsi" w:hAnsiTheme="minorHAnsi"/>
              </w:rPr>
              <w:t>/</w:t>
            </w:r>
            <w:r>
              <w:rPr>
                <w:rFonts w:asciiTheme="minorHAnsi" w:hAnsiTheme="minorHAnsi"/>
              </w:rPr>
              <w:t xml:space="preserve"> </w:t>
            </w:r>
            <w:r w:rsidRPr="008C2E7F">
              <w:rPr>
                <w:rFonts w:asciiTheme="minorHAnsi" w:hAnsiTheme="minorHAnsi"/>
              </w:rPr>
              <w:t>regional guidelines or clinical protocols</w:t>
            </w:r>
          </w:p>
        </w:tc>
        <w:tc>
          <w:tcPr>
            <w:tcW w:w="931" w:type="dxa"/>
            <w:vAlign w:val="center"/>
          </w:tcPr>
          <w:p w14:paraId="2D5943A6" w14:textId="77777777" w:rsidR="00177D05" w:rsidRPr="00896140" w:rsidRDefault="00177D05">
            <w:pPr>
              <w:jc w:val="center"/>
              <w:rPr>
                <w:rFonts w:eastAsia="SimSun" w:cs="Arial"/>
                <w:b/>
                <w:lang w:eastAsia="zh-CN"/>
              </w:rPr>
            </w:pPr>
            <w:r w:rsidRPr="008026A0">
              <w:rPr>
                <w:rFonts w:ascii="Wingdings" w:eastAsia="Wingdings" w:hAnsi="Wingdings" w:cs="Wingdings"/>
              </w:rPr>
              <w:t></w:t>
            </w:r>
          </w:p>
        </w:tc>
      </w:tr>
      <w:tr w:rsidR="00177D05" w:rsidRPr="00896140" w14:paraId="4344A915" w14:textId="77777777">
        <w:trPr>
          <w:trHeight w:val="557"/>
          <w:jc w:val="center"/>
        </w:trPr>
        <w:tc>
          <w:tcPr>
            <w:tcW w:w="6692" w:type="dxa"/>
            <w:vAlign w:val="center"/>
          </w:tcPr>
          <w:p w14:paraId="0E267EAE"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Determined local</w:t>
            </w:r>
            <w:r>
              <w:rPr>
                <w:rFonts w:asciiTheme="minorHAnsi" w:hAnsiTheme="minorHAnsi"/>
              </w:rPr>
              <w:t xml:space="preserve"> </w:t>
            </w:r>
            <w:r w:rsidRPr="008C2E7F">
              <w:rPr>
                <w:rFonts w:asciiTheme="minorHAnsi" w:hAnsiTheme="minorHAnsi"/>
              </w:rPr>
              <w:t>/</w:t>
            </w:r>
            <w:r>
              <w:rPr>
                <w:rFonts w:asciiTheme="minorHAnsi" w:hAnsiTheme="minorHAnsi"/>
              </w:rPr>
              <w:t xml:space="preserve"> </w:t>
            </w:r>
            <w:r w:rsidRPr="008C2E7F">
              <w:rPr>
                <w:rFonts w:asciiTheme="minorHAnsi" w:hAnsiTheme="minorHAnsi"/>
              </w:rPr>
              <w:t>hospital guidelines or clinical protocols</w:t>
            </w:r>
          </w:p>
        </w:tc>
        <w:tc>
          <w:tcPr>
            <w:tcW w:w="931" w:type="dxa"/>
            <w:vAlign w:val="center"/>
          </w:tcPr>
          <w:p w14:paraId="75D68F4E"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6B5BD630" w14:textId="77777777">
        <w:trPr>
          <w:trHeight w:val="557"/>
          <w:jc w:val="center"/>
        </w:trPr>
        <w:tc>
          <w:tcPr>
            <w:tcW w:w="6692" w:type="dxa"/>
            <w:vAlign w:val="center"/>
          </w:tcPr>
          <w:p w14:paraId="3C176D4F"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Participated in clinical trials</w:t>
            </w:r>
          </w:p>
        </w:tc>
        <w:tc>
          <w:tcPr>
            <w:tcW w:w="931" w:type="dxa"/>
            <w:vAlign w:val="center"/>
          </w:tcPr>
          <w:p w14:paraId="69C95201"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4D84AECD" w14:textId="77777777">
        <w:trPr>
          <w:trHeight w:val="557"/>
          <w:jc w:val="center"/>
        </w:trPr>
        <w:tc>
          <w:tcPr>
            <w:tcW w:w="6692" w:type="dxa"/>
            <w:vAlign w:val="center"/>
          </w:tcPr>
          <w:p w14:paraId="3D34E9DF"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 xml:space="preserve">Taught others </w:t>
            </w:r>
            <w:r>
              <w:rPr>
                <w:rFonts w:asciiTheme="minorHAnsi" w:hAnsiTheme="minorHAnsi"/>
              </w:rPr>
              <w:t>about</w:t>
            </w:r>
            <w:r w:rsidRPr="008C2E7F">
              <w:rPr>
                <w:rFonts w:asciiTheme="minorHAnsi" w:hAnsiTheme="minorHAnsi"/>
              </w:rPr>
              <w:t xml:space="preserve"> your specialist area</w:t>
            </w:r>
          </w:p>
        </w:tc>
        <w:tc>
          <w:tcPr>
            <w:tcW w:w="931" w:type="dxa"/>
            <w:vAlign w:val="center"/>
          </w:tcPr>
          <w:p w14:paraId="31FCE25C"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3351CEC7" w14:textId="77777777">
        <w:trPr>
          <w:trHeight w:val="557"/>
          <w:jc w:val="center"/>
        </w:trPr>
        <w:tc>
          <w:tcPr>
            <w:tcW w:w="6692" w:type="dxa"/>
            <w:vAlign w:val="center"/>
          </w:tcPr>
          <w:p w14:paraId="7632BDF8"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Participated in advisory boards or consulting agreements for pharmaceutical companies</w:t>
            </w:r>
          </w:p>
        </w:tc>
        <w:tc>
          <w:tcPr>
            <w:tcW w:w="931" w:type="dxa"/>
            <w:vAlign w:val="center"/>
          </w:tcPr>
          <w:p w14:paraId="13AEC896"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04BA15FB" w14:textId="77777777">
        <w:trPr>
          <w:trHeight w:val="557"/>
          <w:jc w:val="center"/>
        </w:trPr>
        <w:tc>
          <w:tcPr>
            <w:tcW w:w="6692" w:type="dxa"/>
            <w:vAlign w:val="center"/>
          </w:tcPr>
          <w:p w14:paraId="6476692E"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Pr>
                <w:rFonts w:asciiTheme="minorHAnsi" w:hAnsiTheme="minorHAnsi"/>
              </w:rPr>
              <w:t>Served as a speaker for a pharmaceutical manufacturer</w:t>
            </w:r>
          </w:p>
        </w:tc>
        <w:tc>
          <w:tcPr>
            <w:tcW w:w="931" w:type="dxa"/>
            <w:vAlign w:val="center"/>
          </w:tcPr>
          <w:p w14:paraId="2DADEF17"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4EBA5EC9" w14:textId="77777777">
        <w:trPr>
          <w:trHeight w:val="557"/>
          <w:jc w:val="center"/>
        </w:trPr>
        <w:tc>
          <w:tcPr>
            <w:tcW w:w="6692" w:type="dxa"/>
            <w:vAlign w:val="center"/>
          </w:tcPr>
          <w:p w14:paraId="71EA02BE" w14:textId="64E3DEC3"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Served on the le</w:t>
            </w:r>
            <w:r>
              <w:rPr>
                <w:rFonts w:asciiTheme="minorHAnsi" w:hAnsiTheme="minorHAnsi"/>
              </w:rPr>
              <w:t>a</w:t>
            </w:r>
            <w:r w:rsidRPr="008C2E7F">
              <w:rPr>
                <w:rFonts w:asciiTheme="minorHAnsi" w:hAnsiTheme="minorHAnsi"/>
              </w:rPr>
              <w:t xml:space="preserve">dership (officer or board member) for </w:t>
            </w:r>
            <w:r>
              <w:rPr>
                <w:rFonts w:asciiTheme="minorHAnsi" w:hAnsiTheme="minorHAnsi"/>
              </w:rPr>
              <w:t>a p</w:t>
            </w:r>
            <w:r w:rsidRPr="008C2E7F">
              <w:rPr>
                <w:rFonts w:asciiTheme="minorHAnsi" w:hAnsiTheme="minorHAnsi"/>
              </w:rPr>
              <w:t xml:space="preserve">rofessional </w:t>
            </w:r>
            <w:r>
              <w:rPr>
                <w:rFonts w:asciiTheme="minorHAnsi" w:hAnsiTheme="minorHAnsi"/>
              </w:rPr>
              <w:t>a</w:t>
            </w:r>
            <w:r w:rsidRPr="008C2E7F">
              <w:rPr>
                <w:rFonts w:asciiTheme="minorHAnsi" w:hAnsiTheme="minorHAnsi"/>
              </w:rPr>
              <w:t>ssociation</w:t>
            </w:r>
          </w:p>
        </w:tc>
        <w:tc>
          <w:tcPr>
            <w:tcW w:w="931" w:type="dxa"/>
            <w:vAlign w:val="center"/>
          </w:tcPr>
          <w:p w14:paraId="39781495"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4BF30189" w14:textId="77777777">
        <w:trPr>
          <w:trHeight w:val="557"/>
          <w:jc w:val="center"/>
        </w:trPr>
        <w:tc>
          <w:tcPr>
            <w:tcW w:w="6692" w:type="dxa"/>
            <w:vAlign w:val="center"/>
          </w:tcPr>
          <w:p w14:paraId="5ED329DF"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Served as an editor or reviewer of peer-reviewed journals</w:t>
            </w:r>
          </w:p>
        </w:tc>
        <w:tc>
          <w:tcPr>
            <w:tcW w:w="931" w:type="dxa"/>
            <w:vAlign w:val="center"/>
          </w:tcPr>
          <w:p w14:paraId="65FA3C95"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19B981ED" w14:textId="77777777">
        <w:trPr>
          <w:trHeight w:val="557"/>
          <w:jc w:val="center"/>
        </w:trPr>
        <w:tc>
          <w:tcPr>
            <w:tcW w:w="6692" w:type="dxa"/>
            <w:vAlign w:val="center"/>
          </w:tcPr>
          <w:p w14:paraId="448EC3B4"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Pr>
                <w:rFonts w:asciiTheme="minorHAnsi" w:hAnsiTheme="minorHAnsi"/>
              </w:rPr>
              <w:t>Worked with patient advocacy groups</w:t>
            </w:r>
          </w:p>
        </w:tc>
        <w:tc>
          <w:tcPr>
            <w:tcW w:w="931" w:type="dxa"/>
            <w:vAlign w:val="center"/>
          </w:tcPr>
          <w:p w14:paraId="33F6AF8D" w14:textId="77777777" w:rsidR="00177D05" w:rsidRPr="008026A0" w:rsidRDefault="00177D05">
            <w:pPr>
              <w:jc w:val="center"/>
              <w:rPr>
                <w:rFonts w:ascii="Wingdings" w:eastAsia="Wingdings" w:hAnsi="Wingdings" w:cs="Wingdings"/>
              </w:rPr>
            </w:pPr>
            <w:r w:rsidRPr="008026A0">
              <w:rPr>
                <w:rFonts w:ascii="Wingdings" w:eastAsia="Wingdings" w:hAnsi="Wingdings" w:cs="Wingdings"/>
              </w:rPr>
              <w:t></w:t>
            </w:r>
          </w:p>
        </w:tc>
      </w:tr>
      <w:tr w:rsidR="00177D05" w:rsidRPr="00896140" w14:paraId="0EAEC125" w14:textId="77777777">
        <w:trPr>
          <w:trHeight w:val="557"/>
          <w:jc w:val="center"/>
        </w:trPr>
        <w:tc>
          <w:tcPr>
            <w:tcW w:w="6692" w:type="dxa"/>
            <w:vAlign w:val="center"/>
          </w:tcPr>
          <w:p w14:paraId="7CBA226F"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Pr>
                <w:rFonts w:asciiTheme="minorHAnsi" w:hAnsiTheme="minorHAnsi"/>
              </w:rPr>
              <w:lastRenderedPageBreak/>
              <w:t>Worked with medical associations</w:t>
            </w:r>
          </w:p>
        </w:tc>
        <w:tc>
          <w:tcPr>
            <w:tcW w:w="931" w:type="dxa"/>
            <w:vAlign w:val="center"/>
          </w:tcPr>
          <w:p w14:paraId="0BC7E527" w14:textId="77777777" w:rsidR="00177D05" w:rsidRPr="00896140" w:rsidRDefault="00177D05">
            <w:pPr>
              <w:jc w:val="center"/>
              <w:rPr>
                <w:rFonts w:ascii="Wingdings" w:eastAsia="Wingdings" w:hAnsi="Wingdings" w:cs="Wingdings"/>
                <w:lang w:eastAsia="zh-CN"/>
              </w:rPr>
            </w:pPr>
            <w:r w:rsidRPr="008026A0">
              <w:rPr>
                <w:rFonts w:ascii="Wingdings" w:eastAsia="Wingdings" w:hAnsi="Wingdings" w:cs="Wingdings"/>
              </w:rPr>
              <w:t></w:t>
            </w:r>
          </w:p>
        </w:tc>
      </w:tr>
      <w:tr w:rsidR="00177D05" w:rsidRPr="00896140" w14:paraId="20D99EFE" w14:textId="77777777">
        <w:trPr>
          <w:trHeight w:val="557"/>
          <w:jc w:val="center"/>
        </w:trPr>
        <w:tc>
          <w:tcPr>
            <w:tcW w:w="6692" w:type="dxa"/>
            <w:vAlign w:val="center"/>
          </w:tcPr>
          <w:p w14:paraId="61344FDA" w14:textId="77777777" w:rsidR="00177D05" w:rsidRPr="008C2E7F" w:rsidRDefault="00177D05" w:rsidP="00177D05">
            <w:pPr>
              <w:numPr>
                <w:ilvl w:val="0"/>
                <w:numId w:val="49"/>
              </w:numPr>
              <w:autoSpaceDE w:val="0"/>
              <w:autoSpaceDN w:val="0"/>
              <w:adjustRightInd w:val="0"/>
              <w:ind w:left="417"/>
              <w:contextualSpacing/>
              <w:rPr>
                <w:rFonts w:asciiTheme="minorHAnsi" w:hAnsiTheme="minorHAnsi"/>
              </w:rPr>
            </w:pPr>
            <w:r w:rsidRPr="008C2E7F">
              <w:rPr>
                <w:rFonts w:asciiTheme="minorHAnsi" w:hAnsiTheme="minorHAnsi"/>
              </w:rPr>
              <w:t xml:space="preserve">None of the above </w:t>
            </w:r>
          </w:p>
        </w:tc>
        <w:tc>
          <w:tcPr>
            <w:tcW w:w="931" w:type="dxa"/>
            <w:vAlign w:val="center"/>
          </w:tcPr>
          <w:p w14:paraId="2EE84CDE" w14:textId="77777777" w:rsidR="00177D05" w:rsidRPr="00896140" w:rsidRDefault="00177D05">
            <w:pPr>
              <w:jc w:val="center"/>
              <w:rPr>
                <w:rFonts w:ascii="Wingdings" w:eastAsia="Wingdings" w:hAnsi="Wingdings" w:cs="Wingdings"/>
                <w:lang w:eastAsia="zh-CN"/>
              </w:rPr>
            </w:pPr>
            <w:r w:rsidRPr="00896140">
              <w:rPr>
                <w:rFonts w:ascii="Wingdings" w:eastAsia="Wingdings" w:hAnsi="Wingdings" w:cs="Wingdings"/>
                <w:lang w:eastAsia="zh-CN"/>
              </w:rPr>
              <w:t></w:t>
            </w:r>
          </w:p>
        </w:tc>
      </w:tr>
    </w:tbl>
    <w:p w14:paraId="57B52E8B" w14:textId="77777777" w:rsidR="00177D05" w:rsidRDefault="00177D05" w:rsidP="00177D05">
      <w:pPr>
        <w:ind w:firstLine="454"/>
        <w:contextualSpacing/>
        <w:rPr>
          <w:rFonts w:cs="Arial"/>
          <w:color w:val="0000FF"/>
        </w:rPr>
      </w:pPr>
    </w:p>
    <w:p w14:paraId="5CC77425" w14:textId="77777777" w:rsidR="00177D05" w:rsidRDefault="00177D05" w:rsidP="00177D05">
      <w:pPr>
        <w:ind w:firstLine="454"/>
        <w:contextualSpacing/>
        <w:rPr>
          <w:rFonts w:cs="Arial"/>
          <w:color w:val="0000FF"/>
        </w:rPr>
      </w:pPr>
      <w:r>
        <w:rPr>
          <w:rFonts w:cs="Arial"/>
          <w:color w:val="0000FF"/>
        </w:rPr>
        <w:t>[PN: Create softa quotas – KOL, Possible KOL, and Community DERM.</w:t>
      </w:r>
    </w:p>
    <w:p w14:paraId="6ABF8DA0" w14:textId="77777777" w:rsidR="00177D05" w:rsidRDefault="00177D05" w:rsidP="00177D05">
      <w:pPr>
        <w:ind w:left="454"/>
        <w:contextualSpacing/>
        <w:rPr>
          <w:rFonts w:cs="Arial"/>
          <w:color w:val="0000FF"/>
        </w:rPr>
      </w:pPr>
      <w:r>
        <w:rPr>
          <w:rFonts w:cs="Arial"/>
          <w:color w:val="0000FF"/>
        </w:rPr>
        <w:t>Code as KOL if: a AND b AND c selected, or e OR k OR l OR m are selected. Also code as KOL if g is selected along with any other option(s).</w:t>
      </w:r>
    </w:p>
    <w:p w14:paraId="51A91954" w14:textId="77777777" w:rsidR="00177D05" w:rsidRDefault="00177D05" w:rsidP="00177D05">
      <w:pPr>
        <w:ind w:left="454"/>
        <w:contextualSpacing/>
        <w:rPr>
          <w:rFonts w:cs="Arial"/>
          <w:color w:val="0000FF"/>
        </w:rPr>
      </w:pPr>
      <w:r>
        <w:rPr>
          <w:rFonts w:cs="Arial"/>
          <w:color w:val="0000FF"/>
        </w:rPr>
        <w:t>Code as Possible KOL if i AND any of d or f or h or n are selected.</w:t>
      </w:r>
    </w:p>
    <w:p w14:paraId="5F3D7C10" w14:textId="68682E48" w:rsidR="00177D05" w:rsidRDefault="00177D05" w:rsidP="00177D05">
      <w:pPr>
        <w:ind w:left="454"/>
        <w:contextualSpacing/>
        <w:rPr>
          <w:rFonts w:cs="Arial"/>
          <w:color w:val="0000FF"/>
        </w:rPr>
      </w:pPr>
      <w:r>
        <w:rPr>
          <w:rFonts w:cs="Arial"/>
          <w:color w:val="0000FF"/>
        </w:rPr>
        <w:t>Code as Community DERM otherwise.]</w:t>
      </w:r>
    </w:p>
    <w:p w14:paraId="79848DD9" w14:textId="77777777" w:rsidR="00177D05" w:rsidRDefault="00177D05" w:rsidP="003C5F12">
      <w:pPr>
        <w:contextualSpacing/>
        <w:rPr>
          <w:rFonts w:cs="Arial"/>
          <w:color w:val="0000FF"/>
        </w:rPr>
      </w:pPr>
    </w:p>
    <w:p w14:paraId="3E8AFFF2" w14:textId="0B69BA89" w:rsidR="00680959" w:rsidRPr="00896140" w:rsidRDefault="00680959" w:rsidP="00CA3217">
      <w:pPr>
        <w:ind w:firstLine="454"/>
        <w:contextualSpacing/>
        <w:rPr>
          <w:rFonts w:cs="Arial"/>
          <w:color w:val="0000FF"/>
        </w:rPr>
      </w:pPr>
      <w:r w:rsidRPr="00896140">
        <w:rPr>
          <w:rFonts w:cs="Arial"/>
          <w:color w:val="0000FF"/>
        </w:rPr>
        <w:t>[PN: End Page]</w:t>
      </w:r>
    </w:p>
    <w:p w14:paraId="3FB4A94C" w14:textId="77777777" w:rsidR="00680959" w:rsidRPr="00896140" w:rsidRDefault="00680959" w:rsidP="00680959">
      <w:pPr>
        <w:ind w:left="720"/>
        <w:contextualSpacing/>
        <w:rPr>
          <w:rFonts w:cs="Arial"/>
          <w:color w:val="0000FF"/>
        </w:rPr>
      </w:pPr>
    </w:p>
    <w:p w14:paraId="10CF9138" w14:textId="77777777" w:rsidR="00680959" w:rsidRPr="00896140" w:rsidRDefault="00680959" w:rsidP="00CA3217">
      <w:pPr>
        <w:ind w:firstLine="454"/>
        <w:contextualSpacing/>
        <w:rPr>
          <w:rFonts w:cs="Arial"/>
          <w:color w:val="0000FF"/>
        </w:rPr>
      </w:pPr>
      <w:r w:rsidRPr="00896140">
        <w:rPr>
          <w:rFonts w:cs="Arial"/>
          <w:color w:val="0000FF"/>
        </w:rPr>
        <w:t>[PN: New Screen]</w:t>
      </w:r>
    </w:p>
    <w:p w14:paraId="0602C533" w14:textId="77777777" w:rsidR="00680959" w:rsidRPr="00896140" w:rsidRDefault="00680959" w:rsidP="00680959">
      <w:pPr>
        <w:ind w:left="720"/>
        <w:contextualSpacing/>
        <w:rPr>
          <w:rFonts w:cs="Arial"/>
          <w:color w:val="0000FF"/>
        </w:rPr>
      </w:pPr>
    </w:p>
    <w:p w14:paraId="3353DD51" w14:textId="77777777" w:rsidR="00680959" w:rsidRPr="00896140" w:rsidRDefault="00680959" w:rsidP="00680959">
      <w:pPr>
        <w:ind w:left="709"/>
        <w:contextualSpacing/>
        <w:rPr>
          <w:rFonts w:cs="Arial"/>
        </w:rPr>
      </w:pPr>
      <w:r w:rsidRPr="00896140">
        <w:rPr>
          <w:rFonts w:cs="Arial"/>
          <w:b/>
          <w:bCs/>
        </w:rPr>
        <w:t>Congratulations</w:t>
      </w:r>
      <w:r w:rsidRPr="00896140">
        <w:rPr>
          <w:rFonts w:cs="Arial"/>
        </w:rPr>
        <w:t>, you qualify to participate in this study. As part of our ongoing quality assurance initiative, your responses may be selected for review. We ask that you give thoughtful answers to all of our questions; inconsistent or illogical responses may result in forfeiture of honorarium.</w:t>
      </w:r>
    </w:p>
    <w:p w14:paraId="335E3136" w14:textId="77777777" w:rsidR="00680959" w:rsidRPr="00896140" w:rsidRDefault="00680959" w:rsidP="00680959">
      <w:pPr>
        <w:ind w:left="709"/>
        <w:contextualSpacing/>
        <w:rPr>
          <w:rFonts w:cs="Arial"/>
        </w:rPr>
      </w:pPr>
    </w:p>
    <w:tbl>
      <w:tblPr>
        <w:tblW w:w="8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
        <w:gridCol w:w="7754"/>
      </w:tblGrid>
      <w:tr w:rsidR="00680959" w:rsidRPr="00896140" w14:paraId="7931B1F3" w14:textId="77777777" w:rsidTr="00174424">
        <w:trPr>
          <w:trHeight w:val="666"/>
          <w:jc w:val="center"/>
        </w:trPr>
        <w:tc>
          <w:tcPr>
            <w:tcW w:w="715" w:type="dxa"/>
            <w:tcBorders>
              <w:top w:val="single" w:sz="4" w:space="0" w:color="auto"/>
              <w:left w:val="single" w:sz="4" w:space="0" w:color="auto"/>
              <w:bottom w:val="single" w:sz="4" w:space="0" w:color="auto"/>
              <w:right w:val="single" w:sz="4" w:space="0" w:color="auto"/>
            </w:tcBorders>
            <w:vAlign w:val="center"/>
          </w:tcPr>
          <w:p w14:paraId="3F92B4B7" w14:textId="77777777" w:rsidR="00680959" w:rsidRPr="00896140" w:rsidRDefault="00680959" w:rsidP="00174424">
            <w:pPr>
              <w:contextualSpacing/>
              <w:jc w:val="center"/>
              <w:rPr>
                <w:rFonts w:cs="Arial"/>
                <w:bCs/>
              </w:rPr>
            </w:pPr>
            <w:r w:rsidRPr="00896140">
              <w:rPr>
                <w:rFonts w:ascii="Wingdings" w:eastAsia="Wingdings" w:hAnsi="Wingdings" w:cs="Wingdings"/>
                <w:color w:val="000000"/>
              </w:rPr>
              <w:t></w:t>
            </w:r>
          </w:p>
        </w:tc>
        <w:tc>
          <w:tcPr>
            <w:tcW w:w="7754" w:type="dxa"/>
            <w:tcBorders>
              <w:top w:val="single" w:sz="4" w:space="0" w:color="auto"/>
              <w:left w:val="single" w:sz="4" w:space="0" w:color="auto"/>
              <w:bottom w:val="single" w:sz="4" w:space="0" w:color="auto"/>
              <w:right w:val="single" w:sz="4" w:space="0" w:color="auto"/>
            </w:tcBorders>
            <w:vAlign w:val="center"/>
            <w:hideMark/>
          </w:tcPr>
          <w:p w14:paraId="7A2BB0FC" w14:textId="77777777" w:rsidR="00680959" w:rsidRPr="00896140" w:rsidRDefault="00680959" w:rsidP="00174424">
            <w:pPr>
              <w:contextualSpacing/>
              <w:rPr>
                <w:rFonts w:cs="Arial"/>
              </w:rPr>
            </w:pPr>
            <w:r w:rsidRPr="00896140">
              <w:rPr>
                <w:rFonts w:cs="Arial"/>
              </w:rPr>
              <w:t xml:space="preserve">I have read and understand the statement above </w:t>
            </w:r>
            <w:r w:rsidRPr="00896140">
              <w:rPr>
                <w:rFonts w:cs="Arial"/>
                <w:color w:val="0000FF"/>
              </w:rPr>
              <w:t>[PN: Continue]</w:t>
            </w:r>
          </w:p>
        </w:tc>
      </w:tr>
      <w:tr w:rsidR="00680959" w:rsidRPr="00896140" w14:paraId="4EF5833F" w14:textId="77777777" w:rsidTr="00174424">
        <w:trPr>
          <w:trHeight w:val="666"/>
          <w:jc w:val="center"/>
        </w:trPr>
        <w:tc>
          <w:tcPr>
            <w:tcW w:w="715" w:type="dxa"/>
            <w:tcBorders>
              <w:top w:val="single" w:sz="4" w:space="0" w:color="auto"/>
              <w:left w:val="single" w:sz="4" w:space="0" w:color="auto"/>
              <w:bottom w:val="single" w:sz="4" w:space="0" w:color="auto"/>
              <w:right w:val="single" w:sz="4" w:space="0" w:color="auto"/>
            </w:tcBorders>
            <w:vAlign w:val="center"/>
          </w:tcPr>
          <w:p w14:paraId="0284A19B" w14:textId="77777777" w:rsidR="00680959" w:rsidRPr="00896140" w:rsidRDefault="00680959" w:rsidP="00174424">
            <w:pPr>
              <w:contextualSpacing/>
              <w:jc w:val="center"/>
              <w:rPr>
                <w:rFonts w:cs="Arial"/>
                <w:bCs/>
              </w:rPr>
            </w:pPr>
            <w:r w:rsidRPr="00896140">
              <w:rPr>
                <w:rFonts w:ascii="Wingdings" w:eastAsia="Wingdings" w:hAnsi="Wingdings" w:cs="Wingdings"/>
                <w:color w:val="000000"/>
              </w:rPr>
              <w:t></w:t>
            </w:r>
          </w:p>
        </w:tc>
        <w:tc>
          <w:tcPr>
            <w:tcW w:w="7754" w:type="dxa"/>
            <w:tcBorders>
              <w:top w:val="single" w:sz="4" w:space="0" w:color="auto"/>
              <w:left w:val="single" w:sz="4" w:space="0" w:color="auto"/>
              <w:bottom w:val="single" w:sz="4" w:space="0" w:color="auto"/>
              <w:right w:val="single" w:sz="4" w:space="0" w:color="auto"/>
            </w:tcBorders>
            <w:vAlign w:val="center"/>
            <w:hideMark/>
          </w:tcPr>
          <w:p w14:paraId="35386132" w14:textId="77777777" w:rsidR="00680959" w:rsidRPr="00896140" w:rsidRDefault="00680959" w:rsidP="00174424">
            <w:pPr>
              <w:contextualSpacing/>
              <w:rPr>
                <w:rFonts w:cs="Arial"/>
              </w:rPr>
            </w:pPr>
            <w:r w:rsidRPr="00896140">
              <w:rPr>
                <w:rFonts w:cs="Arial"/>
              </w:rPr>
              <w:t xml:space="preserve">I do </w:t>
            </w:r>
            <w:r w:rsidRPr="00896140">
              <w:rPr>
                <w:rFonts w:cs="Arial"/>
                <w:u w:val="single"/>
              </w:rPr>
              <w:t>not</w:t>
            </w:r>
            <w:r w:rsidRPr="00896140">
              <w:rPr>
                <w:rFonts w:cs="Arial"/>
              </w:rPr>
              <w:t xml:space="preserve"> agree with the statement above </w:t>
            </w:r>
            <w:r w:rsidRPr="00896140">
              <w:rPr>
                <w:rFonts w:cs="Arial"/>
                <w:color w:val="0000FF"/>
              </w:rPr>
              <w:t>[PN: Terminate]</w:t>
            </w:r>
          </w:p>
        </w:tc>
      </w:tr>
    </w:tbl>
    <w:p w14:paraId="5E201511" w14:textId="77777777" w:rsidR="006D7228" w:rsidRDefault="006D7228" w:rsidP="00CA4A50">
      <w:pPr>
        <w:spacing w:after="160" w:line="259" w:lineRule="auto"/>
        <w:rPr>
          <w:rFonts w:asciiTheme="minorHAnsi" w:hAnsiTheme="minorHAnsi" w:cstheme="minorHAnsi"/>
          <w:sz w:val="22"/>
        </w:rPr>
      </w:pPr>
    </w:p>
    <w:p w14:paraId="79EE1C75" w14:textId="77777777" w:rsidR="006D7228" w:rsidRDefault="006D7228">
      <w:pPr>
        <w:spacing w:after="160" w:line="259" w:lineRule="auto"/>
        <w:rPr>
          <w:rFonts w:asciiTheme="minorHAnsi" w:hAnsiTheme="minorHAnsi" w:cstheme="minorHAnsi"/>
          <w:sz w:val="22"/>
        </w:rPr>
      </w:pPr>
      <w:r>
        <w:rPr>
          <w:rFonts w:asciiTheme="minorHAnsi" w:hAnsiTheme="minorHAnsi" w:cstheme="minorHAnsi"/>
          <w:sz w:val="22"/>
        </w:rPr>
        <w:br w:type="page"/>
      </w:r>
    </w:p>
    <w:p w14:paraId="79142600" w14:textId="0FD50359" w:rsidR="00CA4A50" w:rsidRPr="00896140" w:rsidRDefault="00CA4A50" w:rsidP="00CA4A50">
      <w:pPr>
        <w:spacing w:after="160" w:line="259" w:lineRule="auto"/>
        <w:rPr>
          <w:rFonts w:asciiTheme="minorHAnsi" w:hAnsiTheme="minorHAnsi" w:cstheme="minorHAnsi"/>
          <w:sz w:val="22"/>
        </w:rPr>
      </w:pPr>
      <w:r w:rsidRPr="00896140">
        <w:rPr>
          <w:noProof/>
          <w:lang w:val="en-IN" w:eastAsia="en-IN"/>
        </w:rPr>
        <w:lastRenderedPageBreak/>
        <mc:AlternateContent>
          <mc:Choice Requires="wps">
            <w:drawing>
              <wp:anchor distT="0" distB="0" distL="114300" distR="114300" simplePos="0" relativeHeight="251658246" behindDoc="1" locked="0" layoutInCell="1" allowOverlap="1" wp14:anchorId="5D5A6688" wp14:editId="701C4BDD">
                <wp:simplePos x="0" y="0"/>
                <wp:positionH relativeFrom="column">
                  <wp:posOffset>0</wp:posOffset>
                </wp:positionH>
                <wp:positionV relativeFrom="paragraph">
                  <wp:posOffset>0</wp:posOffset>
                </wp:positionV>
                <wp:extent cx="5886450" cy="295275"/>
                <wp:effectExtent l="0" t="0" r="19050" b="28575"/>
                <wp:wrapNone/>
                <wp:docPr id="1432856626" name="Rectangle 1432856626"/>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A9F65B" w14:textId="007D88CB" w:rsidR="00CA4A50" w:rsidRPr="000C2536" w:rsidRDefault="00CA4A50" w:rsidP="00CA4A50">
                            <w:pPr>
                              <w:jc w:val="center"/>
                              <w:rPr>
                                <w:b/>
                                <w:bCs/>
                                <w:color w:val="0000FF"/>
                              </w:rPr>
                            </w:pPr>
                            <w:r>
                              <w:rPr>
                                <w:b/>
                                <w:bCs/>
                                <w:color w:val="0000FF"/>
                              </w:rPr>
                              <w:t xml:space="preserve">Section </w:t>
                            </w:r>
                            <w:r w:rsidR="0042124A">
                              <w:rPr>
                                <w:b/>
                                <w:bCs/>
                                <w:color w:val="0000FF"/>
                              </w:rPr>
                              <w:t>A</w:t>
                            </w:r>
                            <w:r>
                              <w:rPr>
                                <w:b/>
                                <w:bCs/>
                                <w:color w:val="0000FF"/>
                              </w:rPr>
                              <w:t xml:space="preserve">: </w:t>
                            </w:r>
                            <w:r w:rsidR="00625B84">
                              <w:rPr>
                                <w:b/>
                                <w:bCs/>
                                <w:color w:val="0000FF"/>
                              </w:rPr>
                              <w:t xml:space="preserve">Current and Future </w:t>
                            </w:r>
                            <w:r>
                              <w:rPr>
                                <w:b/>
                                <w:bCs/>
                                <w:color w:val="0000FF"/>
                              </w:rPr>
                              <w:t>Usage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5A6688" id="Rectangle 1432856626" o:spid="_x0000_s1028" style="position:absolute;margin-left:0;margin-top:0;width:463.5pt;height:23.25pt;z-index:-2516582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" fillcolor="#0cf" strokecolor="black [3213]">
                <v:textbox>
                  <w:txbxContent>
                    <w:p w14:paraId="15A9F65B" w14:textId="007D88CB" w:rsidR="00CA4A50" w:rsidRPr="000C2536" w:rsidRDefault="00CA4A50" w:rsidP="00CA4A50">
                      <w:pPr>
                        <w:jc w:val="center"/>
                        <w:rPr>
                          <w:b/>
                          <w:bCs/>
                          <w:color w:val="0000FF"/>
                        </w:rPr>
                      </w:pPr>
                      <w:r>
                        <w:rPr>
                          <w:b/>
                          <w:bCs/>
                          <w:color w:val="0000FF"/>
                        </w:rPr>
                        <w:t xml:space="preserve">Section </w:t>
                      </w:r>
                      <w:r w:rsidR="0042124A">
                        <w:rPr>
                          <w:b/>
                          <w:bCs/>
                          <w:color w:val="0000FF"/>
                        </w:rPr>
                        <w:t>A</w:t>
                      </w:r>
                      <w:r>
                        <w:rPr>
                          <w:b/>
                          <w:bCs/>
                          <w:color w:val="0000FF"/>
                        </w:rPr>
                        <w:t xml:space="preserve">: </w:t>
                      </w:r>
                      <w:r w:rsidR="00625B84">
                        <w:rPr>
                          <w:b/>
                          <w:bCs/>
                          <w:color w:val="0000FF"/>
                        </w:rPr>
                        <w:t xml:space="preserve">Current and Future </w:t>
                      </w:r>
                      <w:r>
                        <w:rPr>
                          <w:b/>
                          <w:bCs/>
                          <w:color w:val="0000FF"/>
                        </w:rPr>
                        <w:t>Usage</w:t>
                      </w:r>
                    </w:p>
                  </w:txbxContent>
                </v:textbox>
              </v:rect>
            </w:pict>
          </mc:Fallback>
        </mc:AlternateContent>
      </w:r>
    </w:p>
    <w:p w14:paraId="1502C045" w14:textId="77777777" w:rsidR="00CA4A50" w:rsidRPr="00896140" w:rsidRDefault="00CA4A50" w:rsidP="00CA4A50">
      <w:pPr>
        <w:rPr>
          <w:rFonts w:asciiTheme="minorHAnsi" w:hAnsiTheme="minorHAnsi" w:cstheme="minorHAnsi"/>
          <w:sz w:val="22"/>
        </w:rPr>
      </w:pPr>
    </w:p>
    <w:p w14:paraId="74FCF6D0" w14:textId="77777777" w:rsidR="009C3023" w:rsidRDefault="009C3023" w:rsidP="00832104">
      <w:pPr>
        <w:ind w:firstLine="720"/>
        <w:contextualSpacing/>
        <w:rPr>
          <w:rFonts w:cs="Arial"/>
          <w:color w:val="0000FF"/>
        </w:rPr>
      </w:pPr>
      <w:r w:rsidRPr="00896140">
        <w:rPr>
          <w:rFonts w:cs="Arial"/>
          <w:color w:val="0000FF"/>
        </w:rPr>
        <w:t>[PN: New Screen]</w:t>
      </w:r>
    </w:p>
    <w:p w14:paraId="620D05E3" w14:textId="77777777" w:rsidR="00832104" w:rsidRDefault="00832104" w:rsidP="009C3023">
      <w:pPr>
        <w:ind w:firstLine="454"/>
        <w:contextualSpacing/>
        <w:rPr>
          <w:rFonts w:cs="Arial"/>
          <w:color w:val="0000FF"/>
        </w:rPr>
      </w:pPr>
    </w:p>
    <w:tbl>
      <w:tblPr>
        <w:tblStyle w:val="TableGrid"/>
        <w:tblW w:w="0" w:type="auto"/>
        <w:tblLook w:val="04A0" w:firstRow="1" w:lastRow="0" w:firstColumn="1" w:lastColumn="0" w:noHBand="0" w:noVBand="1"/>
      </w:tblPr>
      <w:tblGrid>
        <w:gridCol w:w="9350"/>
      </w:tblGrid>
      <w:tr w:rsidR="00832104" w:rsidRPr="002C782D" w14:paraId="2CE8E8D2" w14:textId="77777777" w:rsidTr="002C782D">
        <w:tc>
          <w:tcPr>
            <w:tcW w:w="9350" w:type="dxa"/>
          </w:tcPr>
          <w:p w14:paraId="24E9803A" w14:textId="1DE281B5" w:rsidR="00832104" w:rsidRPr="002C782D" w:rsidRDefault="00832104" w:rsidP="002C782D">
            <w:pPr>
              <w:ind w:left="360"/>
              <w:jc w:val="center"/>
              <w:rPr>
                <w:rFonts w:asciiTheme="majorHAnsi" w:eastAsiaTheme="minorHAnsi" w:hAnsiTheme="majorHAnsi" w:cstheme="majorHAnsi"/>
                <w:sz w:val="24"/>
                <w:szCs w:val="24"/>
              </w:rPr>
            </w:pPr>
            <w:r w:rsidRPr="002C782D">
              <w:rPr>
                <w:rStyle w:val="CommentReference"/>
                <w:rFonts w:asciiTheme="majorHAnsi" w:eastAsiaTheme="minorHAnsi" w:hAnsiTheme="majorHAnsi" w:cstheme="majorHAnsi"/>
                <w:sz w:val="24"/>
                <w:szCs w:val="24"/>
              </w:rPr>
              <w:t xml:space="preserve">For the </w:t>
            </w:r>
            <w:r w:rsidR="002C782D" w:rsidRPr="002C782D">
              <w:rPr>
                <w:rStyle w:val="CommentReference"/>
                <w:rFonts w:asciiTheme="majorHAnsi" w:eastAsiaTheme="minorHAnsi" w:hAnsiTheme="majorHAnsi" w:cstheme="majorHAnsi"/>
                <w:sz w:val="24"/>
                <w:szCs w:val="24"/>
              </w:rPr>
              <w:t xml:space="preserve">remainder of this study please consider </w:t>
            </w:r>
            <w:r w:rsidR="00006A8C">
              <w:rPr>
                <w:rStyle w:val="CommentReference"/>
                <w:rFonts w:asciiTheme="majorHAnsi" w:eastAsiaTheme="minorHAnsi" w:hAnsiTheme="majorHAnsi" w:cstheme="majorHAnsi"/>
                <w:b/>
                <w:bCs/>
                <w:sz w:val="24"/>
                <w:szCs w:val="24"/>
              </w:rPr>
              <w:t>Therapy area</w:t>
            </w:r>
            <w:r w:rsidR="002C782D" w:rsidRPr="00DD6F9D">
              <w:rPr>
                <w:rStyle w:val="CommentReference"/>
                <w:rFonts w:asciiTheme="majorHAnsi" w:eastAsiaTheme="minorHAnsi" w:hAnsiTheme="majorHAnsi" w:cstheme="majorHAnsi"/>
                <w:sz w:val="24"/>
                <w:szCs w:val="24"/>
              </w:rPr>
              <w:t>as</w:t>
            </w:r>
            <w:r w:rsidR="002C782D" w:rsidRPr="002C782D">
              <w:rPr>
                <w:rStyle w:val="CommentReference"/>
                <w:rFonts w:asciiTheme="majorHAnsi" w:eastAsiaTheme="minorHAnsi" w:hAnsiTheme="majorHAnsi" w:cstheme="majorHAnsi"/>
                <w:b/>
                <w:bCs/>
                <w:sz w:val="24"/>
                <w:szCs w:val="24"/>
              </w:rPr>
              <w:t xml:space="preserve"> </w:t>
            </w:r>
            <w:r w:rsidR="00006A8C">
              <w:rPr>
                <w:rStyle w:val="CommentReference"/>
                <w:rFonts w:asciiTheme="majorHAnsi" w:eastAsiaTheme="minorHAnsi" w:hAnsiTheme="majorHAnsi" w:cstheme="majorHAnsi"/>
                <w:b/>
                <w:bCs/>
                <w:sz w:val="24"/>
                <w:szCs w:val="24"/>
              </w:rPr>
              <w:t>THERAPY AREA</w:t>
            </w:r>
            <w:r w:rsidR="002C782D" w:rsidRPr="002C782D">
              <w:rPr>
                <w:rStyle w:val="CommentReference"/>
                <w:rFonts w:asciiTheme="majorHAnsi" w:eastAsiaTheme="minorHAnsi" w:hAnsiTheme="majorHAnsi" w:cstheme="majorHAnsi"/>
                <w:sz w:val="24"/>
                <w:szCs w:val="24"/>
              </w:rPr>
              <w:t xml:space="preserve">and </w:t>
            </w:r>
            <w:r w:rsidR="00006A8C">
              <w:rPr>
                <w:rStyle w:val="CommentReference"/>
                <w:rFonts w:asciiTheme="majorHAnsi" w:eastAsiaTheme="minorHAnsi" w:hAnsiTheme="majorHAnsi" w:cstheme="majorHAnsi"/>
                <w:b/>
                <w:bCs/>
                <w:sz w:val="24"/>
                <w:szCs w:val="24"/>
              </w:rPr>
              <w:t>Therapy area2</w:t>
            </w:r>
            <w:r w:rsidR="002C782D" w:rsidRPr="002C782D">
              <w:rPr>
                <w:rStyle w:val="CommentReference"/>
                <w:rFonts w:asciiTheme="majorHAnsi" w:eastAsiaTheme="minorHAnsi" w:hAnsiTheme="majorHAnsi" w:cstheme="majorHAnsi"/>
                <w:b/>
                <w:bCs/>
                <w:sz w:val="24"/>
                <w:szCs w:val="24"/>
              </w:rPr>
              <w:t xml:space="preserve"> </w:t>
            </w:r>
            <w:r w:rsidR="002C782D" w:rsidRPr="00DD6F9D">
              <w:rPr>
                <w:rStyle w:val="CommentReference"/>
                <w:rFonts w:asciiTheme="majorHAnsi" w:eastAsiaTheme="minorHAnsi" w:hAnsiTheme="majorHAnsi" w:cstheme="majorHAnsi"/>
                <w:sz w:val="24"/>
                <w:szCs w:val="24"/>
              </w:rPr>
              <w:t>as</w:t>
            </w:r>
            <w:r w:rsidR="002C782D" w:rsidRPr="002C782D">
              <w:rPr>
                <w:rStyle w:val="CommentReference"/>
                <w:rFonts w:asciiTheme="majorHAnsi" w:eastAsiaTheme="minorHAnsi" w:hAnsiTheme="majorHAnsi" w:cstheme="majorHAnsi"/>
                <w:b/>
                <w:bCs/>
                <w:sz w:val="24"/>
                <w:szCs w:val="24"/>
              </w:rPr>
              <w:t xml:space="preserve"> </w:t>
            </w:r>
            <w:r w:rsidR="00155D0C">
              <w:rPr>
                <w:rStyle w:val="CommentReference"/>
                <w:rFonts w:asciiTheme="majorHAnsi" w:eastAsiaTheme="minorHAnsi" w:hAnsiTheme="majorHAnsi" w:cstheme="majorHAnsi"/>
                <w:b/>
                <w:bCs/>
                <w:sz w:val="24"/>
                <w:szCs w:val="24"/>
              </w:rPr>
              <w:t>Therapy area 2</w:t>
            </w:r>
          </w:p>
        </w:tc>
      </w:tr>
    </w:tbl>
    <w:p w14:paraId="49B836FB" w14:textId="77777777" w:rsidR="00832104" w:rsidRDefault="00832104" w:rsidP="00832104">
      <w:pPr>
        <w:contextualSpacing/>
        <w:rPr>
          <w:rFonts w:cs="Arial"/>
          <w:color w:val="0000FF"/>
        </w:rPr>
      </w:pPr>
    </w:p>
    <w:p w14:paraId="67B90055" w14:textId="77777777" w:rsidR="00832104" w:rsidRDefault="00832104" w:rsidP="00832104">
      <w:pPr>
        <w:ind w:firstLine="454"/>
        <w:contextualSpacing/>
        <w:rPr>
          <w:rFonts w:cs="Arial"/>
          <w:color w:val="0000FF"/>
        </w:rPr>
      </w:pPr>
      <w:r>
        <w:rPr>
          <w:color w:val="0000FF"/>
        </w:rPr>
        <w:tab/>
      </w:r>
      <w:r w:rsidRPr="00896140">
        <w:rPr>
          <w:rFonts w:cs="Arial"/>
          <w:color w:val="0000FF"/>
        </w:rPr>
        <w:t>[PN: New Screen]</w:t>
      </w:r>
    </w:p>
    <w:p w14:paraId="79AA7928" w14:textId="77777777" w:rsidR="00832104" w:rsidRDefault="00832104" w:rsidP="00B41AC8">
      <w:pPr>
        <w:autoSpaceDE w:val="0"/>
        <w:autoSpaceDN w:val="0"/>
        <w:adjustRightInd w:val="0"/>
        <w:ind w:left="720" w:right="360" w:hanging="720"/>
        <w:rPr>
          <w:color w:val="0000FF"/>
        </w:rPr>
      </w:pPr>
    </w:p>
    <w:p w14:paraId="0F66BB44" w14:textId="6A58B344" w:rsidR="00B41AC8" w:rsidRPr="005C5E96" w:rsidRDefault="007F5695" w:rsidP="00B41AC8">
      <w:pPr>
        <w:autoSpaceDE w:val="0"/>
        <w:autoSpaceDN w:val="0"/>
        <w:adjustRightInd w:val="0"/>
        <w:ind w:left="720" w:right="360" w:hanging="720"/>
      </w:pPr>
      <w:r>
        <w:rPr>
          <w:color w:val="0000FF"/>
        </w:rPr>
        <w:t>A</w:t>
      </w:r>
      <w:r w:rsidR="00CA4A50" w:rsidRPr="00896140">
        <w:rPr>
          <w:color w:val="0000FF"/>
        </w:rPr>
        <w:t>1.</w:t>
      </w:r>
      <w:r w:rsidR="00CA4A50" w:rsidRPr="00896140">
        <w:tab/>
      </w:r>
      <w:r w:rsidR="00B41AC8" w:rsidRPr="005C5E96">
        <w:t xml:space="preserve">Please rate your level of </w:t>
      </w:r>
      <w:r w:rsidR="00B41AC8" w:rsidRPr="005C5E96">
        <w:rPr>
          <w:b/>
        </w:rPr>
        <w:t xml:space="preserve">knowledge </w:t>
      </w:r>
      <w:r w:rsidR="00B41AC8" w:rsidRPr="005C5E96">
        <w:rPr>
          <w:bCs/>
        </w:rPr>
        <w:t>for each of the</w:t>
      </w:r>
      <w:r w:rsidR="00B41AC8" w:rsidRPr="005C5E96">
        <w:t xml:space="preserve"> following treatments for </w:t>
      </w:r>
      <w:r w:rsidR="002C782D" w:rsidRPr="002C782D">
        <w:rPr>
          <w:b/>
          <w:bCs/>
        </w:rPr>
        <w:t xml:space="preserve">moderate to severe </w:t>
      </w:r>
      <w:r w:rsidR="00006A8C">
        <w:rPr>
          <w:b/>
          <w:bCs/>
        </w:rPr>
        <w:t>THERAPY AREA</w:t>
      </w:r>
      <w:r w:rsidR="00B41AC8" w:rsidRPr="005C5E96">
        <w:t>on a 7-point scale, where 1 = “Not at all Knowledgeable” and 7 = “Extremely Knowledgeable” about the treatment</w:t>
      </w:r>
      <w:r w:rsidR="00B41AC8">
        <w:t>.</w:t>
      </w:r>
    </w:p>
    <w:p w14:paraId="732AD56D" w14:textId="77777777" w:rsidR="00B41AC8" w:rsidRPr="005C5E96" w:rsidRDefault="00B41AC8" w:rsidP="00B41AC8">
      <w:pPr>
        <w:autoSpaceDE w:val="0"/>
        <w:autoSpaceDN w:val="0"/>
        <w:adjustRightInd w:val="0"/>
        <w:ind w:left="720" w:right="360" w:hanging="720"/>
      </w:pPr>
    </w:p>
    <w:p w14:paraId="4D4A9981" w14:textId="6A97F5AA" w:rsidR="00B41AC8" w:rsidRPr="005C5E96" w:rsidRDefault="00B41AC8" w:rsidP="00B41AC8">
      <w:pPr>
        <w:autoSpaceDE w:val="0"/>
        <w:autoSpaceDN w:val="0"/>
        <w:adjustRightInd w:val="0"/>
        <w:ind w:left="720" w:hanging="720"/>
        <w:rPr>
          <w:color w:val="0000FF"/>
        </w:rPr>
      </w:pPr>
      <w:r w:rsidRPr="005C5E96">
        <w:tab/>
      </w:r>
      <w:r w:rsidRPr="005C5E96">
        <w:rPr>
          <w:color w:val="0000FF"/>
        </w:rPr>
        <w:t>[PN: Allow only one selection per row.</w:t>
      </w:r>
      <w:r>
        <w:rPr>
          <w:color w:val="0000FF"/>
        </w:rPr>
        <w:t xml:space="preserve"> </w:t>
      </w:r>
      <w:r w:rsidR="005A39F3">
        <w:rPr>
          <w:color w:val="0000FF"/>
        </w:rPr>
        <w:t>Show in same order as S10b</w:t>
      </w:r>
      <w:r>
        <w:rPr>
          <w:color w:val="0000FF"/>
        </w:rPr>
        <w:t xml:space="preserve">. </w:t>
      </w:r>
      <w:r w:rsidRPr="005C5E96">
        <w:rPr>
          <w:rFonts w:cs="Arial"/>
          <w:color w:val="0000FF"/>
        </w:rPr>
        <w:t>Insert 7-point scale with anchor words.</w:t>
      </w:r>
      <w:r w:rsidRPr="00E8027B">
        <w:rPr>
          <w:rFonts w:cs="Arial"/>
          <w:bCs/>
          <w:color w:val="0000FF"/>
        </w:rPr>
        <w:t xml:space="preserve"> </w:t>
      </w:r>
      <w:r w:rsidRPr="005C5E96">
        <w:rPr>
          <w:rFonts w:cs="Arial"/>
          <w:bCs/>
          <w:color w:val="0000FF"/>
        </w:rPr>
        <w:t>The last column color should be grey on the web to differentiate from other ratings.</w:t>
      </w:r>
      <w:r>
        <w:rPr>
          <w:rFonts w:cs="Arial"/>
          <w:bCs/>
          <w:color w:val="0000FF"/>
        </w:rPr>
        <w:t xml:space="preserve"> The column should be mutually exclusive. </w:t>
      </w:r>
      <w:r w:rsidRPr="008B6D53">
        <w:rPr>
          <w:rFonts w:cs="Arial"/>
          <w:color w:val="0000FF"/>
        </w:rPr>
        <w:t>If the respondent selects ‘Not Aware’ for all products, then please display the pop-up message as “</w:t>
      </w:r>
      <w:r w:rsidRPr="008B6D53">
        <w:rPr>
          <w:rFonts w:cs="Arial"/>
          <w:b/>
        </w:rPr>
        <w:t xml:space="preserve">Currently you have indicated that you are </w:t>
      </w:r>
      <w:r w:rsidRPr="008B6D53">
        <w:rPr>
          <w:rFonts w:cs="Arial"/>
          <w:b/>
          <w:u w:val="single"/>
        </w:rPr>
        <w:t>not aware</w:t>
      </w:r>
      <w:r w:rsidRPr="008B6D53">
        <w:rPr>
          <w:rFonts w:cs="Arial"/>
          <w:b/>
        </w:rPr>
        <w:t xml:space="preserve"> of any treatments, please review and confirm your selection.</w:t>
      </w:r>
      <w:r w:rsidRPr="008B6D53">
        <w:rPr>
          <w:rFonts w:cs="Arial"/>
          <w:color w:val="0000FF"/>
        </w:rPr>
        <w:t>” with “</w:t>
      </w:r>
      <w:r w:rsidRPr="008B6D53">
        <w:rPr>
          <w:rFonts w:cs="Arial"/>
          <w:b/>
        </w:rPr>
        <w:t>OK</w:t>
      </w:r>
      <w:r w:rsidRPr="008B6D53">
        <w:rPr>
          <w:rFonts w:cs="Arial"/>
          <w:color w:val="0000FF"/>
        </w:rPr>
        <w:t>” button</w:t>
      </w:r>
      <w:r>
        <w:rPr>
          <w:rFonts w:cs="Arial"/>
          <w:color w:val="0000FF"/>
        </w:rPr>
        <w:t>.</w:t>
      </w:r>
      <w:r w:rsidRPr="005C5E96">
        <w:rPr>
          <w:color w:val="0000FF"/>
        </w:rPr>
        <w:t>]</w:t>
      </w:r>
    </w:p>
    <w:p w14:paraId="7DFC8639" w14:textId="41EFBAB6" w:rsidR="00B41AC8" w:rsidRDefault="00B41AC8" w:rsidP="00CA4A50">
      <w:pPr>
        <w:ind w:left="720" w:hanging="720"/>
      </w:pPr>
    </w:p>
    <w:tbl>
      <w:tblPr>
        <w:tblW w:w="11348" w:type="dxa"/>
        <w:tblInd w:w="-1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2983"/>
        <w:gridCol w:w="2126"/>
        <w:gridCol w:w="623"/>
        <w:gridCol w:w="624"/>
        <w:gridCol w:w="624"/>
        <w:gridCol w:w="624"/>
        <w:gridCol w:w="624"/>
        <w:gridCol w:w="2112"/>
        <w:gridCol w:w="1008"/>
      </w:tblGrid>
      <w:tr w:rsidR="00EA01BD" w:rsidRPr="001D1B9E" w14:paraId="259CD159" w14:textId="77777777">
        <w:trPr>
          <w:trHeight w:val="58"/>
        </w:trPr>
        <w:tc>
          <w:tcPr>
            <w:tcW w:w="2983" w:type="dxa"/>
            <w:vAlign w:val="center"/>
          </w:tcPr>
          <w:p w14:paraId="5FD48D41" w14:textId="67E1867E" w:rsidR="00EA01BD" w:rsidRPr="005C5E96" w:rsidRDefault="00006A8C">
            <w:pPr>
              <w:spacing w:before="60" w:after="60"/>
              <w:jc w:val="center"/>
              <w:rPr>
                <w:rFonts w:cs="Arial"/>
              </w:rPr>
            </w:pPr>
            <w:r>
              <w:rPr>
                <w:rFonts w:cs="Arial"/>
                <w:b/>
                <w:bCs/>
              </w:rPr>
              <w:t>THERAPY AREA</w:t>
            </w:r>
            <w:r w:rsidR="00EA01BD" w:rsidRPr="005C5E96">
              <w:rPr>
                <w:rFonts w:cs="Arial"/>
                <w:b/>
                <w:bCs/>
              </w:rPr>
              <w:t>Treatment(s)</w:t>
            </w:r>
          </w:p>
        </w:tc>
        <w:tc>
          <w:tcPr>
            <w:tcW w:w="2126" w:type="dxa"/>
            <w:vAlign w:val="bottom"/>
          </w:tcPr>
          <w:p w14:paraId="783BEE0C" w14:textId="77777777" w:rsidR="00EA01BD" w:rsidRPr="001D1B9E" w:rsidRDefault="00EA01BD">
            <w:pPr>
              <w:jc w:val="center"/>
              <w:rPr>
                <w:b/>
              </w:rPr>
            </w:pPr>
            <w:r w:rsidRPr="001D1B9E">
              <w:rPr>
                <w:b/>
              </w:rPr>
              <w:t>Not at all</w:t>
            </w:r>
          </w:p>
          <w:p w14:paraId="2E2847BC" w14:textId="77777777" w:rsidR="00EA01BD" w:rsidRPr="001D1B9E" w:rsidRDefault="00EA01BD">
            <w:pPr>
              <w:jc w:val="center"/>
              <w:rPr>
                <w:b/>
              </w:rPr>
            </w:pPr>
            <w:r w:rsidRPr="001D1B9E">
              <w:rPr>
                <w:b/>
              </w:rPr>
              <w:t>Knowledgeable</w:t>
            </w:r>
          </w:p>
          <w:p w14:paraId="5A54B70F" w14:textId="77777777" w:rsidR="00EA01BD" w:rsidRPr="005C5E96" w:rsidRDefault="00EA01BD">
            <w:pPr>
              <w:jc w:val="center"/>
              <w:rPr>
                <w:rFonts w:cs="Arial"/>
              </w:rPr>
            </w:pPr>
            <w:r w:rsidRPr="001D1B9E">
              <w:rPr>
                <w:b/>
              </w:rPr>
              <w:t>1</w:t>
            </w:r>
          </w:p>
        </w:tc>
        <w:tc>
          <w:tcPr>
            <w:tcW w:w="623" w:type="dxa"/>
            <w:vAlign w:val="bottom"/>
          </w:tcPr>
          <w:p w14:paraId="7EFFAA63" w14:textId="77777777" w:rsidR="00EA01BD" w:rsidRPr="005C5E96" w:rsidRDefault="00EA01BD">
            <w:pPr>
              <w:jc w:val="center"/>
              <w:rPr>
                <w:rFonts w:cs="Arial"/>
                <w:b/>
              </w:rPr>
            </w:pPr>
            <w:r w:rsidRPr="001D1B9E">
              <w:rPr>
                <w:b/>
              </w:rPr>
              <w:t>2</w:t>
            </w:r>
          </w:p>
        </w:tc>
        <w:tc>
          <w:tcPr>
            <w:tcW w:w="624" w:type="dxa"/>
            <w:vAlign w:val="bottom"/>
          </w:tcPr>
          <w:p w14:paraId="3138A668" w14:textId="77777777" w:rsidR="00EA01BD" w:rsidRPr="005C5E96" w:rsidRDefault="00EA01BD">
            <w:pPr>
              <w:jc w:val="center"/>
              <w:rPr>
                <w:rFonts w:cs="Arial"/>
                <w:b/>
              </w:rPr>
            </w:pPr>
            <w:r w:rsidRPr="001D1B9E">
              <w:rPr>
                <w:b/>
              </w:rPr>
              <w:t>3</w:t>
            </w:r>
          </w:p>
        </w:tc>
        <w:tc>
          <w:tcPr>
            <w:tcW w:w="624" w:type="dxa"/>
            <w:vAlign w:val="bottom"/>
          </w:tcPr>
          <w:p w14:paraId="6554A2CB" w14:textId="77777777" w:rsidR="00EA01BD" w:rsidRPr="005C5E96" w:rsidRDefault="00EA01BD">
            <w:pPr>
              <w:jc w:val="center"/>
              <w:rPr>
                <w:rFonts w:cs="Arial"/>
                <w:b/>
              </w:rPr>
            </w:pPr>
            <w:r w:rsidRPr="001D1B9E">
              <w:rPr>
                <w:b/>
              </w:rPr>
              <w:t>4</w:t>
            </w:r>
          </w:p>
        </w:tc>
        <w:tc>
          <w:tcPr>
            <w:tcW w:w="624" w:type="dxa"/>
            <w:vAlign w:val="bottom"/>
          </w:tcPr>
          <w:p w14:paraId="7AF63CBB" w14:textId="77777777" w:rsidR="00EA01BD" w:rsidRPr="005C5E96" w:rsidRDefault="00EA01BD">
            <w:pPr>
              <w:jc w:val="center"/>
              <w:rPr>
                <w:rFonts w:cs="Arial"/>
                <w:b/>
              </w:rPr>
            </w:pPr>
            <w:r w:rsidRPr="001D1B9E">
              <w:rPr>
                <w:b/>
              </w:rPr>
              <w:t>5</w:t>
            </w:r>
          </w:p>
        </w:tc>
        <w:tc>
          <w:tcPr>
            <w:tcW w:w="624" w:type="dxa"/>
            <w:vAlign w:val="bottom"/>
          </w:tcPr>
          <w:p w14:paraId="5384BCDB" w14:textId="77777777" w:rsidR="00EA01BD" w:rsidRPr="005C5E96" w:rsidRDefault="00EA01BD">
            <w:pPr>
              <w:jc w:val="center"/>
              <w:rPr>
                <w:rFonts w:cs="Arial"/>
                <w:b/>
              </w:rPr>
            </w:pPr>
            <w:r w:rsidRPr="001D1B9E">
              <w:rPr>
                <w:b/>
              </w:rPr>
              <w:t>6</w:t>
            </w:r>
          </w:p>
        </w:tc>
        <w:tc>
          <w:tcPr>
            <w:tcW w:w="2112" w:type="dxa"/>
            <w:vAlign w:val="bottom"/>
          </w:tcPr>
          <w:p w14:paraId="264DFF31" w14:textId="77777777" w:rsidR="00EA01BD" w:rsidRPr="001D1B9E" w:rsidRDefault="00EA01BD">
            <w:pPr>
              <w:ind w:left="714" w:hanging="714"/>
              <w:jc w:val="center"/>
              <w:rPr>
                <w:b/>
              </w:rPr>
            </w:pPr>
            <w:r w:rsidRPr="001D1B9E">
              <w:rPr>
                <w:b/>
              </w:rPr>
              <w:t>Extremely</w:t>
            </w:r>
          </w:p>
          <w:p w14:paraId="1943C848" w14:textId="77777777" w:rsidR="00EA01BD" w:rsidRPr="001D1B9E" w:rsidRDefault="00EA01BD">
            <w:pPr>
              <w:ind w:left="22" w:hanging="22"/>
              <w:jc w:val="center"/>
              <w:rPr>
                <w:b/>
              </w:rPr>
            </w:pPr>
            <w:r w:rsidRPr="001D1B9E">
              <w:rPr>
                <w:b/>
              </w:rPr>
              <w:t>Knowledgeable</w:t>
            </w:r>
          </w:p>
          <w:p w14:paraId="58671E96" w14:textId="77777777" w:rsidR="00EA01BD" w:rsidRPr="005C5E96" w:rsidRDefault="00EA01BD">
            <w:pPr>
              <w:jc w:val="center"/>
              <w:rPr>
                <w:rFonts w:cs="Arial"/>
              </w:rPr>
            </w:pPr>
            <w:r w:rsidRPr="001D1B9E">
              <w:rPr>
                <w:b/>
              </w:rPr>
              <w:t>7</w:t>
            </w:r>
          </w:p>
        </w:tc>
        <w:tc>
          <w:tcPr>
            <w:tcW w:w="1008" w:type="dxa"/>
            <w:shd w:val="clear" w:color="auto" w:fill="AEAAAA" w:themeFill="background2" w:themeFillShade="BF"/>
          </w:tcPr>
          <w:p w14:paraId="070D55AF" w14:textId="77777777" w:rsidR="00EA01BD" w:rsidRPr="001D1B9E" w:rsidRDefault="00EA01BD">
            <w:pPr>
              <w:jc w:val="center"/>
              <w:rPr>
                <w:b/>
              </w:rPr>
            </w:pPr>
            <w:r w:rsidRPr="001D1B9E">
              <w:rPr>
                <w:b/>
              </w:rPr>
              <w:t xml:space="preserve">Not </w:t>
            </w:r>
            <w:r w:rsidRPr="001D1B9E">
              <w:rPr>
                <w:b/>
              </w:rPr>
              <w:br/>
              <w:t>Aware</w:t>
            </w:r>
          </w:p>
        </w:tc>
      </w:tr>
      <w:tr w:rsidR="00EA01BD" w:rsidRPr="001D1B9E" w14:paraId="01157171" w14:textId="77777777" w:rsidTr="00EA01BD">
        <w:trPr>
          <w:trHeight w:val="398"/>
        </w:trPr>
        <w:tc>
          <w:tcPr>
            <w:tcW w:w="2983" w:type="dxa"/>
            <w:vAlign w:val="center"/>
          </w:tcPr>
          <w:p w14:paraId="0C1814B5" w14:textId="2D460452" w:rsidR="00EA01BD" w:rsidRPr="005C5E96" w:rsidRDefault="00197A9D" w:rsidP="003A2961">
            <w:pPr>
              <w:numPr>
                <w:ilvl w:val="0"/>
                <w:numId w:val="45"/>
              </w:numPr>
              <w:ind w:left="499"/>
              <w:rPr>
                <w:rFonts w:cs="Arial"/>
                <w:bCs/>
              </w:rPr>
            </w:pPr>
            <w:r w:rsidRPr="000201F1">
              <w:rPr>
                <w:color w:val="0000FF"/>
              </w:rPr>
              <w:t xml:space="preserve">[PN: </w:t>
            </w:r>
            <w:r>
              <w:rPr>
                <w:color w:val="0000FF"/>
              </w:rPr>
              <w:t xml:space="preserve">Insert treatments </w:t>
            </w:r>
            <w:r w:rsidRPr="000201F1">
              <w:rPr>
                <w:color w:val="0000FF"/>
              </w:rPr>
              <w:t xml:space="preserve">from </w:t>
            </w:r>
            <w:r>
              <w:rPr>
                <w:color w:val="0000FF"/>
              </w:rPr>
              <w:t>S10b, including “Others” if applicable</w:t>
            </w:r>
            <w:r w:rsidRPr="000201F1">
              <w:rPr>
                <w:color w:val="0000FF"/>
              </w:rPr>
              <w:t>]</w:t>
            </w:r>
          </w:p>
        </w:tc>
        <w:tc>
          <w:tcPr>
            <w:tcW w:w="2126" w:type="dxa"/>
            <w:vAlign w:val="center"/>
          </w:tcPr>
          <w:p w14:paraId="12DF2146" w14:textId="77777777" w:rsidR="00EA01BD" w:rsidRPr="005C5E96" w:rsidRDefault="00EA01BD" w:rsidP="00EA01BD">
            <w:pPr>
              <w:jc w:val="center"/>
              <w:rPr>
                <w:rFonts w:cs="Arial"/>
              </w:rPr>
            </w:pPr>
            <w:r w:rsidRPr="005C5E96">
              <w:rPr>
                <w:rFonts w:ascii="Wingdings" w:eastAsia="Wingdings" w:hAnsi="Wingdings" w:cs="Wingdings"/>
              </w:rPr>
              <w:t></w:t>
            </w:r>
          </w:p>
        </w:tc>
        <w:tc>
          <w:tcPr>
            <w:tcW w:w="623" w:type="dxa"/>
            <w:vAlign w:val="center"/>
          </w:tcPr>
          <w:p w14:paraId="150C32C7" w14:textId="77777777" w:rsidR="00EA01BD" w:rsidRPr="005C5E96" w:rsidRDefault="00EA01BD" w:rsidP="00EA01BD">
            <w:pPr>
              <w:ind w:left="-132" w:right="-78"/>
              <w:jc w:val="center"/>
              <w:rPr>
                <w:rFonts w:cs="Arial"/>
              </w:rPr>
            </w:pPr>
            <w:r w:rsidRPr="005C5E96">
              <w:rPr>
                <w:rFonts w:ascii="Wingdings" w:eastAsia="Wingdings" w:hAnsi="Wingdings" w:cs="Wingdings"/>
              </w:rPr>
              <w:t></w:t>
            </w:r>
          </w:p>
        </w:tc>
        <w:tc>
          <w:tcPr>
            <w:tcW w:w="624" w:type="dxa"/>
            <w:vAlign w:val="center"/>
          </w:tcPr>
          <w:p w14:paraId="1004C68D" w14:textId="77777777" w:rsidR="00EA01BD" w:rsidRPr="005C5E96" w:rsidRDefault="00EA01BD" w:rsidP="00EA01BD">
            <w:pPr>
              <w:ind w:left="-152" w:right="-114"/>
              <w:jc w:val="center"/>
              <w:rPr>
                <w:rFonts w:cs="Arial"/>
              </w:rPr>
            </w:pPr>
            <w:r w:rsidRPr="005C5E96">
              <w:rPr>
                <w:rFonts w:ascii="Wingdings" w:eastAsia="Wingdings" w:hAnsi="Wingdings" w:cs="Wingdings"/>
              </w:rPr>
              <w:t></w:t>
            </w:r>
          </w:p>
        </w:tc>
        <w:tc>
          <w:tcPr>
            <w:tcW w:w="624" w:type="dxa"/>
            <w:vAlign w:val="center"/>
          </w:tcPr>
          <w:p w14:paraId="2241C2ED" w14:textId="77777777" w:rsidR="00EA01BD" w:rsidRPr="005C5E96" w:rsidRDefault="00EA01BD" w:rsidP="00EA01BD">
            <w:pPr>
              <w:ind w:left="-172" w:right="-89"/>
              <w:jc w:val="center"/>
              <w:rPr>
                <w:rFonts w:cs="Arial"/>
              </w:rPr>
            </w:pPr>
            <w:r w:rsidRPr="005C5E96">
              <w:rPr>
                <w:rFonts w:ascii="Wingdings" w:eastAsia="Wingdings" w:hAnsi="Wingdings" w:cs="Wingdings"/>
              </w:rPr>
              <w:t></w:t>
            </w:r>
          </w:p>
        </w:tc>
        <w:tc>
          <w:tcPr>
            <w:tcW w:w="624" w:type="dxa"/>
            <w:vAlign w:val="center"/>
          </w:tcPr>
          <w:p w14:paraId="4FDFBE50" w14:textId="77777777" w:rsidR="00EA01BD" w:rsidRPr="005C5E96" w:rsidRDefault="00EA01BD" w:rsidP="00EA01BD">
            <w:pPr>
              <w:ind w:left="-28" w:right="-65"/>
              <w:jc w:val="center"/>
              <w:rPr>
                <w:rFonts w:cs="Arial"/>
              </w:rPr>
            </w:pPr>
            <w:r w:rsidRPr="005C5E96">
              <w:rPr>
                <w:rFonts w:ascii="Wingdings" w:eastAsia="Wingdings" w:hAnsi="Wingdings" w:cs="Wingdings"/>
              </w:rPr>
              <w:t></w:t>
            </w:r>
          </w:p>
        </w:tc>
        <w:tc>
          <w:tcPr>
            <w:tcW w:w="624" w:type="dxa"/>
            <w:vAlign w:val="center"/>
          </w:tcPr>
          <w:p w14:paraId="5594D016" w14:textId="77777777" w:rsidR="00EA01BD" w:rsidRPr="005C5E96" w:rsidRDefault="00EA01BD" w:rsidP="00EA01BD">
            <w:pPr>
              <w:ind w:left="-53"/>
              <w:jc w:val="center"/>
              <w:rPr>
                <w:rFonts w:cs="Arial"/>
              </w:rPr>
            </w:pPr>
            <w:r w:rsidRPr="005C5E96">
              <w:rPr>
                <w:rFonts w:ascii="Wingdings" w:eastAsia="Wingdings" w:hAnsi="Wingdings" w:cs="Wingdings"/>
              </w:rPr>
              <w:t></w:t>
            </w:r>
          </w:p>
        </w:tc>
        <w:tc>
          <w:tcPr>
            <w:tcW w:w="2112" w:type="dxa"/>
            <w:vAlign w:val="center"/>
          </w:tcPr>
          <w:p w14:paraId="48FFD1B4" w14:textId="77777777" w:rsidR="00EA01BD" w:rsidRPr="005C5E96" w:rsidRDefault="00EA01BD" w:rsidP="00EA01BD">
            <w:pPr>
              <w:jc w:val="center"/>
              <w:rPr>
                <w:rFonts w:cs="Arial"/>
              </w:rPr>
            </w:pPr>
            <w:r w:rsidRPr="005C5E96">
              <w:rPr>
                <w:rFonts w:ascii="Wingdings" w:eastAsia="Wingdings" w:hAnsi="Wingdings" w:cs="Wingdings"/>
              </w:rPr>
              <w:t></w:t>
            </w:r>
          </w:p>
        </w:tc>
        <w:tc>
          <w:tcPr>
            <w:tcW w:w="1008" w:type="dxa"/>
            <w:shd w:val="clear" w:color="auto" w:fill="AEAAAA" w:themeFill="background2" w:themeFillShade="BF"/>
            <w:vAlign w:val="center"/>
          </w:tcPr>
          <w:p w14:paraId="191CCDF2" w14:textId="77777777" w:rsidR="00EA01BD" w:rsidRPr="005C5E96" w:rsidRDefault="00EA01BD" w:rsidP="00EA01BD">
            <w:pPr>
              <w:jc w:val="center"/>
              <w:rPr>
                <w:rFonts w:ascii="Wingdings" w:eastAsia="Wingdings" w:hAnsi="Wingdings" w:cs="Wingdings"/>
              </w:rPr>
            </w:pPr>
            <w:r w:rsidRPr="005C5E96">
              <w:rPr>
                <w:rFonts w:ascii="Wingdings" w:eastAsia="Wingdings" w:hAnsi="Wingdings" w:cs="Wingdings"/>
              </w:rPr>
              <w:t></w:t>
            </w:r>
          </w:p>
        </w:tc>
      </w:tr>
    </w:tbl>
    <w:p w14:paraId="166F09BB" w14:textId="77777777" w:rsidR="00CA4A50" w:rsidRDefault="00CA4A50" w:rsidP="00CA4A50">
      <w:pPr>
        <w:rPr>
          <w:lang w:eastAsia="ja-JP"/>
        </w:rPr>
      </w:pPr>
    </w:p>
    <w:p w14:paraId="5EE51AD3" w14:textId="3813DF30" w:rsidR="00CA4A50" w:rsidRPr="00896140" w:rsidRDefault="617F2F2F" w:rsidP="6839502D">
      <w:pPr>
        <w:ind w:left="720" w:hanging="720"/>
        <w:rPr>
          <w:rFonts w:cs="Arial"/>
        </w:rPr>
      </w:pPr>
      <w:r w:rsidRPr="6839502D">
        <w:rPr>
          <w:color w:val="0000FF"/>
        </w:rPr>
        <w:t>A</w:t>
      </w:r>
      <w:r w:rsidR="5229DE9C" w:rsidRPr="6839502D">
        <w:rPr>
          <w:color w:val="0000FF"/>
        </w:rPr>
        <w:t>2</w:t>
      </w:r>
      <w:r w:rsidR="7C5BC3E5" w:rsidRPr="6839502D">
        <w:rPr>
          <w:color w:val="0000FF"/>
        </w:rPr>
        <w:t>.</w:t>
      </w:r>
      <w:r w:rsidR="007F5695">
        <w:tab/>
      </w:r>
      <w:r w:rsidR="7C5BC3E5">
        <w:t xml:space="preserve">Please </w:t>
      </w:r>
      <w:r w:rsidR="7C5BC3E5" w:rsidRPr="6839502D">
        <w:rPr>
          <w:rFonts w:cs="Arial"/>
        </w:rPr>
        <w:t>think of all your</w:t>
      </w:r>
      <w:r w:rsidR="7C5BC3E5" w:rsidRPr="6839502D">
        <w:rPr>
          <w:rFonts w:cs="Arial"/>
          <w:b/>
          <w:bCs/>
        </w:rPr>
        <w:t xml:space="preserve"> </w:t>
      </w:r>
      <w:r w:rsidR="59A02DDC" w:rsidRPr="6839502D">
        <w:rPr>
          <w:rFonts w:cs="Arial"/>
          <w:b/>
          <w:bCs/>
        </w:rPr>
        <w:t xml:space="preserve">moderate to severe </w:t>
      </w:r>
      <w:r w:rsidR="00006A8C">
        <w:rPr>
          <w:rFonts w:cs="Arial"/>
          <w:b/>
          <w:bCs/>
        </w:rPr>
        <w:t>THERAPY AREA</w:t>
      </w:r>
      <w:r w:rsidR="7C5BC3E5" w:rsidRPr="6839502D">
        <w:rPr>
          <w:rFonts w:cs="Arial"/>
        </w:rPr>
        <w:t>patients whom you have managed in the</w:t>
      </w:r>
      <w:r w:rsidR="7C5BC3E5" w:rsidRPr="6839502D">
        <w:rPr>
          <w:rFonts w:cs="Arial"/>
          <w:b/>
          <w:bCs/>
        </w:rPr>
        <w:t xml:space="preserve"> </w:t>
      </w:r>
      <w:r w:rsidR="7C5BC3E5" w:rsidRPr="6839502D">
        <w:rPr>
          <w:rFonts w:cs="Arial"/>
          <w:b/>
          <w:bCs/>
          <w:u w:val="single"/>
        </w:rPr>
        <w:t>past 12 months</w:t>
      </w:r>
      <w:r w:rsidR="7C5BC3E5" w:rsidRPr="6839502D">
        <w:rPr>
          <w:rFonts w:cs="Arial"/>
        </w:rPr>
        <w:t xml:space="preserve">. For what percent of these patients did you </w:t>
      </w:r>
      <w:r w:rsidR="7C5BC3E5" w:rsidRPr="6839502D">
        <w:rPr>
          <w:rFonts w:cs="Arial"/>
          <w:b/>
          <w:bCs/>
        </w:rPr>
        <w:t>prescribe</w:t>
      </w:r>
      <w:r w:rsidR="7C5BC3E5" w:rsidRPr="6839502D">
        <w:rPr>
          <w:rFonts w:cs="Arial"/>
        </w:rPr>
        <w:t xml:space="preserve"> the following treatment(s)?</w:t>
      </w:r>
    </w:p>
    <w:p w14:paraId="16430997" w14:textId="77777777" w:rsidR="00CA4A50" w:rsidRPr="00896140" w:rsidRDefault="00CA4A50" w:rsidP="00CA4A50">
      <w:pPr>
        <w:ind w:left="720" w:hanging="720"/>
        <w:rPr>
          <w:rFonts w:asciiTheme="minorHAnsi" w:hAnsiTheme="minorHAnsi" w:cstheme="minorHAnsi"/>
          <w:sz w:val="22"/>
        </w:rPr>
      </w:pPr>
    </w:p>
    <w:p w14:paraId="24D39FC7" w14:textId="77777777" w:rsidR="00CA4A50" w:rsidRPr="00896140" w:rsidRDefault="00CA4A50" w:rsidP="00CA4A50">
      <w:pPr>
        <w:ind w:left="720"/>
        <w:rPr>
          <w:rFonts w:cs="Arial"/>
          <w:szCs w:val="24"/>
        </w:rPr>
      </w:pPr>
      <w:r w:rsidRPr="00896140">
        <w:rPr>
          <w:rFonts w:cs="Arial"/>
          <w:szCs w:val="24"/>
        </w:rPr>
        <w:t>Your answers may add to more than 100% to account for patients who are using multiple products.</w:t>
      </w:r>
    </w:p>
    <w:p w14:paraId="65A5586D" w14:textId="77777777" w:rsidR="00CA4A50" w:rsidRPr="00896140" w:rsidRDefault="00CA4A50" w:rsidP="00CA4A50">
      <w:pPr>
        <w:ind w:left="720"/>
        <w:rPr>
          <w:rFonts w:cs="Arial"/>
          <w:szCs w:val="24"/>
        </w:rPr>
      </w:pPr>
    </w:p>
    <w:p w14:paraId="133E4436" w14:textId="6DCA90F2" w:rsidR="00CA4A50" w:rsidRPr="00896140" w:rsidRDefault="00CA4A50" w:rsidP="00CA4A50">
      <w:pPr>
        <w:ind w:left="720"/>
        <w:rPr>
          <w:rFonts w:cs="Arial"/>
          <w:szCs w:val="24"/>
        </w:rPr>
      </w:pPr>
      <w:r w:rsidRPr="00896140">
        <w:rPr>
          <w:rFonts w:cs="Arial"/>
          <w:color w:val="0000FF"/>
          <w:szCs w:val="24"/>
        </w:rPr>
        <w:t xml:space="preserve">[PN: </w:t>
      </w:r>
      <w:r w:rsidRPr="00896140">
        <w:rPr>
          <w:color w:val="0000FF"/>
        </w:rPr>
        <w:t xml:space="preserve">Show medications only if </w:t>
      </w:r>
      <w:r w:rsidR="00F81B87">
        <w:rPr>
          <w:color w:val="0000FF"/>
        </w:rPr>
        <w:t>A</w:t>
      </w:r>
      <w:r w:rsidRPr="00896140">
        <w:rPr>
          <w:color w:val="0000FF"/>
        </w:rPr>
        <w:t>1</w:t>
      </w:r>
      <w:r w:rsidR="00054E71">
        <w:rPr>
          <w:color w:val="0000FF"/>
        </w:rPr>
        <w:t>_“</w:t>
      </w:r>
      <w:r w:rsidR="008215D8">
        <w:rPr>
          <w:color w:val="0000FF"/>
        </w:rPr>
        <w:t>Not Aware”</w:t>
      </w:r>
      <w:r w:rsidRPr="00896140">
        <w:rPr>
          <w:color w:val="0000FF"/>
        </w:rPr>
        <w:t xml:space="preserve"> is </w:t>
      </w:r>
      <w:r w:rsidR="008215D8">
        <w:rPr>
          <w:color w:val="0000FF"/>
        </w:rPr>
        <w:t xml:space="preserve">not </w:t>
      </w:r>
      <w:r w:rsidRPr="00896140">
        <w:rPr>
          <w:color w:val="0000FF"/>
        </w:rPr>
        <w:t xml:space="preserve">selected. </w:t>
      </w:r>
      <w:r w:rsidRPr="00896140">
        <w:rPr>
          <w:rFonts w:cs="Arial"/>
          <w:color w:val="0000FF"/>
          <w:szCs w:val="24"/>
        </w:rPr>
        <w:t xml:space="preserve">Show options in the same order as </w:t>
      </w:r>
      <w:r w:rsidR="00F81B87">
        <w:rPr>
          <w:rFonts w:cs="Arial"/>
          <w:color w:val="0000FF"/>
          <w:szCs w:val="24"/>
        </w:rPr>
        <w:t>A</w:t>
      </w:r>
      <w:r w:rsidRPr="00896140">
        <w:rPr>
          <w:rFonts w:cs="Arial"/>
          <w:color w:val="0000FF"/>
          <w:szCs w:val="24"/>
        </w:rPr>
        <w:t>1. Range 0-100% for each row. Total must sum to at least 100%.</w:t>
      </w:r>
      <w:r w:rsidRPr="00896140">
        <w:rPr>
          <w:color w:val="0000FF"/>
        </w:rPr>
        <w:t>]</w:t>
      </w:r>
    </w:p>
    <w:p w14:paraId="56CB93B2" w14:textId="77777777" w:rsidR="00CA4A50" w:rsidRPr="00896140" w:rsidRDefault="00CA4A50" w:rsidP="00CA4A50">
      <w:pPr>
        <w:ind w:left="720" w:hanging="720"/>
        <w:rPr>
          <w:rFonts w:asciiTheme="minorHAnsi" w:hAnsiTheme="minorHAnsi" w:cstheme="minorHAnsi"/>
          <w:sz w:val="22"/>
        </w:rPr>
      </w:pPr>
    </w:p>
    <w:tbl>
      <w:tblPr>
        <w:tblW w:w="8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4290"/>
        <w:gridCol w:w="2018"/>
        <w:gridCol w:w="2019"/>
      </w:tblGrid>
      <w:tr w:rsidR="00CA4A50" w:rsidRPr="00896140" w14:paraId="0451F47F" w14:textId="77777777" w:rsidTr="00DB6936">
        <w:trPr>
          <w:trHeight w:val="652"/>
          <w:jc w:val="center"/>
        </w:trPr>
        <w:tc>
          <w:tcPr>
            <w:tcW w:w="4290" w:type="dxa"/>
            <w:vAlign w:val="center"/>
          </w:tcPr>
          <w:p w14:paraId="5AEE09D3" w14:textId="7D27E384" w:rsidR="00CA4A50" w:rsidRPr="00896140" w:rsidRDefault="00006A8C">
            <w:pPr>
              <w:tabs>
                <w:tab w:val="left" w:pos="-5580"/>
              </w:tabs>
              <w:ind w:left="270"/>
              <w:jc w:val="center"/>
              <w:rPr>
                <w:rFonts w:cs="Arial"/>
                <w:b/>
                <w:szCs w:val="24"/>
                <w:lang w:eastAsia="ja-JP"/>
              </w:rPr>
            </w:pPr>
            <w:r>
              <w:rPr>
                <w:rFonts w:cs="Arial"/>
                <w:b/>
                <w:bCs/>
              </w:rPr>
              <w:t xml:space="preserve">THERAPY AREA </w:t>
            </w:r>
            <w:r w:rsidR="00CA4A50" w:rsidRPr="00896140">
              <w:rPr>
                <w:rFonts w:cs="Arial"/>
                <w:b/>
                <w:szCs w:val="24"/>
                <w:lang w:eastAsia="ja-JP"/>
              </w:rPr>
              <w:t xml:space="preserve">Treatments </w:t>
            </w:r>
          </w:p>
        </w:tc>
        <w:tc>
          <w:tcPr>
            <w:tcW w:w="2018" w:type="dxa"/>
            <w:vAlign w:val="center"/>
          </w:tcPr>
          <w:p w14:paraId="2A6113D8" w14:textId="0211CDD8" w:rsidR="00CA4A50" w:rsidRPr="00BD7D4F" w:rsidRDefault="00CA4A50">
            <w:pPr>
              <w:jc w:val="center"/>
              <w:rPr>
                <w:rFonts w:cs="Arial"/>
                <w:b/>
                <w:color w:val="0000FF"/>
                <w:szCs w:val="24"/>
              </w:rPr>
            </w:pPr>
            <w:r w:rsidRPr="00BD7D4F">
              <w:rPr>
                <w:rFonts w:cs="Arial"/>
                <w:b/>
                <w:color w:val="0000FF"/>
                <w:szCs w:val="24"/>
              </w:rPr>
              <w:t>(</w:t>
            </w:r>
            <w:r w:rsidR="00DB6936" w:rsidRPr="00BD7D4F">
              <w:rPr>
                <w:rFonts w:cs="Arial"/>
                <w:b/>
                <w:color w:val="0000FF"/>
                <w:szCs w:val="24"/>
              </w:rPr>
              <w:t>i</w:t>
            </w:r>
            <w:r w:rsidRPr="00BD7D4F">
              <w:rPr>
                <w:rFonts w:cs="Arial"/>
                <w:b/>
                <w:color w:val="0000FF"/>
                <w:szCs w:val="24"/>
              </w:rPr>
              <w:t>)</w:t>
            </w:r>
          </w:p>
          <w:p w14:paraId="6942FD70" w14:textId="77777777" w:rsidR="00CA4A50" w:rsidRPr="00896140" w:rsidRDefault="00CA4A50">
            <w:pPr>
              <w:tabs>
                <w:tab w:val="left" w:pos="-5580"/>
              </w:tabs>
              <w:ind w:left="-61"/>
              <w:jc w:val="center"/>
              <w:rPr>
                <w:rFonts w:cs="Arial"/>
                <w:b/>
                <w:szCs w:val="24"/>
              </w:rPr>
            </w:pPr>
            <w:r>
              <w:rPr>
                <w:rFonts w:cs="Arial"/>
                <w:b/>
                <w:szCs w:val="24"/>
              </w:rPr>
              <w:t>Moderate HS</w:t>
            </w:r>
          </w:p>
        </w:tc>
        <w:tc>
          <w:tcPr>
            <w:tcW w:w="2019" w:type="dxa"/>
            <w:vAlign w:val="center"/>
          </w:tcPr>
          <w:p w14:paraId="4A01A5D3" w14:textId="0012942A" w:rsidR="00CA4A50" w:rsidRPr="00BD7D4F" w:rsidRDefault="00CA4A50">
            <w:pPr>
              <w:jc w:val="center"/>
              <w:rPr>
                <w:rFonts w:cs="Arial"/>
                <w:b/>
                <w:color w:val="0000FF"/>
                <w:szCs w:val="24"/>
              </w:rPr>
            </w:pPr>
            <w:r w:rsidRPr="00BD7D4F">
              <w:rPr>
                <w:rFonts w:cs="Arial"/>
                <w:b/>
                <w:color w:val="0000FF"/>
                <w:szCs w:val="24"/>
              </w:rPr>
              <w:t>(</w:t>
            </w:r>
            <w:r w:rsidR="00DB6936" w:rsidRPr="00BD7D4F">
              <w:rPr>
                <w:rFonts w:cs="Arial"/>
                <w:b/>
                <w:color w:val="0000FF"/>
                <w:szCs w:val="24"/>
              </w:rPr>
              <w:t>ii</w:t>
            </w:r>
            <w:r w:rsidRPr="00BD7D4F">
              <w:rPr>
                <w:rFonts w:cs="Arial"/>
                <w:b/>
                <w:color w:val="0000FF"/>
                <w:szCs w:val="24"/>
              </w:rPr>
              <w:t>)</w:t>
            </w:r>
          </w:p>
          <w:p w14:paraId="3C437E52" w14:textId="77777777" w:rsidR="00CA4A50" w:rsidRPr="00896140" w:rsidRDefault="00CA4A50">
            <w:pPr>
              <w:tabs>
                <w:tab w:val="left" w:pos="-5580"/>
              </w:tabs>
              <w:ind w:left="-61"/>
              <w:jc w:val="center"/>
              <w:rPr>
                <w:rFonts w:cs="Arial"/>
                <w:b/>
                <w:szCs w:val="24"/>
              </w:rPr>
            </w:pPr>
            <w:r>
              <w:rPr>
                <w:rFonts w:cs="Arial"/>
                <w:b/>
                <w:szCs w:val="24"/>
              </w:rPr>
              <w:t>Severe HS</w:t>
            </w:r>
          </w:p>
        </w:tc>
      </w:tr>
      <w:tr w:rsidR="00CA4A50" w:rsidRPr="00896140" w14:paraId="331D607E" w14:textId="77777777" w:rsidTr="00DB6936">
        <w:trPr>
          <w:trHeight w:val="454"/>
          <w:jc w:val="center"/>
        </w:trPr>
        <w:tc>
          <w:tcPr>
            <w:tcW w:w="4290" w:type="dxa"/>
            <w:vAlign w:val="center"/>
          </w:tcPr>
          <w:p w14:paraId="571D6468" w14:textId="4F092D7B" w:rsidR="00CA4A50" w:rsidRPr="00896140" w:rsidRDefault="00C5458F" w:rsidP="00197A9D">
            <w:pPr>
              <w:pStyle w:val="ListParagraph"/>
              <w:numPr>
                <w:ilvl w:val="0"/>
                <w:numId w:val="54"/>
              </w:numPr>
              <w:rPr>
                <w:rFonts w:cs="Arial"/>
              </w:rPr>
            </w:pPr>
            <w:r w:rsidRPr="000201F1">
              <w:rPr>
                <w:color w:val="0000FF"/>
              </w:rPr>
              <w:t xml:space="preserve">[PN: </w:t>
            </w:r>
            <w:r>
              <w:rPr>
                <w:color w:val="0000FF"/>
              </w:rPr>
              <w:t xml:space="preserve">Insert treatments </w:t>
            </w:r>
            <w:r w:rsidRPr="000201F1">
              <w:rPr>
                <w:color w:val="0000FF"/>
              </w:rPr>
              <w:t xml:space="preserve">from </w:t>
            </w:r>
            <w:r w:rsidR="00197A9D">
              <w:rPr>
                <w:color w:val="0000FF"/>
              </w:rPr>
              <w:t>S10b</w:t>
            </w:r>
            <w:r w:rsidR="00200C88">
              <w:rPr>
                <w:color w:val="0000FF"/>
              </w:rPr>
              <w:t>, including “Others” if applicable</w:t>
            </w:r>
            <w:r w:rsidRPr="000201F1">
              <w:rPr>
                <w:color w:val="0000FF"/>
              </w:rPr>
              <w:t>]</w:t>
            </w:r>
          </w:p>
        </w:tc>
        <w:tc>
          <w:tcPr>
            <w:tcW w:w="2018" w:type="dxa"/>
            <w:vAlign w:val="center"/>
          </w:tcPr>
          <w:p w14:paraId="64390125" w14:textId="77777777" w:rsidR="00CA4A50" w:rsidRPr="00896140" w:rsidRDefault="00CA4A50">
            <w:pPr>
              <w:jc w:val="center"/>
              <w:rPr>
                <w:rFonts w:cs="Arial"/>
              </w:rPr>
            </w:pPr>
            <w:r w:rsidRPr="00896140">
              <w:rPr>
                <w:rFonts w:cs="Arial"/>
              </w:rPr>
              <w:t>________ %</w:t>
            </w:r>
          </w:p>
        </w:tc>
        <w:tc>
          <w:tcPr>
            <w:tcW w:w="2019" w:type="dxa"/>
            <w:vAlign w:val="center"/>
          </w:tcPr>
          <w:p w14:paraId="79EDCEA4" w14:textId="77777777" w:rsidR="00CA4A50" w:rsidRPr="00896140" w:rsidRDefault="00CA4A50">
            <w:pPr>
              <w:jc w:val="center"/>
              <w:rPr>
                <w:rFonts w:cs="Arial"/>
              </w:rPr>
            </w:pPr>
            <w:r w:rsidRPr="00896140">
              <w:rPr>
                <w:rFonts w:cs="Arial"/>
              </w:rPr>
              <w:t>________ %</w:t>
            </w:r>
          </w:p>
        </w:tc>
      </w:tr>
      <w:tr w:rsidR="00CA4A50" w:rsidRPr="00896140" w14:paraId="6A74AC92" w14:textId="77777777" w:rsidTr="00DB6936">
        <w:trPr>
          <w:trHeight w:val="454"/>
          <w:jc w:val="center"/>
        </w:trPr>
        <w:tc>
          <w:tcPr>
            <w:tcW w:w="4290" w:type="dxa"/>
            <w:vAlign w:val="center"/>
          </w:tcPr>
          <w:p w14:paraId="7DD5C825" w14:textId="77777777" w:rsidR="00CA4A50" w:rsidRPr="00896140" w:rsidRDefault="00CA4A50">
            <w:pPr>
              <w:jc w:val="center"/>
            </w:pPr>
            <w:r w:rsidRPr="00896140">
              <w:rPr>
                <w:rFonts w:cs="Arial"/>
                <w:b/>
                <w:szCs w:val="24"/>
              </w:rPr>
              <w:lastRenderedPageBreak/>
              <w:t>TOTAL</w:t>
            </w:r>
          </w:p>
        </w:tc>
        <w:tc>
          <w:tcPr>
            <w:tcW w:w="2018" w:type="dxa"/>
            <w:vAlign w:val="center"/>
          </w:tcPr>
          <w:p w14:paraId="07A4D9B2" w14:textId="77777777" w:rsidR="00CA4A50" w:rsidRPr="00896140" w:rsidRDefault="00CA4A50">
            <w:pPr>
              <w:jc w:val="center"/>
              <w:rPr>
                <w:rFonts w:cs="Arial"/>
                <w:b/>
                <w:color w:val="0000FF"/>
                <w:szCs w:val="24"/>
              </w:rPr>
            </w:pPr>
            <w:r w:rsidRPr="00896140">
              <w:rPr>
                <w:rFonts w:cs="Arial"/>
                <w:b/>
                <w:color w:val="0000FF"/>
                <w:szCs w:val="24"/>
              </w:rPr>
              <w:t>[PN: At least 100%]</w:t>
            </w:r>
          </w:p>
        </w:tc>
        <w:tc>
          <w:tcPr>
            <w:tcW w:w="2019" w:type="dxa"/>
            <w:vAlign w:val="center"/>
          </w:tcPr>
          <w:p w14:paraId="5A402913" w14:textId="77777777" w:rsidR="00CA4A50" w:rsidRPr="00896140" w:rsidRDefault="00CA4A50">
            <w:pPr>
              <w:jc w:val="center"/>
              <w:rPr>
                <w:rFonts w:cs="Arial"/>
                <w:b/>
                <w:color w:val="0000FF"/>
                <w:szCs w:val="24"/>
              </w:rPr>
            </w:pPr>
            <w:r w:rsidRPr="00896140">
              <w:rPr>
                <w:rFonts w:cs="Arial"/>
                <w:b/>
                <w:color w:val="0000FF"/>
                <w:szCs w:val="24"/>
              </w:rPr>
              <w:t>[PN: At least 100%]</w:t>
            </w:r>
          </w:p>
        </w:tc>
      </w:tr>
    </w:tbl>
    <w:p w14:paraId="190D41BF" w14:textId="77777777" w:rsidR="00CA4A50" w:rsidRDefault="00CA4A50" w:rsidP="00CA4A50">
      <w:pPr>
        <w:ind w:left="720" w:hanging="720"/>
        <w:rPr>
          <w:color w:val="0000FF"/>
        </w:rPr>
      </w:pPr>
    </w:p>
    <w:p w14:paraId="76C05BF7" w14:textId="6765B558" w:rsidR="00525B9E" w:rsidRDefault="007F5695" w:rsidP="00525B9E">
      <w:pPr>
        <w:ind w:left="720" w:hanging="720"/>
      </w:pPr>
      <w:r>
        <w:rPr>
          <w:color w:val="0000FF"/>
        </w:rPr>
        <w:t>A</w:t>
      </w:r>
      <w:r w:rsidR="00CA4A50">
        <w:rPr>
          <w:color w:val="0000FF"/>
        </w:rPr>
        <w:t>3</w:t>
      </w:r>
      <w:r w:rsidR="008656F3">
        <w:rPr>
          <w:color w:val="0000FF"/>
        </w:rPr>
        <w:t>.</w:t>
      </w:r>
      <w:r w:rsidR="00CA4A50">
        <w:rPr>
          <w:color w:val="0000FF"/>
        </w:rPr>
        <w:tab/>
      </w:r>
      <w:r w:rsidR="005F1722" w:rsidRPr="009A7A59">
        <w:rPr>
          <w:color w:val="000000" w:themeColor="text1"/>
        </w:rPr>
        <w:t>W</w:t>
      </w:r>
      <w:r w:rsidR="005F1722">
        <w:t xml:space="preserve">hen treating </w:t>
      </w:r>
      <w:r w:rsidR="005F1722" w:rsidRPr="005F1722">
        <w:rPr>
          <w:b/>
          <w:bCs/>
        </w:rPr>
        <w:t>HS</w:t>
      </w:r>
      <w:r w:rsidR="003444EB" w:rsidRPr="003444EB">
        <w:t>,</w:t>
      </w:r>
      <w:r w:rsidR="005F1722">
        <w:t xml:space="preserve"> </w:t>
      </w:r>
      <w:r w:rsidR="002D2596">
        <w:t xml:space="preserve">in </w:t>
      </w:r>
      <w:r w:rsidR="005F1722">
        <w:t>w</w:t>
      </w:r>
      <w:r w:rsidR="00525B9E" w:rsidRPr="005F1722">
        <w:t>hat</w:t>
      </w:r>
      <w:r w:rsidR="002D2596">
        <w:t xml:space="preserve"> order do you consider the following</w:t>
      </w:r>
      <w:r w:rsidR="00CA4A50" w:rsidRPr="005F1722">
        <w:t xml:space="preserve"> treatment regimen</w:t>
      </w:r>
      <w:r w:rsidR="00CA4A50" w:rsidRPr="005F1722">
        <w:rPr>
          <w:b/>
        </w:rPr>
        <w:t xml:space="preserve"> </w:t>
      </w:r>
      <w:r w:rsidR="00CA4A50" w:rsidRPr="005F1722">
        <w:t xml:space="preserve">for </w:t>
      </w:r>
      <w:r w:rsidR="002D2596">
        <w:t>t</w:t>
      </w:r>
      <w:r w:rsidR="00A4748A">
        <w:t xml:space="preserve">reating your </w:t>
      </w:r>
      <w:r w:rsidR="00254D3E">
        <w:rPr>
          <w:b/>
          <w:bCs/>
        </w:rPr>
        <w:t xml:space="preserve">moderate to </w:t>
      </w:r>
      <w:r w:rsidR="001F7398">
        <w:rPr>
          <w:b/>
          <w:bCs/>
        </w:rPr>
        <w:t xml:space="preserve">severe </w:t>
      </w:r>
      <w:r w:rsidR="00006A8C">
        <w:t xml:space="preserve">THERAPY AREA </w:t>
      </w:r>
      <w:r w:rsidR="001F7398">
        <w:t>patients</w:t>
      </w:r>
      <w:r w:rsidR="005F1722" w:rsidRPr="005F1722">
        <w:t>?</w:t>
      </w:r>
    </w:p>
    <w:p w14:paraId="59CB8A15" w14:textId="0ABEF2AD" w:rsidR="007F0E8C" w:rsidRDefault="007F0E8C" w:rsidP="00525B9E">
      <w:pPr>
        <w:ind w:left="720" w:hanging="720"/>
        <w:rPr>
          <w:color w:val="0000FF"/>
        </w:rPr>
      </w:pPr>
    </w:p>
    <w:p w14:paraId="2A4F25A3" w14:textId="73F63391" w:rsidR="007F0E8C" w:rsidRDefault="007F0E8C" w:rsidP="00525B9E">
      <w:pPr>
        <w:ind w:left="720" w:hanging="720"/>
      </w:pPr>
      <w:r>
        <w:rPr>
          <w:color w:val="0000FF"/>
        </w:rPr>
        <w:tab/>
        <w:t xml:space="preserve">[PN: Allow only one selection per column, </w:t>
      </w:r>
      <w:r w:rsidR="005174D8">
        <w:rPr>
          <w:color w:val="0000FF"/>
        </w:rPr>
        <w:t xml:space="preserve">show columns as build, grey out the option </w:t>
      </w:r>
      <w:r w:rsidR="00455EAA">
        <w:rPr>
          <w:color w:val="0000FF"/>
        </w:rPr>
        <w:t>once they are selected in any of the previous lines</w:t>
      </w:r>
      <w:r w:rsidR="00C5458F">
        <w:rPr>
          <w:color w:val="0000FF"/>
        </w:rPr>
        <w:t xml:space="preserve">. </w:t>
      </w:r>
      <w:r w:rsidR="00C5458F" w:rsidRPr="00896140">
        <w:rPr>
          <w:color w:val="0000FF"/>
        </w:rPr>
        <w:t xml:space="preserve">Show medications only if </w:t>
      </w:r>
      <w:r w:rsidR="00C5458F">
        <w:rPr>
          <w:color w:val="0000FF"/>
        </w:rPr>
        <w:t>A</w:t>
      </w:r>
      <w:r w:rsidR="00C5458F" w:rsidRPr="00896140">
        <w:rPr>
          <w:color w:val="0000FF"/>
        </w:rPr>
        <w:t>1</w:t>
      </w:r>
      <w:r w:rsidR="00C5458F">
        <w:rPr>
          <w:color w:val="0000FF"/>
        </w:rPr>
        <w:t>_“Not Aware”</w:t>
      </w:r>
      <w:r w:rsidR="00C5458F" w:rsidRPr="00896140">
        <w:rPr>
          <w:color w:val="0000FF"/>
        </w:rPr>
        <w:t xml:space="preserve"> is </w:t>
      </w:r>
      <w:r w:rsidR="00C5458F">
        <w:rPr>
          <w:color w:val="0000FF"/>
        </w:rPr>
        <w:t xml:space="preserve">not </w:t>
      </w:r>
      <w:r w:rsidR="00C5458F" w:rsidRPr="00896140">
        <w:rPr>
          <w:color w:val="0000FF"/>
        </w:rPr>
        <w:t xml:space="preserve">selected. </w:t>
      </w:r>
      <w:r w:rsidR="00C5458F" w:rsidRPr="00896140">
        <w:rPr>
          <w:rFonts w:cs="Arial"/>
          <w:color w:val="0000FF"/>
          <w:szCs w:val="24"/>
        </w:rPr>
        <w:t xml:space="preserve">Show options in the same order as </w:t>
      </w:r>
      <w:r w:rsidR="00C5458F">
        <w:rPr>
          <w:rFonts w:cs="Arial"/>
          <w:color w:val="0000FF"/>
          <w:szCs w:val="24"/>
        </w:rPr>
        <w:t>A</w:t>
      </w:r>
      <w:r w:rsidR="00C5458F" w:rsidRPr="00896140">
        <w:rPr>
          <w:rFonts w:cs="Arial"/>
          <w:color w:val="0000FF"/>
          <w:szCs w:val="24"/>
        </w:rPr>
        <w:t>1.</w:t>
      </w:r>
      <w:r>
        <w:rPr>
          <w:color w:val="0000FF"/>
        </w:rPr>
        <w:t>]</w:t>
      </w:r>
    </w:p>
    <w:p w14:paraId="4F349E92" w14:textId="77777777" w:rsidR="006B043E" w:rsidRDefault="006B043E" w:rsidP="00525B9E">
      <w:pPr>
        <w:ind w:left="720" w:hanging="720"/>
      </w:pPr>
      <w:r>
        <w:tab/>
      </w:r>
    </w:p>
    <w:tbl>
      <w:tblPr>
        <w:tblW w:w="9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3453"/>
        <w:gridCol w:w="1490"/>
        <w:gridCol w:w="1490"/>
        <w:gridCol w:w="1490"/>
        <w:gridCol w:w="1551"/>
      </w:tblGrid>
      <w:tr w:rsidR="00D6316D" w:rsidRPr="00896140" w14:paraId="70E4C955" w14:textId="789E8407" w:rsidTr="00C5458F">
        <w:trPr>
          <w:trHeight w:val="552"/>
          <w:jc w:val="center"/>
        </w:trPr>
        <w:tc>
          <w:tcPr>
            <w:tcW w:w="3453" w:type="dxa"/>
            <w:vAlign w:val="center"/>
          </w:tcPr>
          <w:p w14:paraId="30B438C8" w14:textId="2691FDE6" w:rsidR="00D6316D" w:rsidRPr="00896140" w:rsidRDefault="00006A8C">
            <w:pPr>
              <w:tabs>
                <w:tab w:val="left" w:pos="-5580"/>
              </w:tabs>
              <w:ind w:left="270"/>
              <w:jc w:val="center"/>
              <w:rPr>
                <w:rFonts w:cs="Arial"/>
                <w:b/>
                <w:szCs w:val="24"/>
                <w:lang w:eastAsia="ja-JP"/>
              </w:rPr>
            </w:pPr>
            <w:r>
              <w:rPr>
                <w:rFonts w:cs="Arial"/>
                <w:b/>
                <w:bCs/>
              </w:rPr>
              <w:t xml:space="preserve">THERAPY AREA </w:t>
            </w:r>
            <w:r w:rsidR="00D6316D" w:rsidRPr="00896140">
              <w:rPr>
                <w:rFonts w:cs="Arial"/>
                <w:b/>
                <w:szCs w:val="24"/>
                <w:lang w:eastAsia="ja-JP"/>
              </w:rPr>
              <w:t xml:space="preserve">Treatments </w:t>
            </w:r>
          </w:p>
        </w:tc>
        <w:tc>
          <w:tcPr>
            <w:tcW w:w="1490" w:type="dxa"/>
            <w:vAlign w:val="center"/>
          </w:tcPr>
          <w:p w14:paraId="0CF32029" w14:textId="77777777" w:rsidR="00D6316D" w:rsidRPr="00BD7D4F" w:rsidRDefault="00D6316D">
            <w:pPr>
              <w:jc w:val="center"/>
              <w:rPr>
                <w:rFonts w:cs="Arial"/>
                <w:b/>
                <w:color w:val="0000FF"/>
                <w:szCs w:val="24"/>
              </w:rPr>
            </w:pPr>
            <w:r w:rsidRPr="00BD7D4F">
              <w:rPr>
                <w:rFonts w:cs="Arial"/>
                <w:b/>
                <w:color w:val="0000FF"/>
                <w:szCs w:val="24"/>
              </w:rPr>
              <w:t>(i)</w:t>
            </w:r>
          </w:p>
          <w:p w14:paraId="66256DA7" w14:textId="498750CA" w:rsidR="00D6316D" w:rsidRPr="00896140" w:rsidRDefault="00E754BF">
            <w:pPr>
              <w:tabs>
                <w:tab w:val="left" w:pos="-5580"/>
              </w:tabs>
              <w:ind w:left="-61"/>
              <w:jc w:val="center"/>
              <w:rPr>
                <w:rFonts w:cs="Arial"/>
                <w:b/>
                <w:szCs w:val="24"/>
                <w:lang w:eastAsia="ja-JP"/>
              </w:rPr>
            </w:pPr>
            <w:r w:rsidRPr="003F64CC">
              <w:rPr>
                <w:rFonts w:asciiTheme="minorHAnsi" w:hAnsiTheme="minorHAnsi"/>
                <w:b/>
              </w:rPr>
              <w:t>Treatment Regimen Considered 1</w:t>
            </w:r>
            <w:r w:rsidRPr="003F64CC">
              <w:rPr>
                <w:rFonts w:asciiTheme="minorHAnsi" w:hAnsiTheme="minorHAnsi"/>
                <w:b/>
                <w:vertAlign w:val="superscript"/>
              </w:rPr>
              <w:t>st</w:t>
            </w:r>
          </w:p>
        </w:tc>
        <w:tc>
          <w:tcPr>
            <w:tcW w:w="1490" w:type="dxa"/>
            <w:vAlign w:val="center"/>
          </w:tcPr>
          <w:p w14:paraId="44EC98AD" w14:textId="77777777" w:rsidR="00D6316D" w:rsidRPr="00BD7D4F" w:rsidRDefault="00D6316D">
            <w:pPr>
              <w:jc w:val="center"/>
              <w:rPr>
                <w:rFonts w:cs="Arial"/>
                <w:b/>
                <w:color w:val="0000FF"/>
                <w:szCs w:val="24"/>
              </w:rPr>
            </w:pPr>
            <w:r w:rsidRPr="00BD7D4F">
              <w:rPr>
                <w:rFonts w:cs="Arial"/>
                <w:b/>
                <w:color w:val="0000FF"/>
                <w:szCs w:val="24"/>
              </w:rPr>
              <w:t>(ii)</w:t>
            </w:r>
          </w:p>
          <w:p w14:paraId="43AA0C19" w14:textId="034443AA" w:rsidR="00D6316D" w:rsidRPr="00896140" w:rsidRDefault="00E754BF">
            <w:pPr>
              <w:tabs>
                <w:tab w:val="left" w:pos="-5580"/>
              </w:tabs>
              <w:ind w:left="-61"/>
              <w:jc w:val="center"/>
              <w:rPr>
                <w:rFonts w:cs="Arial"/>
                <w:b/>
                <w:szCs w:val="24"/>
              </w:rPr>
            </w:pPr>
            <w:r w:rsidRPr="003F64CC">
              <w:rPr>
                <w:rFonts w:asciiTheme="minorHAnsi" w:hAnsiTheme="minorHAnsi"/>
                <w:b/>
              </w:rPr>
              <w:t xml:space="preserve">Treatment Regimen Considered </w:t>
            </w:r>
            <w:r>
              <w:rPr>
                <w:rFonts w:asciiTheme="minorHAnsi" w:hAnsiTheme="minorHAnsi"/>
                <w:b/>
                <w:bCs/>
              </w:rPr>
              <w:t>2</w:t>
            </w:r>
            <w:r w:rsidRPr="00E754BF">
              <w:rPr>
                <w:rFonts w:asciiTheme="minorHAnsi" w:hAnsiTheme="minorHAnsi"/>
                <w:b/>
                <w:bCs/>
                <w:vertAlign w:val="superscript"/>
              </w:rPr>
              <w:t>nd</w:t>
            </w:r>
            <w:r>
              <w:rPr>
                <w:rFonts w:asciiTheme="minorHAnsi" w:hAnsiTheme="minorHAnsi"/>
                <w:b/>
                <w:bCs/>
              </w:rPr>
              <w:t xml:space="preserve"> </w:t>
            </w:r>
          </w:p>
        </w:tc>
        <w:tc>
          <w:tcPr>
            <w:tcW w:w="1490" w:type="dxa"/>
            <w:vAlign w:val="center"/>
          </w:tcPr>
          <w:p w14:paraId="6D9F0075" w14:textId="77777777" w:rsidR="00D6316D" w:rsidRPr="00BD7D4F" w:rsidRDefault="00D6316D">
            <w:pPr>
              <w:jc w:val="center"/>
              <w:rPr>
                <w:rFonts w:cs="Arial"/>
                <w:b/>
                <w:color w:val="0000FF"/>
                <w:szCs w:val="24"/>
              </w:rPr>
            </w:pPr>
            <w:r w:rsidRPr="00BD7D4F">
              <w:rPr>
                <w:rFonts w:cs="Arial"/>
                <w:b/>
                <w:color w:val="0000FF"/>
                <w:szCs w:val="24"/>
              </w:rPr>
              <w:t>(iii)</w:t>
            </w:r>
          </w:p>
          <w:p w14:paraId="07E17F7E" w14:textId="4EE9D0FE" w:rsidR="00D6316D" w:rsidRPr="00896140" w:rsidRDefault="00E754BF">
            <w:pPr>
              <w:tabs>
                <w:tab w:val="left" w:pos="-5580"/>
              </w:tabs>
              <w:ind w:left="-61"/>
              <w:jc w:val="center"/>
              <w:rPr>
                <w:rFonts w:cs="Arial"/>
                <w:b/>
                <w:szCs w:val="24"/>
              </w:rPr>
            </w:pPr>
            <w:r w:rsidRPr="003F64CC">
              <w:rPr>
                <w:rFonts w:asciiTheme="minorHAnsi" w:hAnsiTheme="minorHAnsi"/>
                <w:b/>
              </w:rPr>
              <w:t xml:space="preserve">Treatment Regimen Considered </w:t>
            </w:r>
            <w:r>
              <w:rPr>
                <w:rFonts w:asciiTheme="minorHAnsi" w:hAnsiTheme="minorHAnsi"/>
                <w:b/>
                <w:bCs/>
              </w:rPr>
              <w:t>3</w:t>
            </w:r>
            <w:r w:rsidRPr="00E754BF">
              <w:rPr>
                <w:rFonts w:asciiTheme="minorHAnsi" w:hAnsiTheme="minorHAnsi"/>
                <w:b/>
                <w:bCs/>
                <w:vertAlign w:val="superscript"/>
              </w:rPr>
              <w:t>rd</w:t>
            </w:r>
            <w:r>
              <w:rPr>
                <w:rFonts w:asciiTheme="minorHAnsi" w:hAnsiTheme="minorHAnsi"/>
                <w:b/>
                <w:bCs/>
              </w:rPr>
              <w:t xml:space="preserve"> </w:t>
            </w:r>
          </w:p>
        </w:tc>
        <w:tc>
          <w:tcPr>
            <w:tcW w:w="1551" w:type="dxa"/>
          </w:tcPr>
          <w:p w14:paraId="2999390F" w14:textId="1BB1944F" w:rsidR="00D6316D" w:rsidRPr="00BD7D4F" w:rsidRDefault="00D6316D" w:rsidP="00D6316D">
            <w:pPr>
              <w:jc w:val="center"/>
              <w:rPr>
                <w:rFonts w:cs="Arial"/>
                <w:b/>
                <w:color w:val="0000FF"/>
                <w:szCs w:val="24"/>
              </w:rPr>
            </w:pPr>
            <w:r w:rsidRPr="00BD7D4F">
              <w:rPr>
                <w:rFonts w:cs="Arial"/>
                <w:b/>
                <w:color w:val="0000FF"/>
                <w:szCs w:val="24"/>
              </w:rPr>
              <w:t>(i</w:t>
            </w:r>
            <w:r>
              <w:rPr>
                <w:rFonts w:cs="Arial"/>
                <w:b/>
                <w:color w:val="0000FF"/>
                <w:szCs w:val="24"/>
              </w:rPr>
              <w:t>v</w:t>
            </w:r>
            <w:r w:rsidRPr="00BD7D4F">
              <w:rPr>
                <w:rFonts w:cs="Arial"/>
                <w:b/>
                <w:color w:val="0000FF"/>
                <w:szCs w:val="24"/>
              </w:rPr>
              <w:t>)</w:t>
            </w:r>
          </w:p>
          <w:p w14:paraId="743C0430" w14:textId="731B0972" w:rsidR="00D6316D" w:rsidRPr="00BD7D4F" w:rsidRDefault="00E754BF" w:rsidP="00D6316D">
            <w:pPr>
              <w:jc w:val="center"/>
              <w:rPr>
                <w:rFonts w:cs="Arial"/>
                <w:b/>
                <w:color w:val="0000FF"/>
                <w:szCs w:val="24"/>
              </w:rPr>
            </w:pPr>
            <w:r w:rsidRPr="003F64CC">
              <w:rPr>
                <w:rFonts w:asciiTheme="minorHAnsi" w:hAnsiTheme="minorHAnsi"/>
                <w:b/>
              </w:rPr>
              <w:t xml:space="preserve">Treatment Regimen Considered </w:t>
            </w:r>
            <w:r>
              <w:rPr>
                <w:rFonts w:asciiTheme="minorHAnsi" w:hAnsiTheme="minorHAnsi"/>
                <w:b/>
                <w:bCs/>
              </w:rPr>
              <w:t>4</w:t>
            </w:r>
            <w:r w:rsidRPr="00E754BF">
              <w:rPr>
                <w:rFonts w:asciiTheme="minorHAnsi" w:hAnsiTheme="minorHAnsi"/>
                <w:b/>
                <w:bCs/>
                <w:vertAlign w:val="superscript"/>
              </w:rPr>
              <w:t>th</w:t>
            </w:r>
            <w:r>
              <w:rPr>
                <w:rFonts w:asciiTheme="minorHAnsi" w:hAnsiTheme="minorHAnsi"/>
                <w:b/>
                <w:bCs/>
              </w:rPr>
              <w:t xml:space="preserve"> </w:t>
            </w:r>
          </w:p>
        </w:tc>
      </w:tr>
      <w:tr w:rsidR="00D6316D" w:rsidRPr="00896140" w14:paraId="5595BF54" w14:textId="135B2A6C" w:rsidTr="00C5458F">
        <w:trPr>
          <w:trHeight w:val="552"/>
          <w:jc w:val="center"/>
        </w:trPr>
        <w:tc>
          <w:tcPr>
            <w:tcW w:w="3453" w:type="dxa"/>
            <w:vAlign w:val="center"/>
          </w:tcPr>
          <w:p w14:paraId="140CA370" w14:textId="16763064" w:rsidR="00D6316D" w:rsidRPr="00896140" w:rsidRDefault="00C5458F" w:rsidP="003A2961">
            <w:pPr>
              <w:pStyle w:val="ListParagraph"/>
              <w:numPr>
                <w:ilvl w:val="0"/>
                <w:numId w:val="38"/>
              </w:numPr>
              <w:ind w:left="499" w:hanging="357"/>
              <w:rPr>
                <w:rFonts w:cs="Arial"/>
              </w:rPr>
            </w:pPr>
            <w:r w:rsidRPr="000201F1">
              <w:rPr>
                <w:color w:val="0000FF"/>
              </w:rPr>
              <w:t xml:space="preserve">[PN: </w:t>
            </w:r>
            <w:r>
              <w:rPr>
                <w:color w:val="0000FF"/>
              </w:rPr>
              <w:t xml:space="preserve">Insert treatments </w:t>
            </w:r>
            <w:r w:rsidRPr="000201F1">
              <w:rPr>
                <w:color w:val="0000FF"/>
              </w:rPr>
              <w:t xml:space="preserve">from </w:t>
            </w:r>
            <w:r w:rsidR="009828DC">
              <w:rPr>
                <w:color w:val="0000FF"/>
              </w:rPr>
              <w:t>S10b</w:t>
            </w:r>
            <w:r w:rsidR="00200C88">
              <w:rPr>
                <w:color w:val="0000FF"/>
              </w:rPr>
              <w:t>, including “Others” if applicable</w:t>
            </w:r>
            <w:r w:rsidRPr="000201F1">
              <w:rPr>
                <w:color w:val="0000FF"/>
              </w:rPr>
              <w:t>]</w:t>
            </w:r>
          </w:p>
        </w:tc>
        <w:tc>
          <w:tcPr>
            <w:tcW w:w="1490" w:type="dxa"/>
            <w:vAlign w:val="center"/>
          </w:tcPr>
          <w:p w14:paraId="43E6C658" w14:textId="0B385084" w:rsidR="00D6316D" w:rsidRPr="00896140" w:rsidRDefault="00D6316D" w:rsidP="00D6316D">
            <w:pPr>
              <w:jc w:val="center"/>
              <w:rPr>
                <w:rFonts w:cs="Arial"/>
              </w:rPr>
            </w:pPr>
            <w:r w:rsidRPr="00746D92">
              <w:rPr>
                <w:rFonts w:ascii="Wingdings" w:eastAsia="Wingdings" w:hAnsi="Wingdings" w:cs="Wingdings"/>
                <w:szCs w:val="24"/>
                <w:lang w:val="en-GB"/>
              </w:rPr>
              <w:t></w:t>
            </w:r>
          </w:p>
        </w:tc>
        <w:tc>
          <w:tcPr>
            <w:tcW w:w="1490" w:type="dxa"/>
            <w:vAlign w:val="center"/>
          </w:tcPr>
          <w:p w14:paraId="075402D3" w14:textId="2C33E71E" w:rsidR="00D6316D" w:rsidRPr="00896140" w:rsidRDefault="00D6316D" w:rsidP="00D6316D">
            <w:pPr>
              <w:jc w:val="center"/>
              <w:rPr>
                <w:rFonts w:cs="Arial"/>
              </w:rPr>
            </w:pPr>
            <w:r w:rsidRPr="00746D92">
              <w:rPr>
                <w:rFonts w:ascii="Wingdings" w:eastAsia="Wingdings" w:hAnsi="Wingdings" w:cs="Wingdings"/>
                <w:szCs w:val="24"/>
                <w:lang w:val="en-GB"/>
              </w:rPr>
              <w:t></w:t>
            </w:r>
          </w:p>
        </w:tc>
        <w:tc>
          <w:tcPr>
            <w:tcW w:w="1490" w:type="dxa"/>
            <w:vAlign w:val="center"/>
          </w:tcPr>
          <w:p w14:paraId="3CFD1EDC" w14:textId="0EFC23DC" w:rsidR="00D6316D" w:rsidRPr="00896140" w:rsidRDefault="00D6316D" w:rsidP="00D6316D">
            <w:pPr>
              <w:jc w:val="center"/>
              <w:rPr>
                <w:rFonts w:cs="Arial"/>
              </w:rPr>
            </w:pPr>
            <w:r w:rsidRPr="00746D92">
              <w:rPr>
                <w:rFonts w:ascii="Wingdings" w:eastAsia="Wingdings" w:hAnsi="Wingdings" w:cs="Wingdings"/>
                <w:szCs w:val="24"/>
                <w:lang w:val="en-GB"/>
              </w:rPr>
              <w:t></w:t>
            </w:r>
          </w:p>
        </w:tc>
        <w:tc>
          <w:tcPr>
            <w:tcW w:w="1551" w:type="dxa"/>
            <w:vAlign w:val="center"/>
          </w:tcPr>
          <w:p w14:paraId="2B7730B3" w14:textId="7B8E3605" w:rsidR="00D6316D" w:rsidRPr="00896140" w:rsidRDefault="00D6316D" w:rsidP="00D6316D">
            <w:pPr>
              <w:jc w:val="center"/>
              <w:rPr>
                <w:rFonts w:cs="Arial"/>
              </w:rPr>
            </w:pPr>
            <w:r w:rsidRPr="00746D92">
              <w:rPr>
                <w:rFonts w:ascii="Wingdings" w:eastAsia="Wingdings" w:hAnsi="Wingdings" w:cs="Wingdings"/>
                <w:szCs w:val="24"/>
                <w:lang w:val="en-GB"/>
              </w:rPr>
              <w:t></w:t>
            </w:r>
          </w:p>
        </w:tc>
      </w:tr>
    </w:tbl>
    <w:p w14:paraId="4FB8C166" w14:textId="77777777" w:rsidR="0061782B" w:rsidRDefault="0061782B" w:rsidP="0051612C">
      <w:pPr>
        <w:spacing w:line="276" w:lineRule="auto"/>
        <w:ind w:left="714" w:hanging="714"/>
        <w:rPr>
          <w:color w:val="0000FF"/>
        </w:rPr>
      </w:pPr>
    </w:p>
    <w:p w14:paraId="0D06374C" w14:textId="54C0C61B" w:rsidR="0051612C" w:rsidRPr="00896140" w:rsidRDefault="0051612C" w:rsidP="0051612C">
      <w:pPr>
        <w:spacing w:line="276" w:lineRule="auto"/>
        <w:ind w:left="714" w:hanging="714"/>
      </w:pPr>
      <w:r w:rsidRPr="0064310A">
        <w:rPr>
          <w:color w:val="0000FF"/>
        </w:rPr>
        <w:t>A</w:t>
      </w:r>
      <w:r w:rsidR="008656F3">
        <w:rPr>
          <w:color w:val="0000FF"/>
        </w:rPr>
        <w:t>4</w:t>
      </w:r>
      <w:r w:rsidR="008772CD" w:rsidRPr="0064310A">
        <w:rPr>
          <w:color w:val="0000FF"/>
        </w:rPr>
        <w:t>.</w:t>
      </w:r>
      <w:r w:rsidR="008772CD">
        <w:tab/>
      </w:r>
      <w:r w:rsidRPr="00896140">
        <w:t xml:space="preserve">Please rate your level of </w:t>
      </w:r>
      <w:r w:rsidR="002717B8">
        <w:rPr>
          <w:b/>
          <w:bCs/>
        </w:rPr>
        <w:t>s</w:t>
      </w:r>
      <w:r w:rsidR="008772CD">
        <w:rPr>
          <w:b/>
          <w:bCs/>
        </w:rPr>
        <w:t>atisfaction</w:t>
      </w:r>
      <w:r w:rsidRPr="00896140">
        <w:t xml:space="preserve"> </w:t>
      </w:r>
      <w:r w:rsidR="00AA75FA">
        <w:t>with</w:t>
      </w:r>
      <w:r w:rsidRPr="00896140">
        <w:t xml:space="preserve"> each of the following </w:t>
      </w:r>
      <w:r w:rsidRPr="00896140">
        <w:rPr>
          <w:b/>
          <w:bCs/>
          <w:lang w:eastAsia="ja-JP"/>
        </w:rPr>
        <w:t xml:space="preserve">medication(s) </w:t>
      </w:r>
      <w:r w:rsidRPr="00896140">
        <w:rPr>
          <w:lang w:eastAsia="ja-JP"/>
        </w:rPr>
        <w:t>for the treatment of</w:t>
      </w:r>
      <w:r w:rsidRPr="00896140">
        <w:rPr>
          <w:b/>
          <w:bCs/>
          <w:lang w:eastAsia="ja-JP"/>
        </w:rPr>
        <w:t xml:space="preserve"> </w:t>
      </w:r>
      <w:r w:rsidR="00FA00C1" w:rsidRPr="002C782D">
        <w:rPr>
          <w:b/>
          <w:bCs/>
        </w:rPr>
        <w:t xml:space="preserve">moderate to severe </w:t>
      </w:r>
      <w:r w:rsidR="00006A8C">
        <w:rPr>
          <w:b/>
          <w:lang w:eastAsia="ja-JP"/>
        </w:rPr>
        <w:t xml:space="preserve">THERAPY AREA </w:t>
      </w:r>
      <w:r w:rsidRPr="00896140">
        <w:t>on a 7-point scale, where 1 = “Not at all</w:t>
      </w:r>
      <w:r w:rsidR="00CA55AF">
        <w:t xml:space="preserve"> Satisfied</w:t>
      </w:r>
      <w:r w:rsidRPr="00896140">
        <w:t>” and 7 = “</w:t>
      </w:r>
      <w:r w:rsidR="00CA55AF">
        <w:t>Completely Satisfied</w:t>
      </w:r>
      <w:r w:rsidRPr="00896140">
        <w:t>”.</w:t>
      </w:r>
    </w:p>
    <w:p w14:paraId="42842199" w14:textId="77777777" w:rsidR="0051612C" w:rsidRPr="00896140" w:rsidRDefault="0051612C" w:rsidP="0051612C">
      <w:pPr>
        <w:spacing w:line="276" w:lineRule="auto"/>
        <w:ind w:left="714" w:hanging="714"/>
      </w:pPr>
    </w:p>
    <w:p w14:paraId="6209BA8C" w14:textId="454C5D66" w:rsidR="0051612C" w:rsidRPr="00896140" w:rsidRDefault="0051612C" w:rsidP="0051612C">
      <w:pPr>
        <w:spacing w:line="276" w:lineRule="auto"/>
        <w:ind w:left="714"/>
        <w:rPr>
          <w:color w:val="0000FF"/>
        </w:rPr>
      </w:pPr>
      <w:r w:rsidRPr="00896140">
        <w:rPr>
          <w:color w:val="0000FF"/>
        </w:rPr>
        <w:t xml:space="preserve">[PN: Insert 7-point scale with anchor words. Show medications only if </w:t>
      </w:r>
      <w:r w:rsidR="00F81B87">
        <w:rPr>
          <w:color w:val="0000FF"/>
        </w:rPr>
        <w:t>A</w:t>
      </w:r>
      <w:r w:rsidRPr="00896140">
        <w:rPr>
          <w:color w:val="0000FF"/>
        </w:rPr>
        <w:t>1</w:t>
      </w:r>
      <w:r w:rsidR="00204D13">
        <w:rPr>
          <w:color w:val="0000FF"/>
        </w:rPr>
        <w:t>_“Not Aware”</w:t>
      </w:r>
      <w:r w:rsidRPr="00896140">
        <w:rPr>
          <w:color w:val="0000FF"/>
        </w:rPr>
        <w:t xml:space="preserve"> is </w:t>
      </w:r>
      <w:r w:rsidR="00204D13">
        <w:rPr>
          <w:color w:val="0000FF"/>
        </w:rPr>
        <w:t xml:space="preserve">not </w:t>
      </w:r>
      <w:r w:rsidRPr="00896140">
        <w:rPr>
          <w:color w:val="0000FF"/>
        </w:rPr>
        <w:t xml:space="preserve">selected. Show options in </w:t>
      </w:r>
      <w:r w:rsidR="00204D13" w:rsidRPr="00896140">
        <w:rPr>
          <w:rFonts w:cs="Arial"/>
          <w:color w:val="0000FF"/>
          <w:szCs w:val="24"/>
        </w:rPr>
        <w:t xml:space="preserve">the </w:t>
      </w:r>
      <w:r w:rsidRPr="00896140">
        <w:rPr>
          <w:color w:val="0000FF"/>
        </w:rPr>
        <w:t xml:space="preserve">same order as </w:t>
      </w:r>
      <w:r w:rsidR="00F81B87">
        <w:rPr>
          <w:color w:val="0000FF"/>
        </w:rPr>
        <w:t>A</w:t>
      </w:r>
      <w:r w:rsidRPr="00896140">
        <w:rPr>
          <w:color w:val="0000FF"/>
        </w:rPr>
        <w:t>1.]</w:t>
      </w:r>
    </w:p>
    <w:p w14:paraId="2A467DEE" w14:textId="77777777" w:rsidR="0051612C" w:rsidRPr="00896140" w:rsidRDefault="0051612C" w:rsidP="0051612C">
      <w:pPr>
        <w:spacing w:line="276" w:lineRule="auto"/>
        <w:ind w:left="714" w:hanging="714"/>
      </w:pPr>
    </w:p>
    <w:tbl>
      <w:tblPr>
        <w:tblW w:w="10283"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4"/>
        <w:gridCol w:w="2016"/>
        <w:gridCol w:w="454"/>
        <w:gridCol w:w="454"/>
        <w:gridCol w:w="454"/>
        <w:gridCol w:w="454"/>
        <w:gridCol w:w="454"/>
        <w:gridCol w:w="2063"/>
      </w:tblGrid>
      <w:tr w:rsidR="0051612C" w:rsidRPr="00896140" w14:paraId="54F46DE3" w14:textId="77777777">
        <w:trPr>
          <w:trHeight w:val="87"/>
        </w:trPr>
        <w:tc>
          <w:tcPr>
            <w:tcW w:w="3934" w:type="dxa"/>
            <w:vAlign w:val="center"/>
          </w:tcPr>
          <w:p w14:paraId="6D59CA9B" w14:textId="0882E7FB" w:rsidR="0051612C" w:rsidRPr="00896140" w:rsidRDefault="00006A8C">
            <w:pPr>
              <w:ind w:left="333"/>
              <w:jc w:val="center"/>
            </w:pPr>
            <w:r>
              <w:rPr>
                <w:rFonts w:cs="Arial"/>
                <w:b/>
                <w:bCs/>
              </w:rPr>
              <w:t xml:space="preserve">THERAPY AREA </w:t>
            </w:r>
            <w:r w:rsidR="0051612C" w:rsidRPr="00896140">
              <w:rPr>
                <w:b/>
              </w:rPr>
              <w:t>Treatments</w:t>
            </w:r>
          </w:p>
        </w:tc>
        <w:tc>
          <w:tcPr>
            <w:tcW w:w="2016" w:type="dxa"/>
            <w:vAlign w:val="bottom"/>
          </w:tcPr>
          <w:p w14:paraId="778F64D4" w14:textId="77777777" w:rsidR="00C377E0" w:rsidRDefault="0051612C">
            <w:pPr>
              <w:jc w:val="center"/>
              <w:rPr>
                <w:b/>
              </w:rPr>
            </w:pPr>
            <w:r w:rsidRPr="00896140">
              <w:rPr>
                <w:b/>
              </w:rPr>
              <w:t xml:space="preserve">Not at all </w:t>
            </w:r>
            <w:r w:rsidR="00CA55AF">
              <w:rPr>
                <w:b/>
              </w:rPr>
              <w:t>S</w:t>
            </w:r>
            <w:r w:rsidR="00C377E0">
              <w:rPr>
                <w:b/>
              </w:rPr>
              <w:t>atisfied</w:t>
            </w:r>
          </w:p>
          <w:p w14:paraId="28BE9086" w14:textId="70C95A05" w:rsidR="0051612C" w:rsidRPr="00896140" w:rsidRDefault="0051612C">
            <w:pPr>
              <w:jc w:val="center"/>
              <w:rPr>
                <w:b/>
              </w:rPr>
            </w:pPr>
            <w:r w:rsidRPr="00896140">
              <w:rPr>
                <w:b/>
              </w:rPr>
              <w:t xml:space="preserve"> 1</w:t>
            </w:r>
          </w:p>
        </w:tc>
        <w:tc>
          <w:tcPr>
            <w:tcW w:w="454" w:type="dxa"/>
            <w:vAlign w:val="bottom"/>
          </w:tcPr>
          <w:p w14:paraId="31BB3408" w14:textId="77777777" w:rsidR="0051612C" w:rsidRPr="00896140" w:rsidRDefault="0051612C">
            <w:pPr>
              <w:jc w:val="center"/>
              <w:rPr>
                <w:b/>
              </w:rPr>
            </w:pPr>
            <w:r w:rsidRPr="00896140">
              <w:rPr>
                <w:b/>
              </w:rPr>
              <w:t>2</w:t>
            </w:r>
          </w:p>
        </w:tc>
        <w:tc>
          <w:tcPr>
            <w:tcW w:w="454" w:type="dxa"/>
            <w:vAlign w:val="bottom"/>
          </w:tcPr>
          <w:p w14:paraId="75C7D817" w14:textId="77777777" w:rsidR="0051612C" w:rsidRPr="00896140" w:rsidRDefault="0051612C">
            <w:pPr>
              <w:jc w:val="center"/>
              <w:rPr>
                <w:b/>
              </w:rPr>
            </w:pPr>
            <w:r w:rsidRPr="00896140">
              <w:rPr>
                <w:b/>
              </w:rPr>
              <w:t>3</w:t>
            </w:r>
          </w:p>
        </w:tc>
        <w:tc>
          <w:tcPr>
            <w:tcW w:w="454" w:type="dxa"/>
            <w:vAlign w:val="bottom"/>
          </w:tcPr>
          <w:p w14:paraId="0EB9EB9C" w14:textId="77777777" w:rsidR="0051612C" w:rsidRPr="00896140" w:rsidRDefault="0051612C">
            <w:pPr>
              <w:jc w:val="center"/>
              <w:rPr>
                <w:b/>
              </w:rPr>
            </w:pPr>
            <w:r w:rsidRPr="00896140">
              <w:rPr>
                <w:b/>
              </w:rPr>
              <w:t>4</w:t>
            </w:r>
          </w:p>
        </w:tc>
        <w:tc>
          <w:tcPr>
            <w:tcW w:w="454" w:type="dxa"/>
            <w:vAlign w:val="bottom"/>
          </w:tcPr>
          <w:p w14:paraId="0D907FE4" w14:textId="77777777" w:rsidR="0051612C" w:rsidRPr="00896140" w:rsidRDefault="0051612C">
            <w:pPr>
              <w:jc w:val="center"/>
              <w:rPr>
                <w:b/>
              </w:rPr>
            </w:pPr>
            <w:r w:rsidRPr="00896140">
              <w:rPr>
                <w:b/>
              </w:rPr>
              <w:t>5</w:t>
            </w:r>
          </w:p>
        </w:tc>
        <w:tc>
          <w:tcPr>
            <w:tcW w:w="454" w:type="dxa"/>
            <w:vAlign w:val="bottom"/>
          </w:tcPr>
          <w:p w14:paraId="7B86F47D" w14:textId="77777777" w:rsidR="0051612C" w:rsidRPr="00896140" w:rsidRDefault="0051612C">
            <w:pPr>
              <w:jc w:val="center"/>
              <w:rPr>
                <w:b/>
              </w:rPr>
            </w:pPr>
            <w:r w:rsidRPr="00896140">
              <w:rPr>
                <w:b/>
              </w:rPr>
              <w:t>6</w:t>
            </w:r>
          </w:p>
        </w:tc>
        <w:tc>
          <w:tcPr>
            <w:tcW w:w="2063" w:type="dxa"/>
            <w:vAlign w:val="bottom"/>
          </w:tcPr>
          <w:p w14:paraId="4A112E1A" w14:textId="77777777" w:rsidR="00C377E0" w:rsidRDefault="00C377E0">
            <w:pPr>
              <w:ind w:left="22" w:hanging="22"/>
              <w:jc w:val="center"/>
              <w:rPr>
                <w:b/>
              </w:rPr>
            </w:pPr>
            <w:r>
              <w:rPr>
                <w:b/>
              </w:rPr>
              <w:t>Completely Satisfied</w:t>
            </w:r>
          </w:p>
          <w:p w14:paraId="035E5520" w14:textId="72DE0275" w:rsidR="0051612C" w:rsidRPr="00896140" w:rsidRDefault="0051612C">
            <w:pPr>
              <w:ind w:left="22" w:hanging="22"/>
              <w:jc w:val="center"/>
              <w:rPr>
                <w:b/>
              </w:rPr>
            </w:pPr>
            <w:r w:rsidRPr="00896140">
              <w:rPr>
                <w:b/>
              </w:rPr>
              <w:t xml:space="preserve"> 7</w:t>
            </w:r>
          </w:p>
        </w:tc>
      </w:tr>
      <w:tr w:rsidR="0051612C" w:rsidRPr="00896140" w14:paraId="242056A5" w14:textId="77777777">
        <w:trPr>
          <w:trHeight w:val="432"/>
        </w:trPr>
        <w:tc>
          <w:tcPr>
            <w:tcW w:w="3934" w:type="dxa"/>
            <w:vAlign w:val="center"/>
          </w:tcPr>
          <w:p w14:paraId="686883D6" w14:textId="71E0E236" w:rsidR="0051612C" w:rsidRPr="00896140" w:rsidRDefault="00204D13" w:rsidP="003A2961">
            <w:pPr>
              <w:numPr>
                <w:ilvl w:val="0"/>
                <w:numId w:val="34"/>
              </w:numPr>
              <w:ind w:left="521"/>
              <w:rPr>
                <w:rFonts w:cs="Arial"/>
                <w:color w:val="000000"/>
                <w:szCs w:val="24"/>
              </w:rPr>
            </w:pPr>
            <w:r w:rsidRPr="000201F1">
              <w:rPr>
                <w:color w:val="0000FF"/>
              </w:rPr>
              <w:t xml:space="preserve">[PN: </w:t>
            </w:r>
            <w:r>
              <w:rPr>
                <w:color w:val="0000FF"/>
              </w:rPr>
              <w:t xml:space="preserve">Insert treatments </w:t>
            </w:r>
            <w:r w:rsidRPr="000201F1">
              <w:rPr>
                <w:color w:val="0000FF"/>
              </w:rPr>
              <w:t xml:space="preserve">from </w:t>
            </w:r>
            <w:r w:rsidR="009828DC">
              <w:rPr>
                <w:color w:val="0000FF"/>
              </w:rPr>
              <w:t>S10b</w:t>
            </w:r>
            <w:r w:rsidR="00200C88">
              <w:rPr>
                <w:color w:val="0000FF"/>
              </w:rPr>
              <w:t>, including “Others” if applicable</w:t>
            </w:r>
            <w:r w:rsidRPr="000201F1">
              <w:rPr>
                <w:color w:val="0000FF"/>
              </w:rPr>
              <w:t>]</w:t>
            </w:r>
          </w:p>
        </w:tc>
        <w:tc>
          <w:tcPr>
            <w:tcW w:w="2016" w:type="dxa"/>
            <w:vAlign w:val="center"/>
          </w:tcPr>
          <w:p w14:paraId="0C96A893" w14:textId="77777777" w:rsidR="0051612C" w:rsidRPr="00896140" w:rsidRDefault="0051612C">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ACDBE3C" w14:textId="77777777" w:rsidR="0051612C" w:rsidRPr="00896140" w:rsidRDefault="0051612C">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1207CB6E" w14:textId="77777777" w:rsidR="0051612C" w:rsidRPr="00896140" w:rsidRDefault="0051612C">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50140750" w14:textId="77777777" w:rsidR="0051612C" w:rsidRPr="00896140" w:rsidRDefault="0051612C">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2B69656D" w14:textId="77777777" w:rsidR="0051612C" w:rsidRPr="00896140" w:rsidRDefault="0051612C">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564C684" w14:textId="77777777" w:rsidR="0051612C" w:rsidRPr="00896140" w:rsidRDefault="0051612C">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0620671C" w14:textId="77777777" w:rsidR="0051612C" w:rsidRPr="00896140" w:rsidRDefault="0051612C">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r>
    </w:tbl>
    <w:p w14:paraId="4BFB8365" w14:textId="77777777" w:rsidR="00CA4A50" w:rsidRDefault="00CA4A50" w:rsidP="00CA4A50">
      <w:pPr>
        <w:ind w:left="720" w:hanging="720"/>
        <w:rPr>
          <w:color w:val="0000FF"/>
        </w:rPr>
      </w:pPr>
    </w:p>
    <w:p w14:paraId="722C9B07" w14:textId="2334CD51" w:rsidR="0003001C" w:rsidRDefault="0003001C" w:rsidP="0003001C">
      <w:pPr>
        <w:ind w:left="720" w:hanging="720"/>
      </w:pPr>
      <w:r>
        <w:rPr>
          <w:color w:val="0000FF"/>
        </w:rPr>
        <w:t>A4a.</w:t>
      </w:r>
      <w:r>
        <w:rPr>
          <w:color w:val="0000FF"/>
        </w:rPr>
        <w:tab/>
      </w:r>
      <w:r w:rsidRPr="0004085E">
        <w:t>Th</w:t>
      </w:r>
      <w:r>
        <w:t xml:space="preserve">inking now of your moderate to severe </w:t>
      </w:r>
      <w:r w:rsidR="00006A8C">
        <w:rPr>
          <w:b/>
          <w:bCs/>
        </w:rPr>
        <w:t xml:space="preserve">THERAPY AREA </w:t>
      </w:r>
      <w:r>
        <w:t xml:space="preserve">patients, when do you consider their disease to be </w:t>
      </w:r>
      <w:r>
        <w:rPr>
          <w:b/>
          <w:bCs/>
        </w:rPr>
        <w:t>controlled</w:t>
      </w:r>
      <w:r>
        <w:t>?</w:t>
      </w:r>
    </w:p>
    <w:p w14:paraId="344440C6" w14:textId="77777777" w:rsidR="0003001C" w:rsidRDefault="0003001C" w:rsidP="0003001C">
      <w:pPr>
        <w:ind w:left="720" w:hanging="720"/>
      </w:pPr>
    </w:p>
    <w:p w14:paraId="3975BD14" w14:textId="77777777" w:rsidR="0003001C" w:rsidRPr="00896140" w:rsidRDefault="0003001C" w:rsidP="0003001C">
      <w:pPr>
        <w:spacing w:line="276" w:lineRule="auto"/>
        <w:ind w:left="714"/>
        <w:rPr>
          <w:color w:val="0000FF"/>
        </w:rPr>
      </w:pPr>
      <w:r w:rsidRPr="00896140">
        <w:rPr>
          <w:color w:val="0000FF"/>
        </w:rPr>
        <w:t xml:space="preserve">[PN: </w:t>
      </w:r>
      <w:r>
        <w:rPr>
          <w:color w:val="0000FF"/>
        </w:rPr>
        <w:t>Allow multiple selections</w:t>
      </w:r>
      <w:r w:rsidRPr="00896140">
        <w:rPr>
          <w:color w:val="0000FF"/>
        </w:rPr>
        <w:t>.</w:t>
      </w:r>
      <w:r>
        <w:rPr>
          <w:color w:val="0000FF"/>
        </w:rPr>
        <w:t xml:space="preserve"> Randomize options.</w:t>
      </w:r>
      <w:r w:rsidRPr="00896140">
        <w:rPr>
          <w:color w:val="0000FF"/>
        </w:rPr>
        <w:t>]</w:t>
      </w:r>
    </w:p>
    <w:p w14:paraId="74E3773D" w14:textId="77777777" w:rsidR="0003001C" w:rsidRPr="00896140" w:rsidRDefault="0003001C" w:rsidP="0003001C">
      <w:pPr>
        <w:ind w:left="720" w:hanging="720"/>
      </w:pPr>
    </w:p>
    <w:tbl>
      <w:tblPr>
        <w:tblW w:w="10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95"/>
        <w:gridCol w:w="3202"/>
      </w:tblGrid>
      <w:tr w:rsidR="0003001C" w:rsidRPr="00896140" w14:paraId="7E4E5098"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55624A3B" w14:textId="671472C0" w:rsidR="0003001C" w:rsidRPr="00896140" w:rsidRDefault="0003001C" w:rsidP="0003001C">
            <w:pPr>
              <w:pStyle w:val="ListParagraph"/>
              <w:numPr>
                <w:ilvl w:val="0"/>
                <w:numId w:val="25"/>
              </w:numPr>
              <w:ind w:left="499" w:hanging="357"/>
              <w:rPr>
                <w:rFonts w:cs="Arial"/>
                <w:bCs/>
                <w:color w:val="000000"/>
                <w:szCs w:val="24"/>
              </w:rPr>
            </w:pPr>
            <w:r w:rsidRPr="000C6993">
              <w:t>Reduction in n</w:t>
            </w:r>
            <w:r>
              <w:t>umber</w:t>
            </w:r>
            <w:r w:rsidRPr="000C6993">
              <w:t xml:space="preserve"> of </w:t>
            </w:r>
            <w:r w:rsidR="00DE65E0">
              <w:t>symptom 1</w:t>
            </w:r>
          </w:p>
        </w:tc>
        <w:tc>
          <w:tcPr>
            <w:tcW w:w="3202" w:type="dxa"/>
            <w:tcBorders>
              <w:top w:val="single" w:sz="4" w:space="0" w:color="auto"/>
              <w:left w:val="single" w:sz="4" w:space="0" w:color="auto"/>
              <w:bottom w:val="single" w:sz="4" w:space="0" w:color="auto"/>
              <w:right w:val="single" w:sz="4" w:space="0" w:color="auto"/>
            </w:tcBorders>
            <w:vAlign w:val="center"/>
          </w:tcPr>
          <w:p w14:paraId="36C6A901" w14:textId="77777777" w:rsidR="0003001C" w:rsidRPr="00896140" w:rsidRDefault="0003001C">
            <w:pPr>
              <w:ind w:right="28"/>
              <w:jc w:val="center"/>
              <w:rPr>
                <w:rFonts w:ascii="Wingdings" w:eastAsia="Wingdings" w:hAnsi="Wingdings" w:cs="Wingdings"/>
              </w:rPr>
            </w:pPr>
            <w:r w:rsidRPr="00CE33C4">
              <w:rPr>
                <w:rFonts w:ascii="Wingdings" w:eastAsia="Wingdings" w:hAnsi="Wingdings" w:cs="Wingdings"/>
              </w:rPr>
              <w:t></w:t>
            </w:r>
          </w:p>
        </w:tc>
      </w:tr>
      <w:tr w:rsidR="0003001C" w:rsidRPr="00896140" w14:paraId="5BAA8DB9"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1D76D121" w14:textId="6F22C016" w:rsidR="0003001C" w:rsidRPr="00896140" w:rsidRDefault="0003001C" w:rsidP="0003001C">
            <w:pPr>
              <w:pStyle w:val="ListParagraph"/>
              <w:numPr>
                <w:ilvl w:val="0"/>
                <w:numId w:val="25"/>
              </w:numPr>
              <w:ind w:left="499" w:hanging="357"/>
              <w:rPr>
                <w:rFonts w:eastAsia="Arial"/>
              </w:rPr>
            </w:pPr>
            <w:r w:rsidRPr="000C6993">
              <w:t xml:space="preserve">Reduction in draining / non draining </w:t>
            </w:r>
            <w:r w:rsidR="00DE65E0">
              <w:t>symptom 2</w:t>
            </w:r>
          </w:p>
        </w:tc>
        <w:tc>
          <w:tcPr>
            <w:tcW w:w="3202" w:type="dxa"/>
            <w:tcBorders>
              <w:top w:val="single" w:sz="4" w:space="0" w:color="auto"/>
              <w:left w:val="single" w:sz="4" w:space="0" w:color="auto"/>
              <w:bottom w:val="single" w:sz="4" w:space="0" w:color="auto"/>
              <w:right w:val="single" w:sz="4" w:space="0" w:color="auto"/>
            </w:tcBorders>
            <w:vAlign w:val="center"/>
          </w:tcPr>
          <w:p w14:paraId="7241A6D7" w14:textId="77777777" w:rsidR="0003001C" w:rsidRPr="00896140" w:rsidRDefault="0003001C">
            <w:pPr>
              <w:ind w:right="28"/>
              <w:jc w:val="center"/>
              <w:rPr>
                <w:rFonts w:ascii="Wingdings" w:eastAsia="Wingdings" w:hAnsi="Wingdings" w:cs="Wingdings"/>
              </w:rPr>
            </w:pPr>
            <w:r w:rsidRPr="00CE33C4">
              <w:rPr>
                <w:rFonts w:ascii="Wingdings" w:eastAsia="Wingdings" w:hAnsi="Wingdings" w:cs="Wingdings"/>
              </w:rPr>
              <w:t></w:t>
            </w:r>
          </w:p>
        </w:tc>
      </w:tr>
      <w:tr w:rsidR="0003001C" w:rsidRPr="00896140" w14:paraId="639C6AFF"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390BE9B8" w14:textId="406F0559" w:rsidR="0003001C" w:rsidRPr="00896140" w:rsidRDefault="0003001C" w:rsidP="0003001C">
            <w:pPr>
              <w:pStyle w:val="ListParagraph"/>
              <w:numPr>
                <w:ilvl w:val="0"/>
                <w:numId w:val="25"/>
              </w:numPr>
              <w:ind w:left="499" w:hanging="357"/>
              <w:rPr>
                <w:rFonts w:cs="Arial"/>
                <w:color w:val="000000"/>
              </w:rPr>
            </w:pPr>
            <w:r w:rsidRPr="000C6993">
              <w:lastRenderedPageBreak/>
              <w:t xml:space="preserve">Prevention of new </w:t>
            </w:r>
            <w:r w:rsidR="00DE65E0">
              <w:t>symptom 1</w:t>
            </w:r>
          </w:p>
        </w:tc>
        <w:tc>
          <w:tcPr>
            <w:tcW w:w="3202" w:type="dxa"/>
            <w:tcBorders>
              <w:top w:val="single" w:sz="4" w:space="0" w:color="auto"/>
              <w:left w:val="single" w:sz="4" w:space="0" w:color="auto"/>
              <w:bottom w:val="single" w:sz="4" w:space="0" w:color="auto"/>
              <w:right w:val="single" w:sz="4" w:space="0" w:color="auto"/>
            </w:tcBorders>
            <w:vAlign w:val="center"/>
          </w:tcPr>
          <w:p w14:paraId="191206D2" w14:textId="77777777" w:rsidR="0003001C" w:rsidRPr="00896140" w:rsidRDefault="0003001C">
            <w:pPr>
              <w:ind w:right="28"/>
              <w:jc w:val="center"/>
              <w:rPr>
                <w:rFonts w:ascii="Wingdings" w:eastAsia="Wingdings" w:hAnsi="Wingdings" w:cs="Wingdings"/>
              </w:rPr>
            </w:pPr>
            <w:r w:rsidRPr="00CE33C4">
              <w:rPr>
                <w:rFonts w:ascii="Wingdings" w:eastAsia="Wingdings" w:hAnsi="Wingdings" w:cs="Wingdings"/>
              </w:rPr>
              <w:t></w:t>
            </w:r>
          </w:p>
        </w:tc>
      </w:tr>
      <w:tr w:rsidR="0003001C" w:rsidRPr="00896140" w14:paraId="11782B12"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02C1A822" w14:textId="6A64E4B9" w:rsidR="0003001C" w:rsidRPr="00896140" w:rsidRDefault="0003001C" w:rsidP="0003001C">
            <w:pPr>
              <w:pStyle w:val="ListParagraph"/>
              <w:numPr>
                <w:ilvl w:val="0"/>
                <w:numId w:val="25"/>
              </w:numPr>
              <w:ind w:left="499" w:hanging="357"/>
              <w:rPr>
                <w:rFonts w:cs="Arial"/>
                <w:color w:val="000000"/>
              </w:rPr>
            </w:pPr>
            <w:r w:rsidRPr="000C6993">
              <w:t xml:space="preserve">Reduction in frequency or severity of </w:t>
            </w:r>
            <w:r w:rsidR="00DE65E0">
              <w:t>symptom 3</w:t>
            </w:r>
          </w:p>
        </w:tc>
        <w:tc>
          <w:tcPr>
            <w:tcW w:w="3202" w:type="dxa"/>
            <w:tcBorders>
              <w:top w:val="single" w:sz="4" w:space="0" w:color="auto"/>
              <w:left w:val="single" w:sz="4" w:space="0" w:color="auto"/>
              <w:bottom w:val="single" w:sz="4" w:space="0" w:color="auto"/>
              <w:right w:val="single" w:sz="4" w:space="0" w:color="auto"/>
            </w:tcBorders>
            <w:vAlign w:val="center"/>
          </w:tcPr>
          <w:p w14:paraId="5A5BDE9E" w14:textId="77777777" w:rsidR="0003001C" w:rsidRPr="00896140" w:rsidRDefault="0003001C">
            <w:pPr>
              <w:ind w:right="28"/>
              <w:jc w:val="center"/>
              <w:rPr>
                <w:rFonts w:ascii="Wingdings" w:eastAsia="Wingdings" w:hAnsi="Wingdings" w:cs="Wingdings"/>
              </w:rPr>
            </w:pPr>
            <w:r w:rsidRPr="00CE33C4">
              <w:rPr>
                <w:rFonts w:ascii="Wingdings" w:eastAsia="Wingdings" w:hAnsi="Wingdings" w:cs="Wingdings"/>
              </w:rPr>
              <w:t></w:t>
            </w:r>
          </w:p>
        </w:tc>
      </w:tr>
      <w:tr w:rsidR="0003001C" w:rsidRPr="00896140" w14:paraId="14F0AC59"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4A190996" w14:textId="77777777" w:rsidR="0003001C" w:rsidRPr="00896140" w:rsidRDefault="0003001C" w:rsidP="0003001C">
            <w:pPr>
              <w:pStyle w:val="ListParagraph"/>
              <w:numPr>
                <w:ilvl w:val="0"/>
                <w:numId w:val="25"/>
              </w:numPr>
              <w:ind w:left="499" w:hanging="357"/>
            </w:pPr>
            <w:r w:rsidRPr="000C6993">
              <w:t>Reduction in level of pain</w:t>
            </w:r>
          </w:p>
        </w:tc>
        <w:tc>
          <w:tcPr>
            <w:tcW w:w="3202" w:type="dxa"/>
            <w:tcBorders>
              <w:top w:val="single" w:sz="4" w:space="0" w:color="auto"/>
              <w:left w:val="single" w:sz="4" w:space="0" w:color="auto"/>
              <w:bottom w:val="single" w:sz="4" w:space="0" w:color="auto"/>
              <w:right w:val="single" w:sz="4" w:space="0" w:color="auto"/>
            </w:tcBorders>
            <w:vAlign w:val="center"/>
          </w:tcPr>
          <w:p w14:paraId="3D91943D" w14:textId="77777777" w:rsidR="0003001C" w:rsidRPr="00896140" w:rsidRDefault="0003001C">
            <w:pPr>
              <w:ind w:right="28"/>
              <w:jc w:val="center"/>
              <w:rPr>
                <w:rFonts w:ascii="Wingdings" w:eastAsia="Wingdings" w:hAnsi="Wingdings" w:cs="Wingdings"/>
                <w:szCs w:val="24"/>
              </w:rPr>
            </w:pPr>
            <w:r w:rsidRPr="00CE33C4">
              <w:rPr>
                <w:rFonts w:ascii="Wingdings" w:eastAsia="Wingdings" w:hAnsi="Wingdings" w:cs="Wingdings"/>
              </w:rPr>
              <w:t></w:t>
            </w:r>
          </w:p>
        </w:tc>
      </w:tr>
      <w:tr w:rsidR="0003001C" w:rsidRPr="00896140" w14:paraId="034A7B01"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7010910B" w14:textId="77777777" w:rsidR="0003001C" w:rsidRPr="00896140" w:rsidRDefault="0003001C" w:rsidP="0003001C">
            <w:pPr>
              <w:pStyle w:val="ListParagraph"/>
              <w:numPr>
                <w:ilvl w:val="0"/>
                <w:numId w:val="25"/>
              </w:numPr>
              <w:ind w:left="499" w:hanging="357"/>
            </w:pPr>
            <w:r w:rsidRPr="000C6993">
              <w:t>Reduction in consistency of pain</w:t>
            </w:r>
          </w:p>
        </w:tc>
        <w:tc>
          <w:tcPr>
            <w:tcW w:w="3202" w:type="dxa"/>
            <w:tcBorders>
              <w:top w:val="single" w:sz="4" w:space="0" w:color="auto"/>
              <w:left w:val="single" w:sz="4" w:space="0" w:color="auto"/>
              <w:bottom w:val="single" w:sz="4" w:space="0" w:color="auto"/>
              <w:right w:val="single" w:sz="4" w:space="0" w:color="auto"/>
            </w:tcBorders>
            <w:vAlign w:val="center"/>
          </w:tcPr>
          <w:p w14:paraId="46995479" w14:textId="77777777" w:rsidR="0003001C" w:rsidRPr="00896140" w:rsidRDefault="0003001C">
            <w:pPr>
              <w:ind w:right="28"/>
              <w:jc w:val="center"/>
              <w:rPr>
                <w:rFonts w:ascii="Wingdings" w:eastAsia="Wingdings" w:hAnsi="Wingdings" w:cs="Wingdings"/>
                <w:szCs w:val="24"/>
              </w:rPr>
            </w:pPr>
            <w:r w:rsidRPr="00CE33C4">
              <w:rPr>
                <w:rFonts w:ascii="Wingdings" w:eastAsia="Wingdings" w:hAnsi="Wingdings" w:cs="Wingdings"/>
              </w:rPr>
              <w:t></w:t>
            </w:r>
          </w:p>
        </w:tc>
      </w:tr>
      <w:tr w:rsidR="0003001C" w:rsidRPr="00896140" w14:paraId="2C89249D"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5B5D8F0F" w14:textId="77777777" w:rsidR="0003001C" w:rsidRPr="00896140" w:rsidRDefault="0003001C" w:rsidP="0003001C">
            <w:pPr>
              <w:pStyle w:val="ListParagraph"/>
              <w:numPr>
                <w:ilvl w:val="0"/>
                <w:numId w:val="25"/>
              </w:numPr>
              <w:ind w:left="499" w:hanging="357"/>
            </w:pPr>
            <w:r w:rsidRPr="000C6993">
              <w:t>Psychological improvements</w:t>
            </w:r>
          </w:p>
        </w:tc>
        <w:tc>
          <w:tcPr>
            <w:tcW w:w="3202" w:type="dxa"/>
            <w:tcBorders>
              <w:top w:val="single" w:sz="4" w:space="0" w:color="auto"/>
              <w:left w:val="single" w:sz="4" w:space="0" w:color="auto"/>
              <w:bottom w:val="single" w:sz="4" w:space="0" w:color="auto"/>
              <w:right w:val="single" w:sz="4" w:space="0" w:color="auto"/>
            </w:tcBorders>
            <w:vAlign w:val="center"/>
          </w:tcPr>
          <w:p w14:paraId="2F46070C" w14:textId="77777777" w:rsidR="0003001C" w:rsidRPr="00896140" w:rsidRDefault="0003001C">
            <w:pPr>
              <w:ind w:right="28"/>
              <w:jc w:val="center"/>
              <w:rPr>
                <w:rFonts w:ascii="Wingdings" w:eastAsia="Wingdings" w:hAnsi="Wingdings" w:cs="Wingdings"/>
                <w:szCs w:val="24"/>
              </w:rPr>
            </w:pPr>
            <w:r w:rsidRPr="00CE33C4">
              <w:rPr>
                <w:rFonts w:ascii="Wingdings" w:eastAsia="Wingdings" w:hAnsi="Wingdings" w:cs="Wingdings"/>
              </w:rPr>
              <w:t></w:t>
            </w:r>
          </w:p>
        </w:tc>
      </w:tr>
      <w:tr w:rsidR="0003001C" w:rsidRPr="00896140" w14:paraId="2A3F6788"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244E58EE" w14:textId="77777777" w:rsidR="0003001C" w:rsidRPr="00896140" w:rsidRDefault="0003001C" w:rsidP="0003001C">
            <w:pPr>
              <w:pStyle w:val="ListParagraph"/>
              <w:numPr>
                <w:ilvl w:val="0"/>
                <w:numId w:val="25"/>
              </w:numPr>
              <w:ind w:left="499" w:hanging="357"/>
            </w:pPr>
            <w:r>
              <w:t>F</w:t>
            </w:r>
            <w:r w:rsidRPr="000C6993">
              <w:t>unctional improvements</w:t>
            </w:r>
          </w:p>
        </w:tc>
        <w:tc>
          <w:tcPr>
            <w:tcW w:w="3202" w:type="dxa"/>
            <w:tcBorders>
              <w:top w:val="single" w:sz="4" w:space="0" w:color="auto"/>
              <w:left w:val="single" w:sz="4" w:space="0" w:color="auto"/>
              <w:bottom w:val="single" w:sz="4" w:space="0" w:color="auto"/>
              <w:right w:val="single" w:sz="4" w:space="0" w:color="auto"/>
            </w:tcBorders>
            <w:vAlign w:val="center"/>
          </w:tcPr>
          <w:p w14:paraId="6CB65748" w14:textId="77777777" w:rsidR="0003001C" w:rsidRPr="00896140" w:rsidRDefault="0003001C">
            <w:pPr>
              <w:ind w:right="28"/>
              <w:jc w:val="center"/>
              <w:rPr>
                <w:rFonts w:ascii="Wingdings" w:eastAsia="Wingdings" w:hAnsi="Wingdings" w:cs="Wingdings"/>
                <w:szCs w:val="24"/>
              </w:rPr>
            </w:pPr>
            <w:r w:rsidRPr="00CE33C4">
              <w:rPr>
                <w:rFonts w:ascii="Wingdings" w:eastAsia="Wingdings" w:hAnsi="Wingdings" w:cs="Wingdings"/>
              </w:rPr>
              <w:t></w:t>
            </w:r>
          </w:p>
        </w:tc>
      </w:tr>
      <w:tr w:rsidR="0003001C" w:rsidRPr="00896140" w14:paraId="6B132C46"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5D73A857" w14:textId="77777777" w:rsidR="0003001C" w:rsidRPr="00896140" w:rsidRDefault="0003001C" w:rsidP="0003001C">
            <w:pPr>
              <w:pStyle w:val="ListParagraph"/>
              <w:numPr>
                <w:ilvl w:val="0"/>
                <w:numId w:val="25"/>
              </w:numPr>
              <w:ind w:left="499" w:hanging="357"/>
            </w:pPr>
            <w:r w:rsidRPr="000C6993">
              <w:t>Patient satisfaction</w:t>
            </w:r>
          </w:p>
        </w:tc>
        <w:tc>
          <w:tcPr>
            <w:tcW w:w="3202" w:type="dxa"/>
            <w:tcBorders>
              <w:top w:val="single" w:sz="4" w:space="0" w:color="auto"/>
              <w:left w:val="single" w:sz="4" w:space="0" w:color="auto"/>
              <w:bottom w:val="single" w:sz="4" w:space="0" w:color="auto"/>
              <w:right w:val="single" w:sz="4" w:space="0" w:color="auto"/>
            </w:tcBorders>
            <w:vAlign w:val="center"/>
          </w:tcPr>
          <w:p w14:paraId="390E0CF0" w14:textId="77777777" w:rsidR="0003001C" w:rsidRPr="00896140" w:rsidRDefault="0003001C">
            <w:pPr>
              <w:ind w:right="28"/>
              <w:jc w:val="center"/>
              <w:rPr>
                <w:rFonts w:ascii="Wingdings" w:eastAsia="Wingdings" w:hAnsi="Wingdings" w:cs="Wingdings"/>
                <w:szCs w:val="24"/>
              </w:rPr>
            </w:pPr>
            <w:r w:rsidRPr="00CE33C4">
              <w:rPr>
                <w:rFonts w:ascii="Wingdings" w:eastAsia="Wingdings" w:hAnsi="Wingdings" w:cs="Wingdings"/>
              </w:rPr>
              <w:t></w:t>
            </w:r>
          </w:p>
        </w:tc>
      </w:tr>
      <w:tr w:rsidR="003908B2" w:rsidRPr="00896140" w14:paraId="436DC9B8" w14:textId="77777777">
        <w:trPr>
          <w:trHeight w:val="720"/>
          <w:jc w:val="center"/>
        </w:trPr>
        <w:tc>
          <w:tcPr>
            <w:tcW w:w="7195" w:type="dxa"/>
            <w:tcBorders>
              <w:top w:val="single" w:sz="4" w:space="0" w:color="auto"/>
              <w:left w:val="single" w:sz="4" w:space="0" w:color="auto"/>
              <w:bottom w:val="single" w:sz="4" w:space="0" w:color="auto"/>
              <w:right w:val="single" w:sz="4" w:space="0" w:color="auto"/>
            </w:tcBorders>
            <w:vAlign w:val="center"/>
          </w:tcPr>
          <w:p w14:paraId="0B2CF308" w14:textId="0C2B7507" w:rsidR="003908B2" w:rsidRPr="000C6993" w:rsidRDefault="0028051B" w:rsidP="0003001C">
            <w:pPr>
              <w:pStyle w:val="ListParagraph"/>
              <w:numPr>
                <w:ilvl w:val="0"/>
                <w:numId w:val="25"/>
              </w:numPr>
              <w:ind w:left="499" w:hanging="357"/>
            </w:pPr>
            <w:r>
              <w:t>Improved QoL</w:t>
            </w:r>
          </w:p>
        </w:tc>
        <w:tc>
          <w:tcPr>
            <w:tcW w:w="3202" w:type="dxa"/>
            <w:tcBorders>
              <w:top w:val="single" w:sz="4" w:space="0" w:color="auto"/>
              <w:left w:val="single" w:sz="4" w:space="0" w:color="auto"/>
              <w:bottom w:val="single" w:sz="4" w:space="0" w:color="auto"/>
              <w:right w:val="single" w:sz="4" w:space="0" w:color="auto"/>
            </w:tcBorders>
            <w:vAlign w:val="center"/>
          </w:tcPr>
          <w:p w14:paraId="567436F9" w14:textId="511B78F0" w:rsidR="003908B2" w:rsidRPr="00CE33C4" w:rsidRDefault="003908B2">
            <w:pPr>
              <w:ind w:right="28"/>
              <w:jc w:val="center"/>
              <w:rPr>
                <w:rFonts w:ascii="Wingdings" w:eastAsia="Wingdings" w:hAnsi="Wingdings" w:cs="Wingdings"/>
              </w:rPr>
            </w:pPr>
            <w:r w:rsidRPr="00CE33C4">
              <w:rPr>
                <w:rFonts w:ascii="Wingdings" w:eastAsia="Wingdings" w:hAnsi="Wingdings" w:cs="Wingdings"/>
              </w:rPr>
              <w:t></w:t>
            </w:r>
          </w:p>
        </w:tc>
      </w:tr>
    </w:tbl>
    <w:p w14:paraId="42E33523" w14:textId="77777777" w:rsidR="00777613" w:rsidRDefault="00777613" w:rsidP="00CA4A50">
      <w:pPr>
        <w:ind w:left="720" w:hanging="720"/>
        <w:rPr>
          <w:color w:val="0000FF"/>
        </w:rPr>
      </w:pPr>
    </w:p>
    <w:p w14:paraId="73FCBAA5" w14:textId="5BD9AE64" w:rsidR="00812743" w:rsidRPr="00896140" w:rsidRDefault="00812743" w:rsidP="00812743">
      <w:pPr>
        <w:ind w:left="720" w:hanging="720"/>
      </w:pPr>
      <w:r w:rsidRPr="64D18791">
        <w:rPr>
          <w:color w:val="0000FF"/>
        </w:rPr>
        <w:t>A</w:t>
      </w:r>
      <w:r w:rsidR="008656F3" w:rsidRPr="64D18791">
        <w:rPr>
          <w:color w:val="0000FF"/>
        </w:rPr>
        <w:t>5</w:t>
      </w:r>
      <w:r w:rsidRPr="64D18791">
        <w:rPr>
          <w:color w:val="0000FF"/>
        </w:rPr>
        <w:t>.</w:t>
      </w:r>
      <w:r>
        <w:tab/>
        <w:t xml:space="preserve">In your typical </w:t>
      </w:r>
      <w:r w:rsidRPr="64D18791">
        <w:rPr>
          <w:b/>
          <w:bCs/>
        </w:rPr>
        <w:t>treatment approach</w:t>
      </w:r>
      <w:r>
        <w:t xml:space="preserve"> for </w:t>
      </w:r>
      <w:r w:rsidR="00006A8C">
        <w:rPr>
          <w:b/>
          <w:bCs/>
        </w:rPr>
        <w:t xml:space="preserve">THERAPY AREA </w:t>
      </w:r>
      <w:r w:rsidR="00410D7E">
        <w:t>,at</w:t>
      </w:r>
      <w:r w:rsidR="00A774DC">
        <w:t xml:space="preserve"> </w:t>
      </w:r>
      <w:r>
        <w:t xml:space="preserve">what point do you </w:t>
      </w:r>
      <w:r w:rsidRPr="64D18791">
        <w:rPr>
          <w:b/>
          <w:bCs/>
        </w:rPr>
        <w:t>initiat</w:t>
      </w:r>
      <w:r w:rsidR="00B24AC1">
        <w:rPr>
          <w:b/>
          <w:bCs/>
        </w:rPr>
        <w:t>e</w:t>
      </w:r>
      <w:r w:rsidRPr="64D18791">
        <w:rPr>
          <w:b/>
          <w:bCs/>
        </w:rPr>
        <w:t xml:space="preserve"> a biologic therapy</w:t>
      </w:r>
      <w:r>
        <w:t xml:space="preserve"> for your </w:t>
      </w:r>
      <w:r w:rsidRPr="64D18791">
        <w:rPr>
          <w:b/>
          <w:bCs/>
        </w:rPr>
        <w:t>moderate to severe</w:t>
      </w:r>
      <w:r w:rsidR="00A33E1A" w:rsidRPr="64D18791">
        <w:rPr>
          <w:b/>
          <w:bCs/>
        </w:rPr>
        <w:t xml:space="preserve"> </w:t>
      </w:r>
      <w:r w:rsidR="00006A8C">
        <w:rPr>
          <w:b/>
          <w:bCs/>
        </w:rPr>
        <w:t xml:space="preserve">THERAPY AREA </w:t>
      </w:r>
      <w:r>
        <w:t>patients?</w:t>
      </w:r>
    </w:p>
    <w:p w14:paraId="3D465487" w14:textId="77777777" w:rsidR="008B6A93" w:rsidRDefault="008B6A93" w:rsidP="008B6A93">
      <w:pPr>
        <w:spacing w:line="276" w:lineRule="auto"/>
        <w:ind w:left="714"/>
        <w:rPr>
          <w:color w:val="0000FF"/>
        </w:rPr>
      </w:pPr>
    </w:p>
    <w:p w14:paraId="351AD3D2" w14:textId="56EE6F61" w:rsidR="008B6A93" w:rsidRPr="00896140" w:rsidRDefault="008B6A93" w:rsidP="008B6A93">
      <w:pPr>
        <w:spacing w:line="276" w:lineRule="auto"/>
        <w:ind w:left="714"/>
        <w:rPr>
          <w:color w:val="0000FF"/>
        </w:rPr>
      </w:pPr>
      <w:r w:rsidRPr="00896140">
        <w:rPr>
          <w:color w:val="0000FF"/>
        </w:rPr>
        <w:t xml:space="preserve">[PN: </w:t>
      </w:r>
      <w:r>
        <w:rPr>
          <w:color w:val="0000FF"/>
        </w:rPr>
        <w:t>Allow only 1 selection</w:t>
      </w:r>
      <w:r w:rsidRPr="00896140">
        <w:rPr>
          <w:color w:val="0000FF"/>
        </w:rPr>
        <w:t>.</w:t>
      </w:r>
      <w:r w:rsidR="003F3656">
        <w:rPr>
          <w:color w:val="0000FF"/>
        </w:rPr>
        <w:t xml:space="preserve"> Do not randomize.</w:t>
      </w:r>
      <w:r w:rsidRPr="00896140">
        <w:rPr>
          <w:color w:val="0000FF"/>
        </w:rPr>
        <w:t>]</w:t>
      </w:r>
    </w:p>
    <w:p w14:paraId="41914FF7" w14:textId="77777777" w:rsidR="00812743" w:rsidRPr="00896140" w:rsidRDefault="00812743" w:rsidP="00812743">
      <w:pPr>
        <w:ind w:left="720" w:hanging="720"/>
      </w:pPr>
    </w:p>
    <w:tbl>
      <w:tblPr>
        <w:tblW w:w="11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12"/>
        <w:gridCol w:w="1613"/>
        <w:gridCol w:w="1589"/>
      </w:tblGrid>
      <w:tr w:rsidR="00203639" w:rsidRPr="00896140" w14:paraId="7A4AA78A" w14:textId="77777777" w:rsidTr="008F3A8C">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600E0EFC" w14:textId="77777777" w:rsidR="00203639" w:rsidRDefault="00203639" w:rsidP="008F3A8C">
            <w:pPr>
              <w:pStyle w:val="ListParagraph"/>
              <w:ind w:left="499"/>
              <w:jc w:val="center"/>
            </w:pPr>
          </w:p>
        </w:tc>
        <w:tc>
          <w:tcPr>
            <w:tcW w:w="1613" w:type="dxa"/>
            <w:tcBorders>
              <w:top w:val="single" w:sz="4" w:space="0" w:color="auto"/>
              <w:left w:val="single" w:sz="4" w:space="0" w:color="auto"/>
              <w:bottom w:val="single" w:sz="4" w:space="0" w:color="auto"/>
              <w:right w:val="single" w:sz="4" w:space="0" w:color="auto"/>
            </w:tcBorders>
            <w:vAlign w:val="center"/>
          </w:tcPr>
          <w:p w14:paraId="1661D661" w14:textId="3FAEED1D" w:rsidR="00203639" w:rsidRPr="001A4CE5" w:rsidRDefault="00203639" w:rsidP="008F3A8C">
            <w:pPr>
              <w:ind w:right="28"/>
              <w:jc w:val="center"/>
              <w:rPr>
                <w:rFonts w:asciiTheme="majorHAnsi" w:eastAsia="Wingdings" w:hAnsiTheme="majorHAnsi" w:cstheme="majorHAnsi"/>
                <w:b/>
                <w:szCs w:val="24"/>
                <w:highlight w:val="yellow"/>
              </w:rPr>
            </w:pPr>
            <w:r w:rsidRPr="001A4CE5">
              <w:rPr>
                <w:rFonts w:asciiTheme="majorHAnsi" w:eastAsia="Wingdings" w:hAnsiTheme="majorHAnsi" w:cstheme="majorHAnsi"/>
                <w:b/>
                <w:szCs w:val="24"/>
                <w:highlight w:val="yellow"/>
              </w:rPr>
              <w:t xml:space="preserve">Moderate </w:t>
            </w:r>
            <w:r w:rsidR="00006A8C">
              <w:rPr>
                <w:rFonts w:asciiTheme="majorHAnsi" w:eastAsia="Wingdings" w:hAnsiTheme="majorHAnsi" w:cstheme="majorHAnsi"/>
                <w:b/>
                <w:szCs w:val="24"/>
                <w:highlight w:val="yellow"/>
              </w:rPr>
              <w:t xml:space="preserve">THERAPY AREA </w:t>
            </w:r>
            <w:r w:rsidRPr="001A4CE5">
              <w:rPr>
                <w:rFonts w:asciiTheme="majorHAnsi" w:eastAsia="Wingdings" w:hAnsiTheme="majorHAnsi" w:cstheme="majorHAnsi"/>
                <w:b/>
                <w:szCs w:val="24"/>
                <w:highlight w:val="yellow"/>
              </w:rPr>
              <w:t>Patients</w:t>
            </w:r>
          </w:p>
        </w:tc>
        <w:tc>
          <w:tcPr>
            <w:tcW w:w="1589" w:type="dxa"/>
            <w:tcBorders>
              <w:top w:val="single" w:sz="4" w:space="0" w:color="auto"/>
              <w:left w:val="single" w:sz="4" w:space="0" w:color="auto"/>
              <w:bottom w:val="single" w:sz="4" w:space="0" w:color="auto"/>
              <w:right w:val="single" w:sz="4" w:space="0" w:color="auto"/>
            </w:tcBorders>
            <w:vAlign w:val="center"/>
          </w:tcPr>
          <w:p w14:paraId="426A123E" w14:textId="77DD9F1C" w:rsidR="00203639" w:rsidRPr="001A4CE5" w:rsidRDefault="008F3A8C" w:rsidP="008F3A8C">
            <w:pPr>
              <w:ind w:right="28"/>
              <w:jc w:val="center"/>
              <w:rPr>
                <w:rFonts w:ascii="Wingdings" w:eastAsia="Wingdings" w:hAnsi="Wingdings" w:cs="Wingdings"/>
                <w:szCs w:val="24"/>
                <w:highlight w:val="yellow"/>
              </w:rPr>
            </w:pPr>
            <w:r w:rsidRPr="001A4CE5">
              <w:rPr>
                <w:rFonts w:asciiTheme="majorHAnsi" w:eastAsia="Wingdings" w:hAnsiTheme="majorHAnsi" w:cstheme="majorHAnsi"/>
                <w:b/>
                <w:szCs w:val="24"/>
                <w:highlight w:val="yellow"/>
              </w:rPr>
              <w:t xml:space="preserve">Severe </w:t>
            </w:r>
            <w:r w:rsidR="00006A8C">
              <w:rPr>
                <w:rFonts w:asciiTheme="majorHAnsi" w:eastAsia="Wingdings" w:hAnsiTheme="majorHAnsi" w:cstheme="majorHAnsi"/>
                <w:b/>
                <w:szCs w:val="24"/>
                <w:highlight w:val="yellow"/>
              </w:rPr>
              <w:t xml:space="preserve">THERAPY AREA </w:t>
            </w:r>
            <w:r w:rsidRPr="001A4CE5">
              <w:rPr>
                <w:rFonts w:asciiTheme="majorHAnsi" w:eastAsia="Wingdings" w:hAnsiTheme="majorHAnsi" w:cstheme="majorHAnsi"/>
                <w:b/>
                <w:szCs w:val="24"/>
                <w:highlight w:val="yellow"/>
              </w:rPr>
              <w:t>Patients</w:t>
            </w:r>
          </w:p>
        </w:tc>
      </w:tr>
      <w:tr w:rsidR="008F3A8C" w:rsidRPr="00896140" w14:paraId="24C06E99" w14:textId="77777777">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7EB592AA" w14:textId="5F9743E1" w:rsidR="008F3A8C" w:rsidRPr="00896140" w:rsidRDefault="008F3A8C" w:rsidP="001A4CE5">
            <w:pPr>
              <w:pStyle w:val="ListParagraph"/>
              <w:numPr>
                <w:ilvl w:val="0"/>
                <w:numId w:val="52"/>
              </w:numPr>
              <w:ind w:left="504"/>
              <w:rPr>
                <w:rFonts w:cs="Arial"/>
                <w:color w:val="000000"/>
              </w:rPr>
            </w:pPr>
            <w:r>
              <w:t>As a first-line option</w:t>
            </w:r>
          </w:p>
        </w:tc>
        <w:tc>
          <w:tcPr>
            <w:tcW w:w="1613" w:type="dxa"/>
            <w:tcBorders>
              <w:top w:val="single" w:sz="4" w:space="0" w:color="auto"/>
              <w:left w:val="single" w:sz="4" w:space="0" w:color="auto"/>
              <w:bottom w:val="single" w:sz="4" w:space="0" w:color="auto"/>
              <w:right w:val="single" w:sz="4" w:space="0" w:color="auto"/>
            </w:tcBorders>
            <w:vAlign w:val="center"/>
          </w:tcPr>
          <w:p w14:paraId="556D4680" w14:textId="05E6411A" w:rsidR="008F3A8C" w:rsidRPr="00896140" w:rsidRDefault="008F3A8C" w:rsidP="008F3A8C">
            <w:pPr>
              <w:ind w:right="28"/>
              <w:jc w:val="center"/>
              <w:rPr>
                <w:rFonts w:ascii="Wingdings" w:eastAsia="Wingdings" w:hAnsi="Wingdings" w:cs="Wingdings"/>
                <w:szCs w:val="24"/>
              </w:rPr>
            </w:pPr>
            <w:r w:rsidRPr="00896140">
              <w:rPr>
                <w:rFonts w:ascii="Wingdings" w:eastAsia="Wingdings" w:hAnsi="Wingdings" w:cs="Wingdings"/>
                <w:szCs w:val="24"/>
              </w:rPr>
              <w:t></w:t>
            </w:r>
          </w:p>
        </w:tc>
        <w:tc>
          <w:tcPr>
            <w:tcW w:w="1589" w:type="dxa"/>
            <w:tcBorders>
              <w:top w:val="single" w:sz="4" w:space="0" w:color="auto"/>
              <w:left w:val="single" w:sz="4" w:space="0" w:color="auto"/>
              <w:bottom w:val="single" w:sz="4" w:space="0" w:color="auto"/>
              <w:right w:val="single" w:sz="4" w:space="0" w:color="auto"/>
            </w:tcBorders>
            <w:vAlign w:val="center"/>
          </w:tcPr>
          <w:p w14:paraId="16C87F18" w14:textId="1FD8A637" w:rsidR="008F3A8C" w:rsidRPr="00896140" w:rsidRDefault="008F3A8C" w:rsidP="008F3A8C">
            <w:pPr>
              <w:ind w:right="28"/>
              <w:jc w:val="center"/>
              <w:rPr>
                <w:rFonts w:ascii="Wingdings" w:eastAsia="Wingdings" w:hAnsi="Wingdings" w:cs="Wingdings"/>
              </w:rPr>
            </w:pPr>
            <w:r w:rsidRPr="00896140">
              <w:rPr>
                <w:rFonts w:ascii="Wingdings" w:eastAsia="Wingdings" w:hAnsi="Wingdings" w:cs="Wingdings"/>
                <w:szCs w:val="24"/>
              </w:rPr>
              <w:t></w:t>
            </w:r>
          </w:p>
        </w:tc>
      </w:tr>
      <w:tr w:rsidR="008F3A8C" w:rsidRPr="00896140" w14:paraId="48A1F5F4" w14:textId="77777777">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055FA3E0" w14:textId="1706FDB3" w:rsidR="008F3A8C" w:rsidRPr="00896140" w:rsidRDefault="008F3A8C" w:rsidP="001A4CE5">
            <w:pPr>
              <w:pStyle w:val="ListParagraph"/>
              <w:numPr>
                <w:ilvl w:val="0"/>
                <w:numId w:val="52"/>
              </w:numPr>
              <w:ind w:left="499" w:hanging="357"/>
              <w:rPr>
                <w:rFonts w:eastAsia="Arial"/>
              </w:rPr>
            </w:pPr>
            <w:r w:rsidRPr="001A4CE5">
              <w:rPr>
                <w:highlight w:val="yellow"/>
              </w:rPr>
              <w:t xml:space="preserve">After </w:t>
            </w:r>
            <w:r w:rsidR="00593841" w:rsidRPr="001A4CE5">
              <w:rPr>
                <w:highlight w:val="yellow"/>
              </w:rPr>
              <w:t xml:space="preserve">1 </w:t>
            </w:r>
            <w:r w:rsidRPr="001A4CE5">
              <w:rPr>
                <w:highlight w:val="yellow"/>
              </w:rPr>
              <w:t>failure</w:t>
            </w:r>
            <w:r>
              <w:t xml:space="preserve"> of </w:t>
            </w:r>
            <w:r w:rsidR="00155D0C">
              <w:t>p6</w:t>
            </w:r>
            <w:r>
              <w:t xml:space="preserve"> or hormonal therapies</w:t>
            </w:r>
          </w:p>
        </w:tc>
        <w:tc>
          <w:tcPr>
            <w:tcW w:w="1613" w:type="dxa"/>
            <w:tcBorders>
              <w:top w:val="single" w:sz="4" w:space="0" w:color="auto"/>
              <w:left w:val="single" w:sz="4" w:space="0" w:color="auto"/>
              <w:bottom w:val="single" w:sz="4" w:space="0" w:color="auto"/>
              <w:right w:val="single" w:sz="4" w:space="0" w:color="auto"/>
            </w:tcBorders>
            <w:vAlign w:val="center"/>
          </w:tcPr>
          <w:p w14:paraId="633C44E7" w14:textId="6D5C40DC" w:rsidR="008F3A8C" w:rsidRPr="00896140" w:rsidRDefault="008F3A8C" w:rsidP="008F3A8C">
            <w:pPr>
              <w:ind w:right="28"/>
              <w:jc w:val="center"/>
              <w:rPr>
                <w:rFonts w:ascii="Wingdings" w:eastAsia="Wingdings" w:hAnsi="Wingdings" w:cs="Wingdings"/>
                <w:szCs w:val="24"/>
              </w:rPr>
            </w:pPr>
            <w:r w:rsidRPr="00896140">
              <w:rPr>
                <w:rFonts w:ascii="Wingdings" w:eastAsia="Wingdings" w:hAnsi="Wingdings" w:cs="Wingdings"/>
                <w:szCs w:val="24"/>
              </w:rPr>
              <w:t></w:t>
            </w:r>
          </w:p>
        </w:tc>
        <w:tc>
          <w:tcPr>
            <w:tcW w:w="1589" w:type="dxa"/>
            <w:tcBorders>
              <w:top w:val="single" w:sz="4" w:space="0" w:color="auto"/>
              <w:left w:val="single" w:sz="4" w:space="0" w:color="auto"/>
              <w:bottom w:val="single" w:sz="4" w:space="0" w:color="auto"/>
              <w:right w:val="single" w:sz="4" w:space="0" w:color="auto"/>
            </w:tcBorders>
            <w:vAlign w:val="center"/>
          </w:tcPr>
          <w:p w14:paraId="411E7602" w14:textId="5A5753F2" w:rsidR="008F3A8C" w:rsidRPr="00896140" w:rsidRDefault="008F3A8C" w:rsidP="008F3A8C">
            <w:pPr>
              <w:ind w:right="28"/>
              <w:jc w:val="center"/>
              <w:rPr>
                <w:rFonts w:ascii="Wingdings" w:eastAsia="Wingdings" w:hAnsi="Wingdings" w:cs="Wingdings"/>
              </w:rPr>
            </w:pPr>
            <w:r w:rsidRPr="00896140">
              <w:rPr>
                <w:rFonts w:ascii="Wingdings" w:eastAsia="Wingdings" w:hAnsi="Wingdings" w:cs="Wingdings"/>
                <w:szCs w:val="24"/>
              </w:rPr>
              <w:t></w:t>
            </w:r>
          </w:p>
        </w:tc>
      </w:tr>
      <w:tr w:rsidR="008F3A8C" w:rsidRPr="00896140" w14:paraId="614A82E4" w14:textId="77777777">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08657992" w14:textId="573AF2CF" w:rsidR="008F3A8C" w:rsidRPr="00896140" w:rsidRDefault="008F3A8C" w:rsidP="001A4CE5">
            <w:pPr>
              <w:pStyle w:val="ListParagraph"/>
              <w:numPr>
                <w:ilvl w:val="0"/>
                <w:numId w:val="52"/>
              </w:numPr>
              <w:ind w:left="499" w:hanging="357"/>
              <w:rPr>
                <w:rFonts w:cs="Arial"/>
                <w:color w:val="000000"/>
              </w:rPr>
            </w:pPr>
            <w:r w:rsidRPr="001A4CE5">
              <w:rPr>
                <w:highlight w:val="yellow"/>
              </w:rPr>
              <w:t>After</w:t>
            </w:r>
            <w:r w:rsidR="00593841" w:rsidRPr="001A4CE5">
              <w:rPr>
                <w:highlight w:val="yellow"/>
              </w:rPr>
              <w:t xml:space="preserve"> 2 or more</w:t>
            </w:r>
            <w:r>
              <w:t xml:space="preserve"> failure</w:t>
            </w:r>
            <w:r w:rsidR="00593841">
              <w:t>s</w:t>
            </w:r>
            <w:r>
              <w:t xml:space="preserve"> of </w:t>
            </w:r>
            <w:r w:rsidR="00155D0C">
              <w:t>p6</w:t>
            </w:r>
            <w:r w:rsidR="00593841">
              <w:t xml:space="preserve"> or hormonal </w:t>
            </w:r>
            <w:r>
              <w:t>therapies</w:t>
            </w:r>
          </w:p>
        </w:tc>
        <w:tc>
          <w:tcPr>
            <w:tcW w:w="1613" w:type="dxa"/>
            <w:tcBorders>
              <w:top w:val="single" w:sz="4" w:space="0" w:color="auto"/>
              <w:left w:val="single" w:sz="4" w:space="0" w:color="auto"/>
              <w:bottom w:val="single" w:sz="4" w:space="0" w:color="auto"/>
              <w:right w:val="single" w:sz="4" w:space="0" w:color="auto"/>
            </w:tcBorders>
            <w:vAlign w:val="center"/>
          </w:tcPr>
          <w:p w14:paraId="6C114CD7" w14:textId="07311D87" w:rsidR="008F3A8C" w:rsidRPr="00896140" w:rsidRDefault="008F3A8C" w:rsidP="008F3A8C">
            <w:pPr>
              <w:ind w:right="28"/>
              <w:jc w:val="center"/>
              <w:rPr>
                <w:rFonts w:ascii="Wingdings" w:eastAsia="Wingdings" w:hAnsi="Wingdings" w:cs="Wingdings"/>
                <w:szCs w:val="24"/>
              </w:rPr>
            </w:pPr>
            <w:r w:rsidRPr="00896140">
              <w:rPr>
                <w:rFonts w:ascii="Wingdings" w:eastAsia="Wingdings" w:hAnsi="Wingdings" w:cs="Wingdings"/>
                <w:szCs w:val="24"/>
              </w:rPr>
              <w:t></w:t>
            </w:r>
          </w:p>
        </w:tc>
        <w:tc>
          <w:tcPr>
            <w:tcW w:w="1589" w:type="dxa"/>
            <w:tcBorders>
              <w:top w:val="single" w:sz="4" w:space="0" w:color="auto"/>
              <w:left w:val="single" w:sz="4" w:space="0" w:color="auto"/>
              <w:bottom w:val="single" w:sz="4" w:space="0" w:color="auto"/>
              <w:right w:val="single" w:sz="4" w:space="0" w:color="auto"/>
            </w:tcBorders>
            <w:vAlign w:val="center"/>
          </w:tcPr>
          <w:p w14:paraId="37F5870B" w14:textId="2CC065E2" w:rsidR="008F3A8C" w:rsidRPr="00896140" w:rsidRDefault="008F3A8C" w:rsidP="008F3A8C">
            <w:pPr>
              <w:ind w:right="28"/>
              <w:jc w:val="center"/>
              <w:rPr>
                <w:rFonts w:ascii="Wingdings" w:eastAsia="Wingdings" w:hAnsi="Wingdings" w:cs="Wingdings"/>
              </w:rPr>
            </w:pPr>
            <w:r w:rsidRPr="00896140">
              <w:rPr>
                <w:rFonts w:ascii="Wingdings" w:eastAsia="Wingdings" w:hAnsi="Wingdings" w:cs="Wingdings"/>
                <w:szCs w:val="24"/>
              </w:rPr>
              <w:t></w:t>
            </w:r>
          </w:p>
        </w:tc>
      </w:tr>
      <w:tr w:rsidR="008F3A8C" w:rsidRPr="00896140" w14:paraId="11E1EC4B" w14:textId="77777777" w:rsidTr="00755E8C">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028C5320" w14:textId="12E540B4" w:rsidR="008F3A8C" w:rsidRPr="00896140" w:rsidRDefault="008F3A8C" w:rsidP="001A4CE5">
            <w:pPr>
              <w:pStyle w:val="ListParagraph"/>
              <w:numPr>
                <w:ilvl w:val="0"/>
                <w:numId w:val="52"/>
              </w:numPr>
              <w:ind w:left="499" w:hanging="357"/>
              <w:rPr>
                <w:rFonts w:cs="Arial"/>
                <w:color w:val="000000"/>
              </w:rPr>
            </w:pPr>
            <w:r>
              <w:t>Only in refractory cases</w:t>
            </w:r>
            <w:r w:rsidR="008B2002">
              <w:t xml:space="preserve"> as a last re</w:t>
            </w:r>
            <w:r w:rsidR="0051195F">
              <w:t>s</w:t>
            </w:r>
            <w:r w:rsidR="008B2002">
              <w:t>ort</w:t>
            </w:r>
          </w:p>
        </w:tc>
        <w:tc>
          <w:tcPr>
            <w:tcW w:w="1613" w:type="dxa"/>
            <w:tcBorders>
              <w:top w:val="single" w:sz="4" w:space="0" w:color="auto"/>
              <w:left w:val="single" w:sz="4" w:space="0" w:color="auto"/>
              <w:bottom w:val="single" w:sz="4" w:space="0" w:color="auto"/>
              <w:right w:val="single" w:sz="4" w:space="0" w:color="auto"/>
            </w:tcBorders>
            <w:vAlign w:val="center"/>
          </w:tcPr>
          <w:p w14:paraId="4311C0D7" w14:textId="02468336" w:rsidR="008F3A8C" w:rsidRPr="00896140" w:rsidRDefault="008F3A8C" w:rsidP="00755E8C">
            <w:pPr>
              <w:ind w:right="28"/>
              <w:jc w:val="center"/>
              <w:rPr>
                <w:rFonts w:ascii="Wingdings" w:eastAsia="Wingdings" w:hAnsi="Wingdings" w:cs="Wingdings"/>
                <w:szCs w:val="24"/>
              </w:rPr>
            </w:pPr>
            <w:r w:rsidRPr="00896140">
              <w:rPr>
                <w:rFonts w:ascii="Wingdings" w:eastAsia="Wingdings" w:hAnsi="Wingdings" w:cs="Wingdings"/>
                <w:szCs w:val="24"/>
              </w:rPr>
              <w:t></w:t>
            </w:r>
          </w:p>
        </w:tc>
        <w:tc>
          <w:tcPr>
            <w:tcW w:w="1589" w:type="dxa"/>
            <w:tcBorders>
              <w:top w:val="single" w:sz="4" w:space="0" w:color="auto"/>
              <w:left w:val="single" w:sz="4" w:space="0" w:color="auto"/>
              <w:bottom w:val="single" w:sz="4" w:space="0" w:color="auto"/>
              <w:right w:val="single" w:sz="4" w:space="0" w:color="auto"/>
            </w:tcBorders>
            <w:vAlign w:val="center"/>
          </w:tcPr>
          <w:p w14:paraId="5C5DB47C" w14:textId="025CF438" w:rsidR="008F3A8C" w:rsidRPr="00896140" w:rsidRDefault="008F3A8C" w:rsidP="008F3A8C">
            <w:pPr>
              <w:ind w:right="28"/>
              <w:jc w:val="center"/>
              <w:rPr>
                <w:rFonts w:ascii="Wingdings" w:eastAsia="Wingdings" w:hAnsi="Wingdings" w:cs="Wingdings"/>
              </w:rPr>
            </w:pPr>
            <w:r w:rsidRPr="00896140">
              <w:rPr>
                <w:rFonts w:ascii="Wingdings" w:eastAsia="Wingdings" w:hAnsi="Wingdings" w:cs="Wingdings"/>
                <w:szCs w:val="24"/>
              </w:rPr>
              <w:t></w:t>
            </w:r>
          </w:p>
        </w:tc>
      </w:tr>
      <w:tr w:rsidR="008F3A8C" w:rsidRPr="00896140" w14:paraId="2DEFE335" w14:textId="77777777" w:rsidTr="008C5F2B">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2332AB4D" w14:textId="1FAEEFD5" w:rsidR="008F3A8C" w:rsidRPr="00896140" w:rsidRDefault="008F3A8C" w:rsidP="001A4CE5">
            <w:pPr>
              <w:pStyle w:val="ListParagraph"/>
              <w:numPr>
                <w:ilvl w:val="0"/>
                <w:numId w:val="52"/>
              </w:numPr>
              <w:ind w:left="499" w:hanging="357"/>
              <w:rPr>
                <w:rFonts w:cs="Arial"/>
                <w:color w:val="000000"/>
              </w:rPr>
            </w:pPr>
            <w:r w:rsidRPr="00896140">
              <w:t xml:space="preserve">I do not typically prescribe biologics for </w:t>
            </w:r>
            <w:r w:rsidR="008C5F2B">
              <w:t>severe</w:t>
            </w:r>
            <w:r w:rsidR="00484D6E">
              <w:t xml:space="preserve"> </w:t>
            </w:r>
            <w:r w:rsidR="00812743" w:rsidRPr="00896140">
              <w:t>HS</w:t>
            </w:r>
          </w:p>
        </w:tc>
        <w:tc>
          <w:tcPr>
            <w:tcW w:w="1613" w:type="dxa"/>
            <w:tcBorders>
              <w:top w:val="single" w:sz="4" w:space="0" w:color="auto"/>
              <w:left w:val="single" w:sz="4" w:space="0" w:color="auto"/>
              <w:bottom w:val="single" w:sz="4" w:space="0" w:color="auto"/>
              <w:right w:val="single" w:sz="4" w:space="0" w:color="auto"/>
            </w:tcBorders>
            <w:vAlign w:val="center"/>
          </w:tcPr>
          <w:p w14:paraId="06ACD082" w14:textId="662466D0" w:rsidR="008F3A8C" w:rsidRPr="00203639" w:rsidRDefault="008F3A8C" w:rsidP="008F3A8C">
            <w:pPr>
              <w:jc w:val="center"/>
              <w:rPr>
                <w:rFonts w:ascii="Wingdings" w:eastAsia="Wingdings" w:hAnsi="Wingdings" w:cs="Wingdings"/>
                <w:szCs w:val="24"/>
              </w:rPr>
            </w:pPr>
            <w:r w:rsidRPr="00896140">
              <w:rPr>
                <w:rFonts w:ascii="Wingdings" w:eastAsia="Wingdings" w:hAnsi="Wingdings" w:cs="Wingdings"/>
                <w:szCs w:val="24"/>
              </w:rPr>
              <w:t></w:t>
            </w:r>
          </w:p>
        </w:tc>
        <w:tc>
          <w:tcPr>
            <w:tcW w:w="15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9E26955" w14:textId="12F7D7E9" w:rsidR="008F3A8C" w:rsidRPr="0064043F" w:rsidRDefault="008F3A8C" w:rsidP="008F3A8C">
            <w:pPr>
              <w:ind w:right="28"/>
              <w:jc w:val="center"/>
              <w:rPr>
                <w:rFonts w:ascii="Wingdings" w:eastAsia="Wingdings" w:hAnsi="Wingdings" w:cs="Wingdings"/>
                <w:strike/>
              </w:rPr>
            </w:pPr>
          </w:p>
        </w:tc>
      </w:tr>
      <w:tr w:rsidR="00B23FAD" w:rsidRPr="00896140" w14:paraId="6881D129" w14:textId="77777777" w:rsidTr="008C5F2B">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368D482D" w14:textId="5CC7D570" w:rsidR="00B23FAD" w:rsidRPr="00896140" w:rsidRDefault="00B23FAD" w:rsidP="00B23FAD">
            <w:pPr>
              <w:pStyle w:val="ListParagraph"/>
              <w:numPr>
                <w:ilvl w:val="0"/>
                <w:numId w:val="52"/>
              </w:numPr>
              <w:ind w:left="499" w:hanging="357"/>
            </w:pPr>
            <w:r w:rsidRPr="00896140">
              <w:lastRenderedPageBreak/>
              <w:t>I do not typically prescribe biologics for</w:t>
            </w:r>
            <w:r>
              <w:t xml:space="preserve"> </w:t>
            </w:r>
            <w:r w:rsidR="008C5F2B">
              <w:t>moderate</w:t>
            </w:r>
            <w:r>
              <w:t xml:space="preserve"> </w:t>
            </w:r>
            <w:r w:rsidRPr="00896140">
              <w:t>HS</w:t>
            </w:r>
          </w:p>
        </w:tc>
        <w:tc>
          <w:tcPr>
            <w:tcW w:w="161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516AF53" w14:textId="484ED2BF" w:rsidR="00B23FAD" w:rsidRPr="0064043F" w:rsidRDefault="00B23FAD" w:rsidP="00B23FAD">
            <w:pPr>
              <w:jc w:val="center"/>
              <w:rPr>
                <w:rFonts w:ascii="Wingdings" w:eastAsia="Wingdings" w:hAnsi="Wingdings" w:cs="Wingdings"/>
                <w:strike/>
                <w:szCs w:val="24"/>
              </w:rPr>
            </w:pPr>
          </w:p>
        </w:tc>
        <w:tc>
          <w:tcPr>
            <w:tcW w:w="1589" w:type="dxa"/>
            <w:tcBorders>
              <w:top w:val="single" w:sz="4" w:space="0" w:color="auto"/>
              <w:left w:val="single" w:sz="4" w:space="0" w:color="auto"/>
              <w:bottom w:val="single" w:sz="4" w:space="0" w:color="auto"/>
              <w:right w:val="single" w:sz="4" w:space="0" w:color="auto"/>
            </w:tcBorders>
            <w:vAlign w:val="center"/>
          </w:tcPr>
          <w:p w14:paraId="32510035" w14:textId="10CFC59B" w:rsidR="00B23FAD" w:rsidRPr="00896140" w:rsidRDefault="00B23FAD" w:rsidP="00B23FAD">
            <w:pPr>
              <w:ind w:right="28"/>
              <w:jc w:val="center"/>
              <w:rPr>
                <w:rFonts w:ascii="Wingdings" w:eastAsia="Wingdings" w:hAnsi="Wingdings" w:cs="Wingdings"/>
                <w:szCs w:val="24"/>
              </w:rPr>
            </w:pPr>
            <w:r w:rsidRPr="00896140">
              <w:rPr>
                <w:rFonts w:ascii="Wingdings" w:eastAsia="Wingdings" w:hAnsi="Wingdings" w:cs="Wingdings"/>
                <w:szCs w:val="24"/>
              </w:rPr>
              <w:t></w:t>
            </w:r>
          </w:p>
        </w:tc>
      </w:tr>
      <w:tr w:rsidR="008F3A8C" w:rsidRPr="00896140" w14:paraId="2944C10E" w14:textId="77777777">
        <w:trPr>
          <w:trHeight w:val="710"/>
          <w:jc w:val="center"/>
        </w:trPr>
        <w:tc>
          <w:tcPr>
            <w:tcW w:w="8012" w:type="dxa"/>
            <w:tcBorders>
              <w:top w:val="single" w:sz="4" w:space="0" w:color="auto"/>
              <w:left w:val="single" w:sz="4" w:space="0" w:color="auto"/>
              <w:bottom w:val="single" w:sz="4" w:space="0" w:color="auto"/>
              <w:right w:val="single" w:sz="4" w:space="0" w:color="auto"/>
            </w:tcBorders>
            <w:vAlign w:val="center"/>
          </w:tcPr>
          <w:p w14:paraId="66EC2F5C" w14:textId="77777777" w:rsidR="008F3A8C" w:rsidRPr="00896140" w:rsidRDefault="008F3A8C" w:rsidP="001A4CE5">
            <w:pPr>
              <w:pStyle w:val="ListParagraph"/>
              <w:numPr>
                <w:ilvl w:val="0"/>
                <w:numId w:val="52"/>
              </w:numPr>
              <w:ind w:left="499" w:hanging="357"/>
              <w:rPr>
                <w:rFonts w:cs="Arial"/>
                <w:color w:val="000000"/>
                <w:szCs w:val="24"/>
              </w:rPr>
            </w:pPr>
            <w:r w:rsidRPr="00896140">
              <w:t>Other (please specify: ____)</w:t>
            </w:r>
          </w:p>
        </w:tc>
        <w:tc>
          <w:tcPr>
            <w:tcW w:w="1613" w:type="dxa"/>
            <w:tcBorders>
              <w:top w:val="single" w:sz="4" w:space="0" w:color="auto"/>
              <w:left w:val="single" w:sz="4" w:space="0" w:color="auto"/>
              <w:bottom w:val="single" w:sz="4" w:space="0" w:color="auto"/>
              <w:right w:val="single" w:sz="4" w:space="0" w:color="auto"/>
            </w:tcBorders>
            <w:vAlign w:val="center"/>
          </w:tcPr>
          <w:p w14:paraId="128B584F" w14:textId="39384A8A" w:rsidR="008F3A8C" w:rsidRPr="310CEBDC" w:rsidRDefault="006A3D9C" w:rsidP="008F3A8C">
            <w:pPr>
              <w:ind w:right="28"/>
              <w:jc w:val="center"/>
              <w:rPr>
                <w:rFonts w:ascii="Wingdings" w:eastAsia="Wingdings" w:hAnsi="Wingdings" w:cs="Wingdings"/>
              </w:rPr>
            </w:pPr>
            <w:r w:rsidRPr="00896140">
              <w:rPr>
                <w:rFonts w:ascii="Wingdings" w:eastAsia="Wingdings" w:hAnsi="Wingdings" w:cs="Wingdings"/>
                <w:szCs w:val="24"/>
              </w:rPr>
              <w:t></w:t>
            </w:r>
          </w:p>
        </w:tc>
        <w:tc>
          <w:tcPr>
            <w:tcW w:w="1589" w:type="dxa"/>
            <w:tcBorders>
              <w:top w:val="single" w:sz="4" w:space="0" w:color="auto"/>
              <w:left w:val="single" w:sz="4" w:space="0" w:color="auto"/>
              <w:bottom w:val="single" w:sz="4" w:space="0" w:color="auto"/>
              <w:right w:val="single" w:sz="4" w:space="0" w:color="auto"/>
            </w:tcBorders>
            <w:vAlign w:val="center"/>
          </w:tcPr>
          <w:p w14:paraId="0DE1C4BA" w14:textId="21F6C25E" w:rsidR="008F3A8C" w:rsidRPr="00896140" w:rsidRDefault="008F3A8C" w:rsidP="008F3A8C">
            <w:pPr>
              <w:ind w:right="28"/>
              <w:jc w:val="center"/>
              <w:rPr>
                <w:rFonts w:ascii="Wingdings" w:eastAsia="Wingdings" w:hAnsi="Wingdings" w:cs="Wingdings"/>
              </w:rPr>
            </w:pPr>
            <w:r w:rsidRPr="310CEBDC">
              <w:rPr>
                <w:rFonts w:ascii="Wingdings" w:eastAsia="Wingdings" w:hAnsi="Wingdings" w:cs="Wingdings"/>
              </w:rPr>
              <w:t></w:t>
            </w:r>
          </w:p>
        </w:tc>
      </w:tr>
    </w:tbl>
    <w:p w14:paraId="01223D24" w14:textId="77777777" w:rsidR="00812743" w:rsidRDefault="00812743" w:rsidP="00DA59E5">
      <w:pPr>
        <w:ind w:left="720" w:hanging="720"/>
        <w:rPr>
          <w:color w:val="0000FF"/>
        </w:rPr>
      </w:pPr>
    </w:p>
    <w:p w14:paraId="04C4C897" w14:textId="5A423496" w:rsidR="00DA59E5" w:rsidRDefault="008656F3" w:rsidP="00DA59E5">
      <w:pPr>
        <w:ind w:left="720" w:hanging="720"/>
      </w:pPr>
      <w:r>
        <w:rPr>
          <w:color w:val="0000FF"/>
        </w:rPr>
        <w:t>A6</w:t>
      </w:r>
      <w:r w:rsidR="00625A9A" w:rsidRPr="00896140">
        <w:rPr>
          <w:color w:val="0000FF"/>
        </w:rPr>
        <w:t>.</w:t>
      </w:r>
      <w:r w:rsidR="00625A9A" w:rsidRPr="00896140">
        <w:rPr>
          <w:color w:val="0000FF"/>
        </w:rPr>
        <w:tab/>
      </w:r>
      <w:r w:rsidR="002249C0">
        <w:t xml:space="preserve">How important are each of the following </w:t>
      </w:r>
      <w:r w:rsidR="001E0E33" w:rsidRPr="001E0E33">
        <w:rPr>
          <w:b/>
          <w:bCs/>
        </w:rPr>
        <w:t>reasons</w:t>
      </w:r>
      <w:r w:rsidR="002249C0">
        <w:rPr>
          <w:b/>
          <w:bCs/>
        </w:rPr>
        <w:t xml:space="preserve"> </w:t>
      </w:r>
      <w:r w:rsidR="002249C0" w:rsidRPr="002249C0">
        <w:t>for you</w:t>
      </w:r>
      <w:r w:rsidR="001E0E33" w:rsidRPr="001E0E33">
        <w:rPr>
          <w:b/>
          <w:bCs/>
        </w:rPr>
        <w:t xml:space="preserve"> </w:t>
      </w:r>
      <w:r w:rsidR="002249C0">
        <w:t xml:space="preserve">to </w:t>
      </w:r>
      <w:r w:rsidR="006278C2">
        <w:t>consider</w:t>
      </w:r>
      <w:r w:rsidR="001E0E33" w:rsidRPr="001E0E33">
        <w:rPr>
          <w:b/>
          <w:bCs/>
        </w:rPr>
        <w:t xml:space="preserve"> initiating a biologic</w:t>
      </w:r>
      <w:r w:rsidR="00A739FC">
        <w:rPr>
          <w:b/>
          <w:bCs/>
        </w:rPr>
        <w:t xml:space="preserve"> therapy</w:t>
      </w:r>
      <w:r w:rsidR="001E0E33" w:rsidRPr="001E0E33">
        <w:rPr>
          <w:b/>
          <w:bCs/>
        </w:rPr>
        <w:t xml:space="preserve"> for </w:t>
      </w:r>
      <w:r w:rsidR="00DA59E5">
        <w:t xml:space="preserve">your </w:t>
      </w:r>
      <w:r w:rsidR="00BC24E9">
        <w:rPr>
          <w:rFonts w:cs="Arial"/>
          <w:b/>
          <w:szCs w:val="24"/>
        </w:rPr>
        <w:t>moderate to severe</w:t>
      </w:r>
      <w:r w:rsidR="00BC24E9" w:rsidRPr="00DA59E5">
        <w:rPr>
          <w:b/>
          <w:bCs/>
        </w:rPr>
        <w:t xml:space="preserve"> </w:t>
      </w:r>
      <w:r w:rsidR="00006A8C">
        <w:rPr>
          <w:b/>
          <w:bCs/>
        </w:rPr>
        <w:t xml:space="preserve">THERAPY AREA </w:t>
      </w:r>
      <w:r w:rsidR="001E0E33" w:rsidRPr="001E0E33">
        <w:rPr>
          <w:b/>
          <w:bCs/>
        </w:rPr>
        <w:t>patients</w:t>
      </w:r>
      <w:r w:rsidR="00DA59E5">
        <w:t>?</w:t>
      </w:r>
    </w:p>
    <w:p w14:paraId="3EA097AF" w14:textId="31E7D863" w:rsidR="00DA59E5" w:rsidRDefault="00DA59E5" w:rsidP="00DA59E5">
      <w:pPr>
        <w:ind w:left="720" w:hanging="720"/>
        <w:rPr>
          <w:color w:val="0000FF"/>
        </w:rPr>
      </w:pPr>
      <w:r>
        <w:rPr>
          <w:color w:val="0000FF"/>
        </w:rPr>
        <w:tab/>
      </w:r>
    </w:p>
    <w:p w14:paraId="469A6C92" w14:textId="40B7A62C" w:rsidR="007D66B2" w:rsidRPr="005C5E96" w:rsidRDefault="007D66B2" w:rsidP="007D66B2">
      <w:pPr>
        <w:autoSpaceDE w:val="0"/>
        <w:autoSpaceDN w:val="0"/>
        <w:adjustRightInd w:val="0"/>
        <w:ind w:left="720" w:right="360"/>
      </w:pPr>
      <w:r w:rsidRPr="005C5E96">
        <w:t xml:space="preserve">Please rate </w:t>
      </w:r>
      <w:r w:rsidRPr="005C5E96">
        <w:rPr>
          <w:bCs/>
        </w:rPr>
        <w:t xml:space="preserve">each </w:t>
      </w:r>
      <w:r w:rsidRPr="007D66B2">
        <w:rPr>
          <w:b/>
        </w:rPr>
        <w:t>reason</w:t>
      </w:r>
      <w:r>
        <w:rPr>
          <w:bCs/>
        </w:rPr>
        <w:t xml:space="preserve"> </w:t>
      </w:r>
      <w:r w:rsidRPr="005C5E96">
        <w:t xml:space="preserve">on a 7-point scale, where 1 = “Not at all </w:t>
      </w:r>
      <w:r>
        <w:t>Important</w:t>
      </w:r>
      <w:r w:rsidRPr="005C5E96">
        <w:t xml:space="preserve">” and 7 = “Extremely </w:t>
      </w:r>
      <w:r>
        <w:t>Important</w:t>
      </w:r>
      <w:r w:rsidRPr="005C5E96">
        <w:t>” about the treatment</w:t>
      </w:r>
      <w:r>
        <w:t>.</w:t>
      </w:r>
    </w:p>
    <w:p w14:paraId="2D440A96" w14:textId="77777777" w:rsidR="007D66B2" w:rsidRPr="005C5E96" w:rsidRDefault="007D66B2" w:rsidP="007D66B2">
      <w:pPr>
        <w:autoSpaceDE w:val="0"/>
        <w:autoSpaceDN w:val="0"/>
        <w:adjustRightInd w:val="0"/>
        <w:ind w:left="720" w:right="360" w:hanging="720"/>
      </w:pPr>
    </w:p>
    <w:p w14:paraId="2656E566" w14:textId="5F481457" w:rsidR="007D66B2" w:rsidRPr="005C5E96" w:rsidRDefault="007D66B2" w:rsidP="007D66B2">
      <w:pPr>
        <w:autoSpaceDE w:val="0"/>
        <w:autoSpaceDN w:val="0"/>
        <w:adjustRightInd w:val="0"/>
        <w:ind w:left="720" w:hanging="720"/>
        <w:rPr>
          <w:color w:val="0000FF"/>
        </w:rPr>
      </w:pPr>
      <w:r w:rsidRPr="005C5E96">
        <w:tab/>
      </w:r>
      <w:r w:rsidRPr="005C5E96">
        <w:rPr>
          <w:color w:val="0000FF"/>
        </w:rPr>
        <w:t>[PN: Allow only one selection per row.</w:t>
      </w:r>
      <w:r>
        <w:rPr>
          <w:color w:val="0000FF"/>
        </w:rPr>
        <w:t xml:space="preserve"> Randomize options. </w:t>
      </w:r>
      <w:r w:rsidRPr="005C5E96">
        <w:rPr>
          <w:rFonts w:cs="Arial"/>
          <w:color w:val="0000FF"/>
        </w:rPr>
        <w:t>Insert 7-point scale with anchor words.</w:t>
      </w:r>
      <w:r w:rsidRPr="00E8027B">
        <w:rPr>
          <w:rFonts w:cs="Arial"/>
          <w:bCs/>
          <w:color w:val="0000FF"/>
        </w:rPr>
        <w:t xml:space="preserve"> </w:t>
      </w:r>
      <w:r w:rsidRPr="008B6D53">
        <w:rPr>
          <w:rFonts w:cs="Arial"/>
          <w:color w:val="0000FF"/>
        </w:rPr>
        <w:t xml:space="preserve">If the respondent selects </w:t>
      </w:r>
      <w:r w:rsidR="007A3D9A">
        <w:rPr>
          <w:rFonts w:cs="Arial"/>
          <w:color w:val="0000FF"/>
        </w:rPr>
        <w:t>the same rating</w:t>
      </w:r>
      <w:r w:rsidRPr="008B6D53">
        <w:rPr>
          <w:rFonts w:cs="Arial"/>
          <w:color w:val="0000FF"/>
        </w:rPr>
        <w:t xml:space="preserve"> for all </w:t>
      </w:r>
      <w:r w:rsidR="007A3D9A">
        <w:rPr>
          <w:rFonts w:cs="Arial"/>
          <w:color w:val="0000FF"/>
        </w:rPr>
        <w:t>reasons</w:t>
      </w:r>
      <w:r w:rsidRPr="008B6D53">
        <w:rPr>
          <w:rFonts w:cs="Arial"/>
          <w:color w:val="0000FF"/>
        </w:rPr>
        <w:t>, then please display the pop-up message as “</w:t>
      </w:r>
      <w:r w:rsidRPr="008B6D53">
        <w:rPr>
          <w:rFonts w:cs="Arial"/>
          <w:b/>
        </w:rPr>
        <w:t xml:space="preserve">Currently you have indicated that you </w:t>
      </w:r>
      <w:r w:rsidR="007A3D9A">
        <w:rPr>
          <w:rFonts w:cs="Arial"/>
          <w:b/>
        </w:rPr>
        <w:t>consider each reason</w:t>
      </w:r>
      <w:r w:rsidR="008D420C">
        <w:rPr>
          <w:rFonts w:cs="Arial"/>
          <w:b/>
        </w:rPr>
        <w:t xml:space="preserve"> to be equally important.</w:t>
      </w:r>
      <w:r w:rsidRPr="008B6D53">
        <w:rPr>
          <w:rFonts w:cs="Arial"/>
          <w:b/>
        </w:rPr>
        <w:t xml:space="preserve"> </w:t>
      </w:r>
      <w:r w:rsidR="008D420C">
        <w:rPr>
          <w:rFonts w:cs="Arial"/>
          <w:b/>
        </w:rPr>
        <w:t>P</w:t>
      </w:r>
      <w:r w:rsidRPr="008B6D53">
        <w:rPr>
          <w:rFonts w:cs="Arial"/>
          <w:b/>
        </w:rPr>
        <w:t>lease review and confirm your selection.</w:t>
      </w:r>
      <w:r w:rsidRPr="008B6D53">
        <w:rPr>
          <w:rFonts w:cs="Arial"/>
          <w:color w:val="0000FF"/>
        </w:rPr>
        <w:t>” with “</w:t>
      </w:r>
      <w:r w:rsidRPr="008B6D53">
        <w:rPr>
          <w:rFonts w:cs="Arial"/>
          <w:b/>
        </w:rPr>
        <w:t>OK</w:t>
      </w:r>
      <w:r w:rsidRPr="008B6D53">
        <w:rPr>
          <w:rFonts w:cs="Arial"/>
          <w:color w:val="0000FF"/>
        </w:rPr>
        <w:t>” button</w:t>
      </w:r>
      <w:r>
        <w:rPr>
          <w:rFonts w:cs="Arial"/>
          <w:color w:val="0000FF"/>
        </w:rPr>
        <w:t>.</w:t>
      </w:r>
      <w:r w:rsidRPr="005C5E96">
        <w:rPr>
          <w:color w:val="0000FF"/>
        </w:rPr>
        <w:t>]</w:t>
      </w:r>
    </w:p>
    <w:p w14:paraId="3CDA18AF" w14:textId="77777777" w:rsidR="008D420C" w:rsidRDefault="008D420C" w:rsidP="007D66B2">
      <w:pPr>
        <w:autoSpaceDE w:val="0"/>
        <w:autoSpaceDN w:val="0"/>
        <w:adjustRightInd w:val="0"/>
        <w:ind w:left="720" w:hanging="720"/>
        <w:rPr>
          <w:color w:val="0000FF"/>
        </w:rPr>
      </w:pPr>
    </w:p>
    <w:tbl>
      <w:tblPr>
        <w:tblW w:w="11348" w:type="dxa"/>
        <w:tblInd w:w="-1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3273"/>
        <w:gridCol w:w="2333"/>
        <w:gridCol w:w="684"/>
        <w:gridCol w:w="685"/>
        <w:gridCol w:w="685"/>
        <w:gridCol w:w="685"/>
        <w:gridCol w:w="685"/>
        <w:gridCol w:w="2318"/>
      </w:tblGrid>
      <w:tr w:rsidR="008D420C" w:rsidRPr="005C5E96" w14:paraId="3385DB01" w14:textId="77777777" w:rsidTr="310CEBDC">
        <w:trPr>
          <w:trHeight w:val="58"/>
        </w:trPr>
        <w:tc>
          <w:tcPr>
            <w:tcW w:w="3273" w:type="dxa"/>
            <w:vAlign w:val="center"/>
          </w:tcPr>
          <w:p w14:paraId="157BB601" w14:textId="00D5B5F6" w:rsidR="008D420C" w:rsidRPr="005C5E96" w:rsidRDefault="306FC380">
            <w:pPr>
              <w:spacing w:before="60" w:after="60"/>
              <w:jc w:val="center"/>
              <w:rPr>
                <w:rFonts w:cs="Arial"/>
              </w:rPr>
            </w:pPr>
            <w:r w:rsidRPr="310CEBDC">
              <w:rPr>
                <w:rFonts w:cs="Arial"/>
                <w:b/>
                <w:bCs/>
              </w:rPr>
              <w:t>Reasons</w:t>
            </w:r>
          </w:p>
        </w:tc>
        <w:tc>
          <w:tcPr>
            <w:tcW w:w="2333" w:type="dxa"/>
            <w:vAlign w:val="bottom"/>
          </w:tcPr>
          <w:p w14:paraId="46020CD2" w14:textId="77777777" w:rsidR="008D420C" w:rsidRPr="001D1B9E" w:rsidRDefault="008D420C">
            <w:pPr>
              <w:jc w:val="center"/>
              <w:rPr>
                <w:b/>
              </w:rPr>
            </w:pPr>
            <w:r w:rsidRPr="001D1B9E">
              <w:rPr>
                <w:b/>
              </w:rPr>
              <w:t>Not at all</w:t>
            </w:r>
          </w:p>
          <w:p w14:paraId="57B2A091" w14:textId="0DBE0D29" w:rsidR="008D420C" w:rsidRPr="001D1B9E" w:rsidRDefault="008D420C">
            <w:pPr>
              <w:jc w:val="center"/>
              <w:rPr>
                <w:b/>
              </w:rPr>
            </w:pPr>
            <w:r>
              <w:rPr>
                <w:b/>
              </w:rPr>
              <w:t>Important</w:t>
            </w:r>
          </w:p>
          <w:p w14:paraId="7AC6B111" w14:textId="77777777" w:rsidR="008D420C" w:rsidRPr="005C5E96" w:rsidRDefault="008D420C">
            <w:pPr>
              <w:jc w:val="center"/>
              <w:rPr>
                <w:rFonts w:cs="Arial"/>
              </w:rPr>
            </w:pPr>
            <w:r w:rsidRPr="001D1B9E">
              <w:rPr>
                <w:b/>
              </w:rPr>
              <w:t>1</w:t>
            </w:r>
          </w:p>
        </w:tc>
        <w:tc>
          <w:tcPr>
            <w:tcW w:w="684" w:type="dxa"/>
            <w:vAlign w:val="bottom"/>
          </w:tcPr>
          <w:p w14:paraId="3383C393" w14:textId="77777777" w:rsidR="008D420C" w:rsidRPr="005C5E96" w:rsidRDefault="008D420C">
            <w:pPr>
              <w:jc w:val="center"/>
              <w:rPr>
                <w:rFonts w:cs="Arial"/>
                <w:b/>
              </w:rPr>
            </w:pPr>
            <w:r w:rsidRPr="001D1B9E">
              <w:rPr>
                <w:b/>
              </w:rPr>
              <w:t>2</w:t>
            </w:r>
          </w:p>
        </w:tc>
        <w:tc>
          <w:tcPr>
            <w:tcW w:w="685" w:type="dxa"/>
            <w:vAlign w:val="bottom"/>
          </w:tcPr>
          <w:p w14:paraId="60F2B58B" w14:textId="77777777" w:rsidR="008D420C" w:rsidRPr="005C5E96" w:rsidRDefault="008D420C">
            <w:pPr>
              <w:jc w:val="center"/>
              <w:rPr>
                <w:rFonts w:cs="Arial"/>
                <w:b/>
              </w:rPr>
            </w:pPr>
            <w:r w:rsidRPr="001D1B9E">
              <w:rPr>
                <w:b/>
              </w:rPr>
              <w:t>3</w:t>
            </w:r>
          </w:p>
        </w:tc>
        <w:tc>
          <w:tcPr>
            <w:tcW w:w="685" w:type="dxa"/>
            <w:vAlign w:val="bottom"/>
          </w:tcPr>
          <w:p w14:paraId="5A2B78DA" w14:textId="77777777" w:rsidR="008D420C" w:rsidRPr="005C5E96" w:rsidRDefault="008D420C">
            <w:pPr>
              <w:jc w:val="center"/>
              <w:rPr>
                <w:rFonts w:cs="Arial"/>
                <w:b/>
              </w:rPr>
            </w:pPr>
            <w:r w:rsidRPr="001D1B9E">
              <w:rPr>
                <w:b/>
              </w:rPr>
              <w:t>4</w:t>
            </w:r>
          </w:p>
        </w:tc>
        <w:tc>
          <w:tcPr>
            <w:tcW w:w="685" w:type="dxa"/>
            <w:vAlign w:val="bottom"/>
          </w:tcPr>
          <w:p w14:paraId="50C8177D" w14:textId="77777777" w:rsidR="008D420C" w:rsidRPr="005C5E96" w:rsidRDefault="008D420C">
            <w:pPr>
              <w:jc w:val="center"/>
              <w:rPr>
                <w:rFonts w:cs="Arial"/>
                <w:b/>
              </w:rPr>
            </w:pPr>
            <w:r w:rsidRPr="001D1B9E">
              <w:rPr>
                <w:b/>
              </w:rPr>
              <w:t>5</w:t>
            </w:r>
          </w:p>
        </w:tc>
        <w:tc>
          <w:tcPr>
            <w:tcW w:w="685" w:type="dxa"/>
            <w:vAlign w:val="bottom"/>
          </w:tcPr>
          <w:p w14:paraId="2739FD83" w14:textId="77777777" w:rsidR="008D420C" w:rsidRPr="005C5E96" w:rsidRDefault="008D420C">
            <w:pPr>
              <w:jc w:val="center"/>
              <w:rPr>
                <w:rFonts w:cs="Arial"/>
                <w:b/>
              </w:rPr>
            </w:pPr>
            <w:r w:rsidRPr="001D1B9E">
              <w:rPr>
                <w:b/>
              </w:rPr>
              <w:t>6</w:t>
            </w:r>
          </w:p>
        </w:tc>
        <w:tc>
          <w:tcPr>
            <w:tcW w:w="2318" w:type="dxa"/>
            <w:vAlign w:val="bottom"/>
          </w:tcPr>
          <w:p w14:paraId="76BF6207" w14:textId="77777777" w:rsidR="008D420C" w:rsidRPr="001D1B9E" w:rsidRDefault="008D420C">
            <w:pPr>
              <w:ind w:left="714" w:hanging="714"/>
              <w:jc w:val="center"/>
              <w:rPr>
                <w:b/>
              </w:rPr>
            </w:pPr>
            <w:r w:rsidRPr="001D1B9E">
              <w:rPr>
                <w:b/>
              </w:rPr>
              <w:t>Extremely</w:t>
            </w:r>
          </w:p>
          <w:p w14:paraId="2720A5C6" w14:textId="7BC98420" w:rsidR="008D420C" w:rsidRPr="001D1B9E" w:rsidRDefault="008D420C">
            <w:pPr>
              <w:ind w:left="22" w:hanging="22"/>
              <w:jc w:val="center"/>
              <w:rPr>
                <w:b/>
              </w:rPr>
            </w:pPr>
            <w:r>
              <w:rPr>
                <w:b/>
              </w:rPr>
              <w:t>Important</w:t>
            </w:r>
          </w:p>
          <w:p w14:paraId="2A8460E4" w14:textId="77777777" w:rsidR="008D420C" w:rsidRPr="005C5E96" w:rsidRDefault="008D420C">
            <w:pPr>
              <w:jc w:val="center"/>
              <w:rPr>
                <w:rFonts w:cs="Arial"/>
              </w:rPr>
            </w:pPr>
            <w:r w:rsidRPr="001D1B9E">
              <w:rPr>
                <w:b/>
              </w:rPr>
              <w:t>7</w:t>
            </w:r>
          </w:p>
        </w:tc>
      </w:tr>
      <w:tr w:rsidR="008D420C" w:rsidRPr="005C5E96" w14:paraId="2B1B7AD8" w14:textId="77777777" w:rsidTr="310CEBDC">
        <w:trPr>
          <w:trHeight w:val="398"/>
        </w:trPr>
        <w:tc>
          <w:tcPr>
            <w:tcW w:w="3273" w:type="dxa"/>
            <w:vAlign w:val="center"/>
          </w:tcPr>
          <w:p w14:paraId="312F767A" w14:textId="12FC2192" w:rsidR="008D420C" w:rsidRPr="005C5E96" w:rsidRDefault="008D420C" w:rsidP="003A2961">
            <w:pPr>
              <w:numPr>
                <w:ilvl w:val="0"/>
                <w:numId w:val="48"/>
              </w:numPr>
              <w:ind w:left="504"/>
              <w:rPr>
                <w:rFonts w:cs="Arial"/>
                <w:bCs/>
              </w:rPr>
            </w:pPr>
            <w:r w:rsidRPr="00CE6013">
              <w:rPr>
                <w:rFonts w:cs="Arial"/>
                <w:szCs w:val="24"/>
              </w:rPr>
              <w:t>To improve patient’s quality of life</w:t>
            </w:r>
          </w:p>
        </w:tc>
        <w:tc>
          <w:tcPr>
            <w:tcW w:w="2333" w:type="dxa"/>
            <w:vAlign w:val="center"/>
          </w:tcPr>
          <w:p w14:paraId="04E0FA3E" w14:textId="77777777" w:rsidR="008D420C" w:rsidRPr="005C5E96" w:rsidRDefault="008D420C" w:rsidP="008D420C">
            <w:pPr>
              <w:jc w:val="center"/>
              <w:rPr>
                <w:rFonts w:cs="Arial"/>
              </w:rPr>
            </w:pPr>
            <w:r w:rsidRPr="005C5E96">
              <w:rPr>
                <w:rFonts w:ascii="Wingdings" w:eastAsia="Wingdings" w:hAnsi="Wingdings" w:cs="Wingdings"/>
              </w:rPr>
              <w:t></w:t>
            </w:r>
          </w:p>
        </w:tc>
        <w:tc>
          <w:tcPr>
            <w:tcW w:w="684" w:type="dxa"/>
            <w:vAlign w:val="center"/>
          </w:tcPr>
          <w:p w14:paraId="45ECE0C8" w14:textId="77777777" w:rsidR="008D420C" w:rsidRPr="005C5E96" w:rsidRDefault="008D420C" w:rsidP="008D420C">
            <w:pPr>
              <w:ind w:left="-132" w:right="-78"/>
              <w:jc w:val="center"/>
              <w:rPr>
                <w:rFonts w:cs="Arial"/>
              </w:rPr>
            </w:pPr>
            <w:r w:rsidRPr="005C5E96">
              <w:rPr>
                <w:rFonts w:ascii="Wingdings" w:eastAsia="Wingdings" w:hAnsi="Wingdings" w:cs="Wingdings"/>
              </w:rPr>
              <w:t></w:t>
            </w:r>
          </w:p>
        </w:tc>
        <w:tc>
          <w:tcPr>
            <w:tcW w:w="685" w:type="dxa"/>
            <w:vAlign w:val="center"/>
          </w:tcPr>
          <w:p w14:paraId="2B7844B4" w14:textId="77777777" w:rsidR="008D420C" w:rsidRPr="005C5E96" w:rsidRDefault="008D420C" w:rsidP="008D420C">
            <w:pPr>
              <w:ind w:left="-152" w:right="-114"/>
              <w:jc w:val="center"/>
              <w:rPr>
                <w:rFonts w:cs="Arial"/>
              </w:rPr>
            </w:pPr>
            <w:r w:rsidRPr="005C5E96">
              <w:rPr>
                <w:rFonts w:ascii="Wingdings" w:eastAsia="Wingdings" w:hAnsi="Wingdings" w:cs="Wingdings"/>
              </w:rPr>
              <w:t></w:t>
            </w:r>
          </w:p>
        </w:tc>
        <w:tc>
          <w:tcPr>
            <w:tcW w:w="685" w:type="dxa"/>
            <w:vAlign w:val="center"/>
          </w:tcPr>
          <w:p w14:paraId="3FF08462" w14:textId="77777777" w:rsidR="008D420C" w:rsidRPr="005C5E96" w:rsidRDefault="008D420C" w:rsidP="008D420C">
            <w:pPr>
              <w:ind w:left="-172" w:right="-89"/>
              <w:jc w:val="center"/>
              <w:rPr>
                <w:rFonts w:cs="Arial"/>
              </w:rPr>
            </w:pPr>
            <w:r w:rsidRPr="005C5E96">
              <w:rPr>
                <w:rFonts w:ascii="Wingdings" w:eastAsia="Wingdings" w:hAnsi="Wingdings" w:cs="Wingdings"/>
              </w:rPr>
              <w:t></w:t>
            </w:r>
          </w:p>
        </w:tc>
        <w:tc>
          <w:tcPr>
            <w:tcW w:w="685" w:type="dxa"/>
            <w:vAlign w:val="center"/>
          </w:tcPr>
          <w:p w14:paraId="09137906" w14:textId="77777777" w:rsidR="008D420C" w:rsidRPr="005C5E96" w:rsidRDefault="008D420C" w:rsidP="008D420C">
            <w:pPr>
              <w:ind w:left="-28" w:right="-65"/>
              <w:jc w:val="center"/>
              <w:rPr>
                <w:rFonts w:cs="Arial"/>
              </w:rPr>
            </w:pPr>
            <w:r w:rsidRPr="005C5E96">
              <w:rPr>
                <w:rFonts w:ascii="Wingdings" w:eastAsia="Wingdings" w:hAnsi="Wingdings" w:cs="Wingdings"/>
              </w:rPr>
              <w:t></w:t>
            </w:r>
          </w:p>
        </w:tc>
        <w:tc>
          <w:tcPr>
            <w:tcW w:w="685" w:type="dxa"/>
            <w:vAlign w:val="center"/>
          </w:tcPr>
          <w:p w14:paraId="4B16915A" w14:textId="77777777" w:rsidR="008D420C" w:rsidRPr="005C5E96" w:rsidRDefault="008D420C" w:rsidP="008D420C">
            <w:pPr>
              <w:ind w:left="-53"/>
              <w:jc w:val="center"/>
              <w:rPr>
                <w:rFonts w:cs="Arial"/>
              </w:rPr>
            </w:pPr>
            <w:r w:rsidRPr="005C5E96">
              <w:rPr>
                <w:rFonts w:ascii="Wingdings" w:eastAsia="Wingdings" w:hAnsi="Wingdings" w:cs="Wingdings"/>
              </w:rPr>
              <w:t></w:t>
            </w:r>
          </w:p>
        </w:tc>
        <w:tc>
          <w:tcPr>
            <w:tcW w:w="2318" w:type="dxa"/>
            <w:vAlign w:val="center"/>
          </w:tcPr>
          <w:p w14:paraId="3BD3100C" w14:textId="77777777" w:rsidR="008D420C" w:rsidRPr="005C5E96" w:rsidRDefault="008D420C" w:rsidP="008D420C">
            <w:pPr>
              <w:jc w:val="center"/>
              <w:rPr>
                <w:rFonts w:cs="Arial"/>
              </w:rPr>
            </w:pPr>
            <w:r w:rsidRPr="005C5E96">
              <w:rPr>
                <w:rFonts w:ascii="Wingdings" w:eastAsia="Wingdings" w:hAnsi="Wingdings" w:cs="Wingdings"/>
              </w:rPr>
              <w:t></w:t>
            </w:r>
          </w:p>
        </w:tc>
      </w:tr>
      <w:tr w:rsidR="008D420C" w:rsidRPr="005C5E96" w14:paraId="4D61D90E" w14:textId="77777777" w:rsidTr="310CEBDC">
        <w:trPr>
          <w:trHeight w:val="398"/>
        </w:trPr>
        <w:tc>
          <w:tcPr>
            <w:tcW w:w="3273" w:type="dxa"/>
            <w:vAlign w:val="center"/>
          </w:tcPr>
          <w:p w14:paraId="58448C2E" w14:textId="37B8924B" w:rsidR="008D420C" w:rsidRDefault="008D420C" w:rsidP="003A2961">
            <w:pPr>
              <w:numPr>
                <w:ilvl w:val="0"/>
                <w:numId w:val="48"/>
              </w:numPr>
              <w:ind w:left="499"/>
              <w:rPr>
                <w:rFonts w:cs="Arial"/>
              </w:rPr>
            </w:pPr>
            <w:r w:rsidRPr="00CE6013">
              <w:rPr>
                <w:rFonts w:cs="Arial"/>
                <w:szCs w:val="24"/>
              </w:rPr>
              <w:t>To slow the progression of disease</w:t>
            </w:r>
          </w:p>
        </w:tc>
        <w:tc>
          <w:tcPr>
            <w:tcW w:w="2333" w:type="dxa"/>
            <w:vAlign w:val="center"/>
          </w:tcPr>
          <w:p w14:paraId="58C2A723"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3E92CF2B"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21227C37"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43040A6B"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D108CCE"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4EF67DD2"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6145C9F6"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772C3596" w14:textId="77777777" w:rsidTr="310CEBDC">
        <w:trPr>
          <w:trHeight w:val="398"/>
        </w:trPr>
        <w:tc>
          <w:tcPr>
            <w:tcW w:w="3273" w:type="dxa"/>
            <w:vAlign w:val="center"/>
          </w:tcPr>
          <w:p w14:paraId="3DD0BD23" w14:textId="773722F0" w:rsidR="008D420C" w:rsidRDefault="008D420C" w:rsidP="003A2961">
            <w:pPr>
              <w:numPr>
                <w:ilvl w:val="0"/>
                <w:numId w:val="48"/>
              </w:numPr>
              <w:ind w:left="499"/>
              <w:rPr>
                <w:rFonts w:cs="Arial"/>
              </w:rPr>
            </w:pPr>
            <w:r w:rsidRPr="00CE6013">
              <w:rPr>
                <w:rFonts w:cs="Arial"/>
                <w:szCs w:val="24"/>
              </w:rPr>
              <w:t>Want to delay/prevent surgery</w:t>
            </w:r>
          </w:p>
        </w:tc>
        <w:tc>
          <w:tcPr>
            <w:tcW w:w="2333" w:type="dxa"/>
            <w:vAlign w:val="center"/>
          </w:tcPr>
          <w:p w14:paraId="0BF4B365"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4592EEB3"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30DC2E08"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9DEBD0E"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410774E3"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561C0826"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0C7171ED"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18E6B648" w14:textId="77777777" w:rsidTr="310CEBDC">
        <w:trPr>
          <w:trHeight w:val="398"/>
        </w:trPr>
        <w:tc>
          <w:tcPr>
            <w:tcW w:w="3273" w:type="dxa"/>
            <w:vAlign w:val="center"/>
          </w:tcPr>
          <w:p w14:paraId="7610A6F0" w14:textId="6C2A0420" w:rsidR="008D420C" w:rsidRPr="00896140" w:rsidRDefault="008D420C" w:rsidP="003A2961">
            <w:pPr>
              <w:numPr>
                <w:ilvl w:val="0"/>
                <w:numId w:val="48"/>
              </w:numPr>
              <w:ind w:left="499"/>
              <w:rPr>
                <w:rStyle w:val="CommentReference"/>
                <w:sz w:val="24"/>
                <w:szCs w:val="24"/>
              </w:rPr>
            </w:pPr>
            <w:r w:rsidRPr="00CE6013">
              <w:rPr>
                <w:rFonts w:cs="Arial"/>
                <w:szCs w:val="24"/>
              </w:rPr>
              <w:t>To improve patient compliance/persistence</w:t>
            </w:r>
          </w:p>
        </w:tc>
        <w:tc>
          <w:tcPr>
            <w:tcW w:w="2333" w:type="dxa"/>
            <w:vAlign w:val="center"/>
          </w:tcPr>
          <w:p w14:paraId="77E1314E"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152D81BD"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DD6E1A4"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79B09FA"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1DA748A"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14B5BF3B"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1B75FFE5"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22517C07" w14:textId="77777777" w:rsidTr="310CEBDC">
        <w:trPr>
          <w:trHeight w:val="398"/>
        </w:trPr>
        <w:tc>
          <w:tcPr>
            <w:tcW w:w="3273" w:type="dxa"/>
            <w:vAlign w:val="center"/>
          </w:tcPr>
          <w:p w14:paraId="65EBA393" w14:textId="00ED6E41" w:rsidR="008D420C" w:rsidRPr="00896140" w:rsidRDefault="008D420C" w:rsidP="003A2961">
            <w:pPr>
              <w:numPr>
                <w:ilvl w:val="0"/>
                <w:numId w:val="48"/>
              </w:numPr>
              <w:ind w:left="499"/>
              <w:rPr>
                <w:rStyle w:val="CommentReference"/>
                <w:sz w:val="24"/>
                <w:szCs w:val="24"/>
              </w:rPr>
            </w:pPr>
            <w:r w:rsidRPr="00CE6013">
              <w:rPr>
                <w:rFonts w:cs="Arial"/>
                <w:szCs w:val="24"/>
              </w:rPr>
              <w:t>Patient is poorly controlled on their current treatment</w:t>
            </w:r>
          </w:p>
        </w:tc>
        <w:tc>
          <w:tcPr>
            <w:tcW w:w="2333" w:type="dxa"/>
            <w:vAlign w:val="center"/>
          </w:tcPr>
          <w:p w14:paraId="1BEF19D1"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3EBE317B"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217D0B42"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5525B911"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2339B611"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80A6B6F"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42C8898B"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1572A694" w14:textId="77777777" w:rsidTr="310CEBDC">
        <w:trPr>
          <w:trHeight w:val="398"/>
        </w:trPr>
        <w:tc>
          <w:tcPr>
            <w:tcW w:w="3273" w:type="dxa"/>
            <w:vAlign w:val="center"/>
          </w:tcPr>
          <w:p w14:paraId="2B0FECEA" w14:textId="5E034A80" w:rsidR="008D420C" w:rsidRPr="00896140" w:rsidRDefault="008D420C" w:rsidP="003A2961">
            <w:pPr>
              <w:numPr>
                <w:ilvl w:val="0"/>
                <w:numId w:val="48"/>
              </w:numPr>
              <w:ind w:left="499"/>
              <w:rPr>
                <w:rStyle w:val="CommentReference"/>
                <w:sz w:val="24"/>
                <w:szCs w:val="24"/>
              </w:rPr>
            </w:pPr>
            <w:r w:rsidRPr="00CE6013">
              <w:rPr>
                <w:rFonts w:cs="Arial"/>
                <w:szCs w:val="24"/>
              </w:rPr>
              <w:t>Exhausted other treatment options</w:t>
            </w:r>
          </w:p>
        </w:tc>
        <w:tc>
          <w:tcPr>
            <w:tcW w:w="2333" w:type="dxa"/>
            <w:vAlign w:val="center"/>
          </w:tcPr>
          <w:p w14:paraId="1D0094B7"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3A5603CD"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10DCA8B7"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C4134C4"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C923D8F"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4150889E"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4995DE01"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02FC073F" w14:textId="77777777" w:rsidTr="310CEBDC">
        <w:trPr>
          <w:trHeight w:val="398"/>
        </w:trPr>
        <w:tc>
          <w:tcPr>
            <w:tcW w:w="3273" w:type="dxa"/>
            <w:vAlign w:val="center"/>
          </w:tcPr>
          <w:p w14:paraId="6A6D49EA" w14:textId="2E2D6A42" w:rsidR="008D420C" w:rsidRPr="00896140" w:rsidRDefault="008D420C" w:rsidP="003A2961">
            <w:pPr>
              <w:numPr>
                <w:ilvl w:val="0"/>
                <w:numId w:val="48"/>
              </w:numPr>
              <w:ind w:left="499"/>
              <w:rPr>
                <w:rStyle w:val="CommentReference"/>
                <w:sz w:val="24"/>
                <w:szCs w:val="24"/>
              </w:rPr>
            </w:pPr>
            <w:r w:rsidRPr="00CE6013">
              <w:rPr>
                <w:rFonts w:cs="Arial"/>
                <w:szCs w:val="24"/>
              </w:rPr>
              <w:t>Concerns about antibiotic resistance</w:t>
            </w:r>
          </w:p>
        </w:tc>
        <w:tc>
          <w:tcPr>
            <w:tcW w:w="2333" w:type="dxa"/>
            <w:vAlign w:val="center"/>
          </w:tcPr>
          <w:p w14:paraId="7DB98127"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509CABA1"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25712013"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FE8318B"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9C1ADFE"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63C8C90"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3BE95F5B"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0EDF5828" w14:textId="77777777" w:rsidTr="310CEBDC">
        <w:trPr>
          <w:trHeight w:val="398"/>
        </w:trPr>
        <w:tc>
          <w:tcPr>
            <w:tcW w:w="3273" w:type="dxa"/>
            <w:vAlign w:val="center"/>
          </w:tcPr>
          <w:p w14:paraId="19AE9F8E" w14:textId="307B5134" w:rsidR="008D420C" w:rsidRPr="00896140" w:rsidRDefault="008D420C" w:rsidP="003A2961">
            <w:pPr>
              <w:numPr>
                <w:ilvl w:val="0"/>
                <w:numId w:val="48"/>
              </w:numPr>
              <w:ind w:left="499"/>
              <w:rPr>
                <w:rStyle w:val="CommentReference"/>
                <w:sz w:val="24"/>
                <w:szCs w:val="24"/>
              </w:rPr>
            </w:pPr>
            <w:r w:rsidRPr="00CE6013">
              <w:rPr>
                <w:rFonts w:cs="Arial"/>
                <w:szCs w:val="24"/>
              </w:rPr>
              <w:t>Patient experiencing side effects of current treatment</w:t>
            </w:r>
          </w:p>
        </w:tc>
        <w:tc>
          <w:tcPr>
            <w:tcW w:w="2333" w:type="dxa"/>
            <w:vAlign w:val="center"/>
          </w:tcPr>
          <w:p w14:paraId="5B2BCFBF"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3ACDB5F8"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0CAADEF"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A7F5E32"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34DA319"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5476A98F"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6753A49F"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410E3A9E" w14:textId="77777777" w:rsidTr="310CEBDC">
        <w:trPr>
          <w:trHeight w:val="398"/>
        </w:trPr>
        <w:tc>
          <w:tcPr>
            <w:tcW w:w="3273" w:type="dxa"/>
            <w:vAlign w:val="center"/>
          </w:tcPr>
          <w:p w14:paraId="2945BBB1" w14:textId="0B75120F" w:rsidR="008D420C" w:rsidRPr="00896140" w:rsidRDefault="008D420C" w:rsidP="003A2961">
            <w:pPr>
              <w:numPr>
                <w:ilvl w:val="0"/>
                <w:numId w:val="48"/>
              </w:numPr>
              <w:ind w:left="499"/>
              <w:rPr>
                <w:rStyle w:val="CommentReference"/>
                <w:sz w:val="24"/>
                <w:szCs w:val="24"/>
              </w:rPr>
            </w:pPr>
            <w:r w:rsidRPr="00CE6013">
              <w:rPr>
                <w:rFonts w:cs="Arial"/>
                <w:szCs w:val="24"/>
              </w:rPr>
              <w:t>Patient is unable to tolerate current treatment</w:t>
            </w:r>
          </w:p>
        </w:tc>
        <w:tc>
          <w:tcPr>
            <w:tcW w:w="2333" w:type="dxa"/>
            <w:vAlign w:val="center"/>
          </w:tcPr>
          <w:p w14:paraId="733E41E0"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367220A4"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535B0D91"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7245348"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79BE8AA"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3339B719"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4831FEF1"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2A0D2111" w14:textId="77777777" w:rsidTr="310CEBDC">
        <w:trPr>
          <w:trHeight w:val="398"/>
        </w:trPr>
        <w:tc>
          <w:tcPr>
            <w:tcW w:w="3273" w:type="dxa"/>
            <w:vAlign w:val="center"/>
          </w:tcPr>
          <w:p w14:paraId="59EB9BC9" w14:textId="03AB172B" w:rsidR="008D420C" w:rsidRPr="00896140" w:rsidRDefault="008D420C" w:rsidP="003A2961">
            <w:pPr>
              <w:numPr>
                <w:ilvl w:val="0"/>
                <w:numId w:val="48"/>
              </w:numPr>
              <w:ind w:left="499"/>
              <w:rPr>
                <w:rStyle w:val="CommentReference"/>
                <w:sz w:val="24"/>
                <w:szCs w:val="24"/>
              </w:rPr>
            </w:pPr>
            <w:r w:rsidRPr="00CE6013">
              <w:rPr>
                <w:rFonts w:cs="Arial"/>
                <w:szCs w:val="24"/>
              </w:rPr>
              <w:lastRenderedPageBreak/>
              <w:t>Biologics are the most efficacious treatment available</w:t>
            </w:r>
          </w:p>
        </w:tc>
        <w:tc>
          <w:tcPr>
            <w:tcW w:w="2333" w:type="dxa"/>
            <w:vAlign w:val="center"/>
          </w:tcPr>
          <w:p w14:paraId="3EC4466F"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0ACEF70E"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40E888B0"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33D08F0C"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30C814B"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1C91474"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4A2289CC"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2878D9B1" w14:textId="77777777" w:rsidTr="310CEBDC">
        <w:trPr>
          <w:trHeight w:val="398"/>
        </w:trPr>
        <w:tc>
          <w:tcPr>
            <w:tcW w:w="3273" w:type="dxa"/>
            <w:vAlign w:val="center"/>
          </w:tcPr>
          <w:p w14:paraId="54BA475E" w14:textId="23DB84DC" w:rsidR="008D420C" w:rsidRPr="00896140" w:rsidRDefault="008D420C" w:rsidP="003A2961">
            <w:pPr>
              <w:numPr>
                <w:ilvl w:val="0"/>
                <w:numId w:val="48"/>
              </w:numPr>
              <w:ind w:left="499"/>
              <w:rPr>
                <w:rStyle w:val="CommentReference"/>
                <w:sz w:val="24"/>
                <w:szCs w:val="24"/>
              </w:rPr>
            </w:pPr>
            <w:r w:rsidRPr="00CE6013">
              <w:rPr>
                <w:rFonts w:cs="Arial"/>
                <w:szCs w:val="24"/>
              </w:rPr>
              <w:t>Risk/benefit offered by biologics</w:t>
            </w:r>
          </w:p>
        </w:tc>
        <w:tc>
          <w:tcPr>
            <w:tcW w:w="2333" w:type="dxa"/>
            <w:vAlign w:val="center"/>
          </w:tcPr>
          <w:p w14:paraId="0950B1DA"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77C39D5B"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2678AFDC"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EFF51E0"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23F4FF1B"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8EB64B0"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4982580D"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02617719" w14:textId="77777777" w:rsidTr="310CEBDC">
        <w:trPr>
          <w:trHeight w:val="398"/>
        </w:trPr>
        <w:tc>
          <w:tcPr>
            <w:tcW w:w="3273" w:type="dxa"/>
            <w:vAlign w:val="center"/>
          </w:tcPr>
          <w:p w14:paraId="3F443584" w14:textId="767F16BD" w:rsidR="008D420C" w:rsidRPr="00896140" w:rsidRDefault="008D420C" w:rsidP="003A2961">
            <w:pPr>
              <w:numPr>
                <w:ilvl w:val="0"/>
                <w:numId w:val="48"/>
              </w:numPr>
              <w:ind w:left="499"/>
              <w:rPr>
                <w:rStyle w:val="CommentReference"/>
                <w:sz w:val="24"/>
                <w:szCs w:val="24"/>
              </w:rPr>
            </w:pPr>
            <w:r w:rsidRPr="00CE6013">
              <w:rPr>
                <w:rFonts w:cs="Arial"/>
                <w:szCs w:val="24"/>
              </w:rPr>
              <w:t>Availability of newly approved biologic treatments</w:t>
            </w:r>
          </w:p>
        </w:tc>
        <w:tc>
          <w:tcPr>
            <w:tcW w:w="2333" w:type="dxa"/>
            <w:vAlign w:val="center"/>
          </w:tcPr>
          <w:p w14:paraId="36C5D71B"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5ED9EB97"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92FF651"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00961EE"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32FEE5DE"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7C5399B"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643FE5D8"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6F1E520C" w14:textId="77777777" w:rsidTr="310CEBDC">
        <w:trPr>
          <w:trHeight w:val="398"/>
        </w:trPr>
        <w:tc>
          <w:tcPr>
            <w:tcW w:w="3273" w:type="dxa"/>
            <w:vAlign w:val="center"/>
          </w:tcPr>
          <w:p w14:paraId="7022B593" w14:textId="6376F39D" w:rsidR="008D420C" w:rsidRPr="00896140" w:rsidRDefault="008D420C" w:rsidP="003A2961">
            <w:pPr>
              <w:numPr>
                <w:ilvl w:val="0"/>
                <w:numId w:val="48"/>
              </w:numPr>
              <w:ind w:left="499"/>
              <w:rPr>
                <w:rStyle w:val="CommentReference"/>
                <w:sz w:val="24"/>
                <w:szCs w:val="24"/>
              </w:rPr>
            </w:pPr>
            <w:r w:rsidRPr="00CE6013">
              <w:rPr>
                <w:rFonts w:cs="Arial"/>
                <w:szCs w:val="24"/>
              </w:rPr>
              <w:t>Patient requests a biologic</w:t>
            </w:r>
          </w:p>
        </w:tc>
        <w:tc>
          <w:tcPr>
            <w:tcW w:w="2333" w:type="dxa"/>
            <w:vAlign w:val="center"/>
          </w:tcPr>
          <w:p w14:paraId="7E9CAAC8"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5B50BE74" w14:textId="77777777" w:rsidR="008D420C" w:rsidRPr="005C5E96" w:rsidRDefault="008D420C"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43A75576" w14:textId="77777777" w:rsidR="008D420C" w:rsidRPr="005C5E96" w:rsidRDefault="008D420C"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5866A3C" w14:textId="77777777" w:rsidR="008D420C" w:rsidRPr="005C5E96" w:rsidRDefault="008D420C"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10A63586" w14:textId="77777777" w:rsidR="008D420C" w:rsidRPr="005C5E96" w:rsidRDefault="008D420C"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53601239" w14:textId="77777777" w:rsidR="008D420C" w:rsidRPr="005C5E96" w:rsidRDefault="008D420C"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27A7E58E" w14:textId="77777777" w:rsidR="008D420C" w:rsidRPr="005C5E96" w:rsidRDefault="008D420C" w:rsidP="008D420C">
            <w:pPr>
              <w:jc w:val="center"/>
              <w:rPr>
                <w:rFonts w:ascii="Wingdings" w:eastAsia="Wingdings" w:hAnsi="Wingdings" w:cs="Wingdings"/>
              </w:rPr>
            </w:pPr>
            <w:r w:rsidRPr="005C5E96">
              <w:rPr>
                <w:rFonts w:ascii="Wingdings" w:eastAsia="Wingdings" w:hAnsi="Wingdings" w:cs="Wingdings"/>
              </w:rPr>
              <w:t></w:t>
            </w:r>
          </w:p>
        </w:tc>
      </w:tr>
      <w:tr w:rsidR="008D420C" w:rsidRPr="005C5E96" w14:paraId="0C0EBF0B" w14:textId="77777777" w:rsidTr="310CEBDC">
        <w:trPr>
          <w:trHeight w:val="398"/>
        </w:trPr>
        <w:tc>
          <w:tcPr>
            <w:tcW w:w="3273" w:type="dxa"/>
            <w:vAlign w:val="center"/>
          </w:tcPr>
          <w:p w14:paraId="3F8FE783" w14:textId="418EF1FD" w:rsidR="008D420C" w:rsidRPr="00CE6013" w:rsidRDefault="0090042C" w:rsidP="003A2961">
            <w:pPr>
              <w:numPr>
                <w:ilvl w:val="0"/>
                <w:numId w:val="48"/>
              </w:numPr>
              <w:ind w:left="499"/>
              <w:rPr>
                <w:rFonts w:cs="Arial"/>
                <w:szCs w:val="24"/>
              </w:rPr>
            </w:pPr>
            <w:r>
              <w:rPr>
                <w:rFonts w:cs="Arial"/>
                <w:szCs w:val="24"/>
              </w:rPr>
              <w:t xml:space="preserve">Severity of </w:t>
            </w:r>
            <w:r w:rsidR="00533CCA">
              <w:rPr>
                <w:rFonts w:cs="Arial"/>
                <w:szCs w:val="24"/>
              </w:rPr>
              <w:t>patient</w:t>
            </w:r>
            <w:r w:rsidR="00922A75">
              <w:rPr>
                <w:rFonts w:cs="Arial"/>
                <w:szCs w:val="24"/>
              </w:rPr>
              <w:t>’</w:t>
            </w:r>
            <w:r w:rsidR="00864BB0">
              <w:rPr>
                <w:rFonts w:cs="Arial"/>
                <w:szCs w:val="24"/>
              </w:rPr>
              <w:t>s</w:t>
            </w:r>
            <w:r w:rsidR="00533CCA">
              <w:rPr>
                <w:rFonts w:cs="Arial"/>
                <w:szCs w:val="24"/>
              </w:rPr>
              <w:t xml:space="preserve"> </w:t>
            </w:r>
            <w:r w:rsidR="00006A8C">
              <w:rPr>
                <w:rFonts w:cs="Arial"/>
                <w:szCs w:val="24"/>
              </w:rPr>
              <w:t xml:space="preserve">THERAPY AREA </w:t>
            </w:r>
            <w:r w:rsidR="00533CCA">
              <w:rPr>
                <w:rFonts w:cs="Arial"/>
                <w:szCs w:val="24"/>
              </w:rPr>
              <w:t>symp</w:t>
            </w:r>
            <w:r w:rsidR="00E1714F">
              <w:rPr>
                <w:rFonts w:cs="Arial"/>
                <w:szCs w:val="24"/>
              </w:rPr>
              <w:t>t</w:t>
            </w:r>
            <w:r w:rsidR="00533CCA">
              <w:rPr>
                <w:rFonts w:cs="Arial"/>
                <w:szCs w:val="24"/>
              </w:rPr>
              <w:t>oms</w:t>
            </w:r>
          </w:p>
        </w:tc>
        <w:tc>
          <w:tcPr>
            <w:tcW w:w="2333" w:type="dxa"/>
            <w:vAlign w:val="center"/>
          </w:tcPr>
          <w:p w14:paraId="0EB15A25" w14:textId="231AB496" w:rsidR="008D420C" w:rsidRPr="005C5E96" w:rsidRDefault="0080592A"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44DBF0D8" w14:textId="528EB422" w:rsidR="008D420C" w:rsidRPr="005C5E96" w:rsidRDefault="0080592A"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44B3592C" w14:textId="47A16DCB" w:rsidR="008D420C" w:rsidRPr="005C5E96" w:rsidRDefault="0080592A"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2F70CA7F" w14:textId="16FDDEBD" w:rsidR="008D420C" w:rsidRPr="005C5E96" w:rsidRDefault="0080592A"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151537FD" w14:textId="2456B1E8" w:rsidR="008D420C" w:rsidRPr="005C5E96" w:rsidRDefault="0080592A"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A11B42F" w14:textId="2CF3E26E" w:rsidR="008D420C" w:rsidRPr="005C5E96" w:rsidRDefault="0080592A"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443A4FA8" w14:textId="234264F0" w:rsidR="008D420C" w:rsidRPr="005C5E96" w:rsidRDefault="0080592A" w:rsidP="008D420C">
            <w:pPr>
              <w:jc w:val="center"/>
              <w:rPr>
                <w:rFonts w:ascii="Wingdings" w:eastAsia="Wingdings" w:hAnsi="Wingdings" w:cs="Wingdings"/>
              </w:rPr>
            </w:pPr>
            <w:r w:rsidRPr="005C5E96">
              <w:rPr>
                <w:rFonts w:ascii="Wingdings" w:eastAsia="Wingdings" w:hAnsi="Wingdings" w:cs="Wingdings"/>
              </w:rPr>
              <w:t></w:t>
            </w:r>
          </w:p>
        </w:tc>
      </w:tr>
      <w:tr w:rsidR="003F357C" w:rsidRPr="005C5E96" w14:paraId="08BA8732" w14:textId="77777777" w:rsidTr="003F357C">
        <w:trPr>
          <w:trHeight w:val="398"/>
        </w:trPr>
        <w:tc>
          <w:tcPr>
            <w:tcW w:w="3273" w:type="dxa"/>
            <w:vAlign w:val="center"/>
          </w:tcPr>
          <w:p w14:paraId="370BEAEF" w14:textId="23536631" w:rsidR="003F357C" w:rsidRPr="009E730F" w:rsidRDefault="003F357C" w:rsidP="003F357C">
            <w:pPr>
              <w:numPr>
                <w:ilvl w:val="0"/>
                <w:numId w:val="48"/>
              </w:numPr>
              <w:ind w:left="499"/>
              <w:rPr>
                <w:rFonts w:cs="Arial"/>
                <w:szCs w:val="24"/>
                <w:highlight w:val="yellow"/>
              </w:rPr>
            </w:pPr>
            <w:r w:rsidRPr="003F357C">
              <w:rPr>
                <w:rFonts w:cs="Arial"/>
                <w:szCs w:val="24"/>
                <w:highlight w:val="yellow"/>
              </w:rPr>
              <w:t xml:space="preserve">Patient has significant </w:t>
            </w:r>
            <w:r w:rsidR="00DE65E0">
              <w:rPr>
                <w:rFonts w:cs="Arial"/>
                <w:szCs w:val="24"/>
                <w:highlight w:val="yellow"/>
              </w:rPr>
              <w:t>symptom 4</w:t>
            </w:r>
          </w:p>
        </w:tc>
        <w:tc>
          <w:tcPr>
            <w:tcW w:w="2333" w:type="dxa"/>
            <w:vAlign w:val="center"/>
          </w:tcPr>
          <w:p w14:paraId="5F409955" w14:textId="5A9BC6DF" w:rsidR="003F357C" w:rsidRPr="005C5E96" w:rsidRDefault="003F357C" w:rsidP="003F357C">
            <w:pPr>
              <w:jc w:val="center"/>
              <w:rPr>
                <w:rFonts w:ascii="Wingdings" w:eastAsia="Wingdings" w:hAnsi="Wingdings" w:cs="Wingdings"/>
              </w:rPr>
            </w:pPr>
            <w:r w:rsidRPr="00CF514C">
              <w:rPr>
                <w:rFonts w:ascii="Wingdings" w:eastAsia="Wingdings" w:hAnsi="Wingdings" w:cs="Wingdings"/>
              </w:rPr>
              <w:t></w:t>
            </w:r>
          </w:p>
        </w:tc>
        <w:tc>
          <w:tcPr>
            <w:tcW w:w="684" w:type="dxa"/>
            <w:vAlign w:val="center"/>
          </w:tcPr>
          <w:p w14:paraId="4C4728CC" w14:textId="7CAD059A" w:rsidR="003F357C" w:rsidRPr="005C5E96" w:rsidRDefault="003F357C" w:rsidP="003F357C">
            <w:pPr>
              <w:ind w:left="-132" w:right="-78"/>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60F4E88F" w14:textId="44BEA07A" w:rsidR="003F357C" w:rsidRPr="005C5E96" w:rsidRDefault="003F357C" w:rsidP="003F357C">
            <w:pPr>
              <w:ind w:left="-152" w:right="-114"/>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2E8A969C" w14:textId="338C2CD7" w:rsidR="003F357C" w:rsidRPr="005C5E96" w:rsidRDefault="003F357C" w:rsidP="003F357C">
            <w:pPr>
              <w:ind w:left="-172" w:right="-89"/>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15C09E4A" w14:textId="73DAA8BC" w:rsidR="003F357C" w:rsidRPr="005C5E96" w:rsidRDefault="003F357C" w:rsidP="003F357C">
            <w:pPr>
              <w:ind w:left="-28" w:right="-65"/>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19853887" w14:textId="23D74A7F" w:rsidR="003F357C" w:rsidRPr="005C5E96" w:rsidRDefault="003F357C" w:rsidP="003F357C">
            <w:pPr>
              <w:ind w:left="-53"/>
              <w:jc w:val="center"/>
              <w:rPr>
                <w:rFonts w:ascii="Wingdings" w:eastAsia="Wingdings" w:hAnsi="Wingdings" w:cs="Wingdings"/>
              </w:rPr>
            </w:pPr>
            <w:r w:rsidRPr="00CF514C">
              <w:rPr>
                <w:rFonts w:ascii="Wingdings" w:eastAsia="Wingdings" w:hAnsi="Wingdings" w:cs="Wingdings"/>
              </w:rPr>
              <w:t></w:t>
            </w:r>
          </w:p>
        </w:tc>
        <w:tc>
          <w:tcPr>
            <w:tcW w:w="2318" w:type="dxa"/>
            <w:vAlign w:val="center"/>
          </w:tcPr>
          <w:p w14:paraId="26D65D00" w14:textId="3276DB5E" w:rsidR="003F357C" w:rsidRPr="005C5E96" w:rsidRDefault="003F357C" w:rsidP="003F357C">
            <w:pPr>
              <w:jc w:val="center"/>
              <w:rPr>
                <w:rFonts w:ascii="Wingdings" w:eastAsia="Wingdings" w:hAnsi="Wingdings" w:cs="Wingdings"/>
              </w:rPr>
            </w:pPr>
            <w:r w:rsidRPr="00CF514C">
              <w:rPr>
                <w:rFonts w:ascii="Wingdings" w:eastAsia="Wingdings" w:hAnsi="Wingdings" w:cs="Wingdings"/>
              </w:rPr>
              <w:t></w:t>
            </w:r>
          </w:p>
        </w:tc>
      </w:tr>
      <w:tr w:rsidR="003F357C" w:rsidRPr="005C5E96" w14:paraId="09D796C0" w14:textId="77777777" w:rsidTr="003F357C">
        <w:trPr>
          <w:trHeight w:val="398"/>
        </w:trPr>
        <w:tc>
          <w:tcPr>
            <w:tcW w:w="3273" w:type="dxa"/>
            <w:vAlign w:val="center"/>
          </w:tcPr>
          <w:p w14:paraId="6804E36F" w14:textId="6C29A614" w:rsidR="003F357C" w:rsidRPr="009E730F" w:rsidRDefault="003F357C" w:rsidP="003F357C">
            <w:pPr>
              <w:numPr>
                <w:ilvl w:val="0"/>
                <w:numId w:val="48"/>
              </w:numPr>
              <w:ind w:left="499"/>
              <w:rPr>
                <w:rFonts w:cs="Arial"/>
                <w:szCs w:val="24"/>
                <w:highlight w:val="yellow"/>
              </w:rPr>
            </w:pPr>
            <w:r w:rsidRPr="009E730F">
              <w:rPr>
                <w:rFonts w:cs="Arial"/>
                <w:szCs w:val="24"/>
                <w:highlight w:val="yellow"/>
              </w:rPr>
              <w:t xml:space="preserve">Patient has at least 1 draining </w:t>
            </w:r>
            <w:r w:rsidR="00DE65E0">
              <w:rPr>
                <w:rFonts w:cs="Arial"/>
                <w:szCs w:val="24"/>
                <w:highlight w:val="yellow"/>
              </w:rPr>
              <w:t>symptom 5</w:t>
            </w:r>
          </w:p>
        </w:tc>
        <w:tc>
          <w:tcPr>
            <w:tcW w:w="2333" w:type="dxa"/>
            <w:vAlign w:val="center"/>
          </w:tcPr>
          <w:p w14:paraId="1E95FD48" w14:textId="3A0C15CC" w:rsidR="003F357C" w:rsidRPr="005C5E96" w:rsidRDefault="003F357C" w:rsidP="003F357C">
            <w:pPr>
              <w:jc w:val="center"/>
              <w:rPr>
                <w:rFonts w:ascii="Wingdings" w:eastAsia="Wingdings" w:hAnsi="Wingdings" w:cs="Wingdings"/>
              </w:rPr>
            </w:pPr>
            <w:r w:rsidRPr="00CF514C">
              <w:rPr>
                <w:rFonts w:ascii="Wingdings" w:eastAsia="Wingdings" w:hAnsi="Wingdings" w:cs="Wingdings"/>
              </w:rPr>
              <w:t></w:t>
            </w:r>
          </w:p>
        </w:tc>
        <w:tc>
          <w:tcPr>
            <w:tcW w:w="684" w:type="dxa"/>
            <w:vAlign w:val="center"/>
          </w:tcPr>
          <w:p w14:paraId="7B227278" w14:textId="2D9B9562" w:rsidR="003F357C" w:rsidRPr="005C5E96" w:rsidRDefault="003F357C" w:rsidP="003F357C">
            <w:pPr>
              <w:ind w:left="-132" w:right="-78"/>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738E5216" w14:textId="2817C924" w:rsidR="003F357C" w:rsidRPr="005C5E96" w:rsidRDefault="003F357C" w:rsidP="003F357C">
            <w:pPr>
              <w:ind w:left="-152" w:right="-114"/>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35F016CB" w14:textId="73B7F90F" w:rsidR="003F357C" w:rsidRPr="005C5E96" w:rsidRDefault="003F357C" w:rsidP="003F357C">
            <w:pPr>
              <w:ind w:left="-172" w:right="-89"/>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56A74CE0" w14:textId="51C8EA74" w:rsidR="003F357C" w:rsidRPr="005C5E96" w:rsidRDefault="003F357C" w:rsidP="003F357C">
            <w:pPr>
              <w:ind w:left="-28" w:right="-65"/>
              <w:jc w:val="center"/>
              <w:rPr>
                <w:rFonts w:ascii="Wingdings" w:eastAsia="Wingdings" w:hAnsi="Wingdings" w:cs="Wingdings"/>
              </w:rPr>
            </w:pPr>
            <w:r w:rsidRPr="00CF514C">
              <w:rPr>
                <w:rFonts w:ascii="Wingdings" w:eastAsia="Wingdings" w:hAnsi="Wingdings" w:cs="Wingdings"/>
              </w:rPr>
              <w:t></w:t>
            </w:r>
          </w:p>
        </w:tc>
        <w:tc>
          <w:tcPr>
            <w:tcW w:w="685" w:type="dxa"/>
            <w:vAlign w:val="center"/>
          </w:tcPr>
          <w:p w14:paraId="6B3D1320" w14:textId="77CA99B0" w:rsidR="003F357C" w:rsidRPr="005C5E96" w:rsidRDefault="003F357C" w:rsidP="003F357C">
            <w:pPr>
              <w:ind w:left="-53"/>
              <w:jc w:val="center"/>
              <w:rPr>
                <w:rFonts w:ascii="Wingdings" w:eastAsia="Wingdings" w:hAnsi="Wingdings" w:cs="Wingdings"/>
              </w:rPr>
            </w:pPr>
            <w:r w:rsidRPr="00CF514C">
              <w:rPr>
                <w:rFonts w:ascii="Wingdings" w:eastAsia="Wingdings" w:hAnsi="Wingdings" w:cs="Wingdings"/>
              </w:rPr>
              <w:t></w:t>
            </w:r>
          </w:p>
        </w:tc>
        <w:tc>
          <w:tcPr>
            <w:tcW w:w="2318" w:type="dxa"/>
            <w:vAlign w:val="center"/>
          </w:tcPr>
          <w:p w14:paraId="2113A617" w14:textId="33772FA0" w:rsidR="003F357C" w:rsidRPr="005C5E96" w:rsidRDefault="003F357C" w:rsidP="003F357C">
            <w:pPr>
              <w:jc w:val="center"/>
              <w:rPr>
                <w:rFonts w:ascii="Wingdings" w:eastAsia="Wingdings" w:hAnsi="Wingdings" w:cs="Wingdings"/>
              </w:rPr>
            </w:pPr>
            <w:r w:rsidRPr="00CF514C">
              <w:rPr>
                <w:rFonts w:ascii="Wingdings" w:eastAsia="Wingdings" w:hAnsi="Wingdings" w:cs="Wingdings"/>
              </w:rPr>
              <w:t></w:t>
            </w:r>
          </w:p>
        </w:tc>
      </w:tr>
      <w:tr w:rsidR="002137CD" w:rsidRPr="005C5E96" w14:paraId="309A73AC" w14:textId="77777777" w:rsidTr="002137CD">
        <w:trPr>
          <w:trHeight w:val="398"/>
        </w:trPr>
        <w:tc>
          <w:tcPr>
            <w:tcW w:w="3273" w:type="dxa"/>
            <w:vAlign w:val="center"/>
          </w:tcPr>
          <w:p w14:paraId="1F4FE492" w14:textId="78742246" w:rsidR="002137CD" w:rsidRDefault="002137CD" w:rsidP="002137CD">
            <w:pPr>
              <w:numPr>
                <w:ilvl w:val="0"/>
                <w:numId w:val="48"/>
              </w:numPr>
              <w:ind w:left="499"/>
              <w:rPr>
                <w:rFonts w:cs="Arial"/>
                <w:szCs w:val="24"/>
              </w:rPr>
            </w:pPr>
            <w:r w:rsidRPr="00617193">
              <w:rPr>
                <w:rFonts w:cs="Arial"/>
                <w:szCs w:val="24"/>
                <w:highlight w:val="yellow"/>
              </w:rPr>
              <w:t>Patient reports psychological distress</w:t>
            </w:r>
          </w:p>
        </w:tc>
        <w:tc>
          <w:tcPr>
            <w:tcW w:w="2333" w:type="dxa"/>
            <w:vAlign w:val="center"/>
          </w:tcPr>
          <w:p w14:paraId="5700788C" w14:textId="3000F077" w:rsidR="002137CD" w:rsidRPr="00CF514C" w:rsidRDefault="002137CD" w:rsidP="002137CD">
            <w:pPr>
              <w:jc w:val="center"/>
              <w:rPr>
                <w:rFonts w:ascii="Wingdings" w:eastAsia="Wingdings" w:hAnsi="Wingdings" w:cs="Wingdings"/>
              </w:rPr>
            </w:pPr>
            <w:r w:rsidRPr="00EB5975">
              <w:rPr>
                <w:rFonts w:ascii="Wingdings" w:eastAsia="Wingdings" w:hAnsi="Wingdings" w:cs="Wingdings"/>
              </w:rPr>
              <w:t></w:t>
            </w:r>
          </w:p>
        </w:tc>
        <w:tc>
          <w:tcPr>
            <w:tcW w:w="684" w:type="dxa"/>
            <w:vAlign w:val="center"/>
          </w:tcPr>
          <w:p w14:paraId="481D85F3" w14:textId="4A873E6A" w:rsidR="002137CD" w:rsidRPr="00CF514C" w:rsidRDefault="002137CD" w:rsidP="002137CD">
            <w:pPr>
              <w:ind w:left="-132" w:right="-78"/>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2FA8951E" w14:textId="07A3A8D4" w:rsidR="002137CD" w:rsidRPr="00CF514C" w:rsidRDefault="002137CD" w:rsidP="002137CD">
            <w:pPr>
              <w:ind w:left="-152" w:right="-114"/>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716D7191" w14:textId="096E5412" w:rsidR="002137CD" w:rsidRPr="00CF514C" w:rsidRDefault="002137CD" w:rsidP="002137CD">
            <w:pPr>
              <w:ind w:left="-172" w:right="-89"/>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0EAAC76F" w14:textId="098F404E" w:rsidR="002137CD" w:rsidRPr="00CF514C" w:rsidRDefault="002137CD" w:rsidP="002137CD">
            <w:pPr>
              <w:ind w:left="-28" w:right="-65"/>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48B19543" w14:textId="18FCE18E" w:rsidR="002137CD" w:rsidRPr="00CF514C" w:rsidRDefault="002137CD" w:rsidP="002137CD">
            <w:pPr>
              <w:ind w:left="-53"/>
              <w:jc w:val="center"/>
              <w:rPr>
                <w:rFonts w:ascii="Wingdings" w:eastAsia="Wingdings" w:hAnsi="Wingdings" w:cs="Wingdings"/>
              </w:rPr>
            </w:pPr>
            <w:r w:rsidRPr="00EB5975">
              <w:rPr>
                <w:rFonts w:ascii="Wingdings" w:eastAsia="Wingdings" w:hAnsi="Wingdings" w:cs="Wingdings"/>
              </w:rPr>
              <w:t></w:t>
            </w:r>
          </w:p>
        </w:tc>
        <w:tc>
          <w:tcPr>
            <w:tcW w:w="2318" w:type="dxa"/>
            <w:vAlign w:val="center"/>
          </w:tcPr>
          <w:p w14:paraId="5FB7FE0F" w14:textId="07B9BC31" w:rsidR="002137CD" w:rsidRPr="00CF514C" w:rsidRDefault="002137CD" w:rsidP="002137CD">
            <w:pPr>
              <w:jc w:val="center"/>
              <w:rPr>
                <w:rFonts w:ascii="Wingdings" w:eastAsia="Wingdings" w:hAnsi="Wingdings" w:cs="Wingdings"/>
              </w:rPr>
            </w:pPr>
            <w:r w:rsidRPr="00EB5975">
              <w:rPr>
                <w:rFonts w:ascii="Wingdings" w:eastAsia="Wingdings" w:hAnsi="Wingdings" w:cs="Wingdings"/>
              </w:rPr>
              <w:t></w:t>
            </w:r>
          </w:p>
        </w:tc>
      </w:tr>
      <w:tr w:rsidR="002137CD" w:rsidRPr="005C5E96" w14:paraId="79087B19" w14:textId="77777777" w:rsidTr="002137CD">
        <w:trPr>
          <w:trHeight w:val="398"/>
        </w:trPr>
        <w:tc>
          <w:tcPr>
            <w:tcW w:w="3273" w:type="dxa"/>
            <w:vAlign w:val="center"/>
          </w:tcPr>
          <w:p w14:paraId="5F6FF9AE" w14:textId="3434260C" w:rsidR="002137CD" w:rsidRDefault="002137CD" w:rsidP="002137CD">
            <w:pPr>
              <w:numPr>
                <w:ilvl w:val="0"/>
                <w:numId w:val="48"/>
              </w:numPr>
              <w:ind w:left="499"/>
              <w:rPr>
                <w:rFonts w:cs="Arial"/>
                <w:szCs w:val="24"/>
              </w:rPr>
            </w:pPr>
            <w:r w:rsidRPr="00166898">
              <w:rPr>
                <w:rFonts w:cs="Arial"/>
                <w:szCs w:val="24"/>
                <w:highlight w:val="yellow"/>
              </w:rPr>
              <w:t>Patient reports disturbances in sleep</w:t>
            </w:r>
          </w:p>
        </w:tc>
        <w:tc>
          <w:tcPr>
            <w:tcW w:w="2333" w:type="dxa"/>
            <w:vAlign w:val="center"/>
          </w:tcPr>
          <w:p w14:paraId="65CA70F5" w14:textId="2F15C61F" w:rsidR="002137CD" w:rsidRPr="00CF514C" w:rsidRDefault="002137CD" w:rsidP="002137CD">
            <w:pPr>
              <w:jc w:val="center"/>
              <w:rPr>
                <w:rFonts w:ascii="Wingdings" w:eastAsia="Wingdings" w:hAnsi="Wingdings" w:cs="Wingdings"/>
              </w:rPr>
            </w:pPr>
            <w:r w:rsidRPr="00EB5975">
              <w:rPr>
                <w:rFonts w:ascii="Wingdings" w:eastAsia="Wingdings" w:hAnsi="Wingdings" w:cs="Wingdings"/>
              </w:rPr>
              <w:t></w:t>
            </w:r>
          </w:p>
        </w:tc>
        <w:tc>
          <w:tcPr>
            <w:tcW w:w="684" w:type="dxa"/>
            <w:vAlign w:val="center"/>
          </w:tcPr>
          <w:p w14:paraId="225C64A9" w14:textId="4172536E" w:rsidR="002137CD" w:rsidRPr="00CF514C" w:rsidRDefault="002137CD" w:rsidP="002137CD">
            <w:pPr>
              <w:ind w:left="-132" w:right="-78"/>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4D8E7253" w14:textId="2C907D92" w:rsidR="002137CD" w:rsidRPr="00CF514C" w:rsidRDefault="002137CD" w:rsidP="002137CD">
            <w:pPr>
              <w:ind w:left="-152" w:right="-114"/>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6CC4A634" w14:textId="689BF627" w:rsidR="002137CD" w:rsidRPr="00CF514C" w:rsidRDefault="002137CD" w:rsidP="002137CD">
            <w:pPr>
              <w:ind w:left="-172" w:right="-89"/>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4F2900BE" w14:textId="57A2AE86" w:rsidR="002137CD" w:rsidRPr="00CF514C" w:rsidRDefault="002137CD" w:rsidP="002137CD">
            <w:pPr>
              <w:ind w:left="-28" w:right="-65"/>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730E4992" w14:textId="3865BBA9" w:rsidR="002137CD" w:rsidRPr="00CF514C" w:rsidRDefault="002137CD" w:rsidP="002137CD">
            <w:pPr>
              <w:ind w:left="-53"/>
              <w:jc w:val="center"/>
              <w:rPr>
                <w:rFonts w:ascii="Wingdings" w:eastAsia="Wingdings" w:hAnsi="Wingdings" w:cs="Wingdings"/>
              </w:rPr>
            </w:pPr>
            <w:r w:rsidRPr="00EB5975">
              <w:rPr>
                <w:rFonts w:ascii="Wingdings" w:eastAsia="Wingdings" w:hAnsi="Wingdings" w:cs="Wingdings"/>
              </w:rPr>
              <w:t></w:t>
            </w:r>
          </w:p>
        </w:tc>
        <w:tc>
          <w:tcPr>
            <w:tcW w:w="2318" w:type="dxa"/>
            <w:vAlign w:val="center"/>
          </w:tcPr>
          <w:p w14:paraId="062949FF" w14:textId="7B755DA4" w:rsidR="002137CD" w:rsidRPr="00CF514C" w:rsidRDefault="002137CD" w:rsidP="002137CD">
            <w:pPr>
              <w:jc w:val="center"/>
              <w:rPr>
                <w:rFonts w:ascii="Wingdings" w:eastAsia="Wingdings" w:hAnsi="Wingdings" w:cs="Wingdings"/>
              </w:rPr>
            </w:pPr>
            <w:r w:rsidRPr="00EB5975">
              <w:rPr>
                <w:rFonts w:ascii="Wingdings" w:eastAsia="Wingdings" w:hAnsi="Wingdings" w:cs="Wingdings"/>
              </w:rPr>
              <w:t></w:t>
            </w:r>
          </w:p>
        </w:tc>
      </w:tr>
      <w:tr w:rsidR="002137CD" w:rsidRPr="005C5E96" w14:paraId="4A19D7AB" w14:textId="77777777" w:rsidTr="002137CD">
        <w:trPr>
          <w:trHeight w:val="398"/>
        </w:trPr>
        <w:tc>
          <w:tcPr>
            <w:tcW w:w="3273" w:type="dxa"/>
            <w:vAlign w:val="center"/>
          </w:tcPr>
          <w:p w14:paraId="13D9A575" w14:textId="0E2E4E5A" w:rsidR="002137CD" w:rsidRDefault="002137CD" w:rsidP="002137CD">
            <w:pPr>
              <w:numPr>
                <w:ilvl w:val="0"/>
                <w:numId w:val="48"/>
              </w:numPr>
              <w:ind w:left="499"/>
              <w:rPr>
                <w:rFonts w:cs="Arial"/>
                <w:szCs w:val="24"/>
              </w:rPr>
            </w:pPr>
            <w:r w:rsidRPr="002137CD">
              <w:rPr>
                <w:rFonts w:cs="Arial"/>
                <w:szCs w:val="24"/>
                <w:highlight w:val="yellow"/>
              </w:rPr>
              <w:t>Patient reports impacts on their mobility</w:t>
            </w:r>
          </w:p>
        </w:tc>
        <w:tc>
          <w:tcPr>
            <w:tcW w:w="2333" w:type="dxa"/>
            <w:vAlign w:val="center"/>
          </w:tcPr>
          <w:p w14:paraId="1FAD475B" w14:textId="715E5246" w:rsidR="002137CD" w:rsidRPr="00CF514C" w:rsidRDefault="002137CD" w:rsidP="002137CD">
            <w:pPr>
              <w:jc w:val="center"/>
              <w:rPr>
                <w:rFonts w:ascii="Wingdings" w:eastAsia="Wingdings" w:hAnsi="Wingdings" w:cs="Wingdings"/>
              </w:rPr>
            </w:pPr>
            <w:r w:rsidRPr="00EB5975">
              <w:rPr>
                <w:rFonts w:ascii="Wingdings" w:eastAsia="Wingdings" w:hAnsi="Wingdings" w:cs="Wingdings"/>
              </w:rPr>
              <w:t></w:t>
            </w:r>
          </w:p>
        </w:tc>
        <w:tc>
          <w:tcPr>
            <w:tcW w:w="684" w:type="dxa"/>
            <w:vAlign w:val="center"/>
          </w:tcPr>
          <w:p w14:paraId="55973D55" w14:textId="59F78484" w:rsidR="002137CD" w:rsidRPr="00CF514C" w:rsidRDefault="002137CD" w:rsidP="002137CD">
            <w:pPr>
              <w:ind w:left="-132" w:right="-78"/>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2618C677" w14:textId="3E2E187D" w:rsidR="002137CD" w:rsidRPr="00CF514C" w:rsidRDefault="002137CD" w:rsidP="002137CD">
            <w:pPr>
              <w:ind w:left="-152" w:right="-114"/>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1F827BE1" w14:textId="423F182D" w:rsidR="002137CD" w:rsidRPr="00CF514C" w:rsidRDefault="002137CD" w:rsidP="002137CD">
            <w:pPr>
              <w:ind w:left="-172" w:right="-89"/>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6BD72680" w14:textId="170E41BE" w:rsidR="002137CD" w:rsidRPr="00CF514C" w:rsidRDefault="002137CD" w:rsidP="002137CD">
            <w:pPr>
              <w:ind w:left="-28" w:right="-65"/>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37ECEC72" w14:textId="31DD0947" w:rsidR="002137CD" w:rsidRPr="00CF514C" w:rsidRDefault="002137CD" w:rsidP="002137CD">
            <w:pPr>
              <w:ind w:left="-53"/>
              <w:jc w:val="center"/>
              <w:rPr>
                <w:rFonts w:ascii="Wingdings" w:eastAsia="Wingdings" w:hAnsi="Wingdings" w:cs="Wingdings"/>
              </w:rPr>
            </w:pPr>
            <w:r w:rsidRPr="00EB5975">
              <w:rPr>
                <w:rFonts w:ascii="Wingdings" w:eastAsia="Wingdings" w:hAnsi="Wingdings" w:cs="Wingdings"/>
              </w:rPr>
              <w:t></w:t>
            </w:r>
          </w:p>
        </w:tc>
        <w:tc>
          <w:tcPr>
            <w:tcW w:w="2318" w:type="dxa"/>
            <w:vAlign w:val="center"/>
          </w:tcPr>
          <w:p w14:paraId="17379347" w14:textId="60966578" w:rsidR="002137CD" w:rsidRPr="00CF514C" w:rsidRDefault="002137CD" w:rsidP="002137CD">
            <w:pPr>
              <w:jc w:val="center"/>
              <w:rPr>
                <w:rFonts w:ascii="Wingdings" w:eastAsia="Wingdings" w:hAnsi="Wingdings" w:cs="Wingdings"/>
              </w:rPr>
            </w:pPr>
            <w:r w:rsidRPr="00EB5975">
              <w:rPr>
                <w:rFonts w:ascii="Wingdings" w:eastAsia="Wingdings" w:hAnsi="Wingdings" w:cs="Wingdings"/>
              </w:rPr>
              <w:t></w:t>
            </w:r>
          </w:p>
        </w:tc>
      </w:tr>
      <w:tr w:rsidR="00D458B6" w:rsidRPr="005C5E96" w14:paraId="0A85B83E" w14:textId="77777777" w:rsidTr="002137CD">
        <w:trPr>
          <w:trHeight w:val="398"/>
        </w:trPr>
        <w:tc>
          <w:tcPr>
            <w:tcW w:w="3273" w:type="dxa"/>
            <w:vAlign w:val="center"/>
          </w:tcPr>
          <w:p w14:paraId="6E64334F" w14:textId="2CF85C68" w:rsidR="00D458B6" w:rsidRPr="002137CD" w:rsidRDefault="00CD363C" w:rsidP="002137CD">
            <w:pPr>
              <w:numPr>
                <w:ilvl w:val="0"/>
                <w:numId w:val="48"/>
              </w:numPr>
              <w:ind w:left="499"/>
              <w:rPr>
                <w:rFonts w:cs="Arial"/>
                <w:szCs w:val="24"/>
                <w:highlight w:val="yellow"/>
              </w:rPr>
            </w:pPr>
            <w:r>
              <w:rPr>
                <w:rFonts w:cs="Arial"/>
                <w:szCs w:val="24"/>
                <w:highlight w:val="yellow"/>
              </w:rPr>
              <w:t>Patient reports severe pain / suffering</w:t>
            </w:r>
          </w:p>
        </w:tc>
        <w:tc>
          <w:tcPr>
            <w:tcW w:w="2333" w:type="dxa"/>
            <w:vAlign w:val="center"/>
          </w:tcPr>
          <w:p w14:paraId="15113D3C" w14:textId="398A7DAA" w:rsidR="00D458B6" w:rsidRPr="00CD363C" w:rsidRDefault="00CD363C" w:rsidP="002137CD">
            <w:pPr>
              <w:jc w:val="center"/>
              <w:rPr>
                <w:rFonts w:ascii="Wingdings" w:eastAsia="Wingdings" w:hAnsi="Wingdings" w:cs="Wingdings"/>
                <w:b/>
                <w:bCs/>
              </w:rPr>
            </w:pPr>
            <w:r w:rsidRPr="00EB5975">
              <w:rPr>
                <w:rFonts w:ascii="Wingdings" w:eastAsia="Wingdings" w:hAnsi="Wingdings" w:cs="Wingdings"/>
              </w:rPr>
              <w:t></w:t>
            </w:r>
          </w:p>
        </w:tc>
        <w:tc>
          <w:tcPr>
            <w:tcW w:w="684" w:type="dxa"/>
            <w:vAlign w:val="center"/>
          </w:tcPr>
          <w:p w14:paraId="5166F10D" w14:textId="1103A645" w:rsidR="00D458B6" w:rsidRPr="00EB5975" w:rsidRDefault="00CD363C" w:rsidP="002137CD">
            <w:pPr>
              <w:ind w:left="-132" w:right="-78"/>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753A59C9" w14:textId="540E71CB" w:rsidR="00D458B6" w:rsidRPr="00EB5975" w:rsidRDefault="00CD363C" w:rsidP="002137CD">
            <w:pPr>
              <w:ind w:left="-152" w:right="-114"/>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5A935A98" w14:textId="49305296" w:rsidR="00D458B6" w:rsidRPr="00EB5975" w:rsidRDefault="00CD363C" w:rsidP="002137CD">
            <w:pPr>
              <w:ind w:left="-172" w:right="-89"/>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62076CAE" w14:textId="5DDD162A" w:rsidR="00D458B6" w:rsidRPr="00EB5975" w:rsidRDefault="00CD363C" w:rsidP="002137CD">
            <w:pPr>
              <w:ind w:left="-28" w:right="-65"/>
              <w:jc w:val="center"/>
              <w:rPr>
                <w:rFonts w:ascii="Wingdings" w:eastAsia="Wingdings" w:hAnsi="Wingdings" w:cs="Wingdings"/>
              </w:rPr>
            </w:pPr>
            <w:r w:rsidRPr="00EB5975">
              <w:rPr>
                <w:rFonts w:ascii="Wingdings" w:eastAsia="Wingdings" w:hAnsi="Wingdings" w:cs="Wingdings"/>
              </w:rPr>
              <w:t></w:t>
            </w:r>
          </w:p>
        </w:tc>
        <w:tc>
          <w:tcPr>
            <w:tcW w:w="685" w:type="dxa"/>
            <w:vAlign w:val="center"/>
          </w:tcPr>
          <w:p w14:paraId="51E14BE4" w14:textId="05A822A7" w:rsidR="00D458B6" w:rsidRPr="00EB5975" w:rsidRDefault="00CD363C" w:rsidP="002137CD">
            <w:pPr>
              <w:ind w:left="-53"/>
              <w:jc w:val="center"/>
              <w:rPr>
                <w:rFonts w:ascii="Wingdings" w:eastAsia="Wingdings" w:hAnsi="Wingdings" w:cs="Wingdings"/>
              </w:rPr>
            </w:pPr>
            <w:r w:rsidRPr="00EB5975">
              <w:rPr>
                <w:rFonts w:ascii="Wingdings" w:eastAsia="Wingdings" w:hAnsi="Wingdings" w:cs="Wingdings"/>
              </w:rPr>
              <w:t></w:t>
            </w:r>
          </w:p>
        </w:tc>
        <w:tc>
          <w:tcPr>
            <w:tcW w:w="2318" w:type="dxa"/>
            <w:vAlign w:val="center"/>
          </w:tcPr>
          <w:p w14:paraId="4B294D42" w14:textId="1E460888" w:rsidR="00D458B6" w:rsidRPr="00EB5975" w:rsidRDefault="00CD363C" w:rsidP="002137CD">
            <w:pPr>
              <w:jc w:val="center"/>
              <w:rPr>
                <w:rFonts w:ascii="Wingdings" w:eastAsia="Wingdings" w:hAnsi="Wingdings" w:cs="Wingdings"/>
              </w:rPr>
            </w:pPr>
            <w:r w:rsidRPr="00EB5975">
              <w:rPr>
                <w:rFonts w:ascii="Wingdings" w:eastAsia="Wingdings" w:hAnsi="Wingdings" w:cs="Wingdings"/>
              </w:rPr>
              <w:t></w:t>
            </w:r>
          </w:p>
        </w:tc>
      </w:tr>
      <w:tr w:rsidR="008D420C" w:rsidRPr="005C5E96" w14:paraId="2D18011C" w14:textId="77777777" w:rsidTr="310CEBDC">
        <w:trPr>
          <w:trHeight w:val="398"/>
        </w:trPr>
        <w:tc>
          <w:tcPr>
            <w:tcW w:w="3273" w:type="dxa"/>
            <w:vAlign w:val="center"/>
          </w:tcPr>
          <w:p w14:paraId="15C559A7" w14:textId="3CB1FB70" w:rsidR="008D420C" w:rsidRPr="00CE6013" w:rsidRDefault="00916642" w:rsidP="003A2961">
            <w:pPr>
              <w:numPr>
                <w:ilvl w:val="0"/>
                <w:numId w:val="48"/>
              </w:numPr>
              <w:ind w:left="499"/>
              <w:rPr>
                <w:rFonts w:cs="Arial"/>
                <w:szCs w:val="24"/>
              </w:rPr>
            </w:pPr>
            <w:r>
              <w:rPr>
                <w:rFonts w:cs="Arial"/>
                <w:szCs w:val="24"/>
              </w:rPr>
              <w:t>Ease of access to biologics for the patient</w:t>
            </w:r>
          </w:p>
        </w:tc>
        <w:tc>
          <w:tcPr>
            <w:tcW w:w="2333" w:type="dxa"/>
            <w:vAlign w:val="center"/>
          </w:tcPr>
          <w:p w14:paraId="4F0D1390" w14:textId="7C154D8D" w:rsidR="008D420C" w:rsidRPr="005C5E96" w:rsidRDefault="0080592A" w:rsidP="008D420C">
            <w:pPr>
              <w:jc w:val="center"/>
              <w:rPr>
                <w:rFonts w:ascii="Wingdings" w:eastAsia="Wingdings" w:hAnsi="Wingdings" w:cs="Wingdings"/>
              </w:rPr>
            </w:pPr>
            <w:r w:rsidRPr="005C5E96">
              <w:rPr>
                <w:rFonts w:ascii="Wingdings" w:eastAsia="Wingdings" w:hAnsi="Wingdings" w:cs="Wingdings"/>
              </w:rPr>
              <w:t></w:t>
            </w:r>
          </w:p>
        </w:tc>
        <w:tc>
          <w:tcPr>
            <w:tcW w:w="684" w:type="dxa"/>
            <w:vAlign w:val="center"/>
          </w:tcPr>
          <w:p w14:paraId="43B4687C" w14:textId="584D231E" w:rsidR="008D420C" w:rsidRPr="005C5E96" w:rsidRDefault="0080592A" w:rsidP="008D420C">
            <w:pPr>
              <w:ind w:left="-132" w:right="-78"/>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7B192978" w14:textId="22490A58" w:rsidR="008D420C" w:rsidRPr="005C5E96" w:rsidRDefault="0080592A" w:rsidP="008D420C">
            <w:pPr>
              <w:ind w:left="-152" w:right="-114"/>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F58EB4A" w14:textId="671EA0A4" w:rsidR="008D420C" w:rsidRPr="005C5E96" w:rsidRDefault="0080592A" w:rsidP="008D420C">
            <w:pPr>
              <w:ind w:left="-172" w:right="-89"/>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614731C0" w14:textId="1D05A925" w:rsidR="008D420C" w:rsidRPr="005C5E96" w:rsidRDefault="0080592A" w:rsidP="008D420C">
            <w:pPr>
              <w:ind w:left="-28" w:right="-65"/>
              <w:jc w:val="center"/>
              <w:rPr>
                <w:rFonts w:ascii="Wingdings" w:eastAsia="Wingdings" w:hAnsi="Wingdings" w:cs="Wingdings"/>
              </w:rPr>
            </w:pPr>
            <w:r w:rsidRPr="005C5E96">
              <w:rPr>
                <w:rFonts w:ascii="Wingdings" w:eastAsia="Wingdings" w:hAnsi="Wingdings" w:cs="Wingdings"/>
              </w:rPr>
              <w:t></w:t>
            </w:r>
          </w:p>
        </w:tc>
        <w:tc>
          <w:tcPr>
            <w:tcW w:w="685" w:type="dxa"/>
            <w:vAlign w:val="center"/>
          </w:tcPr>
          <w:p w14:paraId="034C719D" w14:textId="7D36A3B0" w:rsidR="008D420C" w:rsidRPr="005C5E96" w:rsidRDefault="0080592A" w:rsidP="008D420C">
            <w:pPr>
              <w:ind w:left="-53"/>
              <w:jc w:val="center"/>
              <w:rPr>
                <w:rFonts w:ascii="Wingdings" w:eastAsia="Wingdings" w:hAnsi="Wingdings" w:cs="Wingdings"/>
              </w:rPr>
            </w:pPr>
            <w:r w:rsidRPr="005C5E96">
              <w:rPr>
                <w:rFonts w:ascii="Wingdings" w:eastAsia="Wingdings" w:hAnsi="Wingdings" w:cs="Wingdings"/>
              </w:rPr>
              <w:t></w:t>
            </w:r>
          </w:p>
        </w:tc>
        <w:tc>
          <w:tcPr>
            <w:tcW w:w="2318" w:type="dxa"/>
            <w:vAlign w:val="center"/>
          </w:tcPr>
          <w:p w14:paraId="26AF45DD" w14:textId="3432A06F" w:rsidR="008D420C" w:rsidRPr="005C5E96" w:rsidRDefault="0080592A" w:rsidP="008D420C">
            <w:pPr>
              <w:jc w:val="center"/>
              <w:rPr>
                <w:rFonts w:ascii="Wingdings" w:eastAsia="Wingdings" w:hAnsi="Wingdings" w:cs="Wingdings"/>
              </w:rPr>
            </w:pPr>
            <w:r w:rsidRPr="005C5E96">
              <w:rPr>
                <w:rFonts w:ascii="Wingdings" w:eastAsia="Wingdings" w:hAnsi="Wingdings" w:cs="Wingdings"/>
              </w:rPr>
              <w:t></w:t>
            </w:r>
          </w:p>
        </w:tc>
      </w:tr>
    </w:tbl>
    <w:p w14:paraId="322517D9" w14:textId="77777777" w:rsidR="00B04A87" w:rsidRDefault="00B04A87" w:rsidP="00CA4A50">
      <w:pPr>
        <w:ind w:left="720" w:hanging="720"/>
        <w:rPr>
          <w:color w:val="0000FF"/>
        </w:rPr>
      </w:pPr>
    </w:p>
    <w:p w14:paraId="73AEC4D6" w14:textId="56706D7C" w:rsidR="00CA4A50" w:rsidRPr="00896140" w:rsidRDefault="007F5695" w:rsidP="00CA4A50">
      <w:pPr>
        <w:ind w:left="720" w:hanging="720"/>
        <w:rPr>
          <w:b/>
          <w:bCs/>
        </w:rPr>
      </w:pPr>
      <w:r>
        <w:rPr>
          <w:color w:val="0000FF"/>
        </w:rPr>
        <w:t>A</w:t>
      </w:r>
      <w:r w:rsidR="008656F3">
        <w:rPr>
          <w:color w:val="0000FF"/>
        </w:rPr>
        <w:t>7</w:t>
      </w:r>
      <w:r w:rsidR="00CA4A50" w:rsidRPr="00896140">
        <w:rPr>
          <w:color w:val="0000FF"/>
        </w:rPr>
        <w:t>.</w:t>
      </w:r>
      <w:r w:rsidR="00CA4A50" w:rsidRPr="00896140">
        <w:rPr>
          <w:color w:val="0000FF"/>
        </w:rPr>
        <w:tab/>
      </w:r>
      <w:r w:rsidR="00CA4A50" w:rsidRPr="00896140">
        <w:t xml:space="preserve">Please indicate how long you have been prescribing the following </w:t>
      </w:r>
      <w:r w:rsidR="00CA4A50" w:rsidRPr="00896140">
        <w:rPr>
          <w:b/>
        </w:rPr>
        <w:t>biologic</w:t>
      </w:r>
      <w:r w:rsidR="00804599">
        <w:rPr>
          <w:b/>
        </w:rPr>
        <w:t xml:space="preserve"> therapy </w:t>
      </w:r>
      <w:r w:rsidR="00CA4A50" w:rsidRPr="00896140">
        <w:t xml:space="preserve">for the treatment of </w:t>
      </w:r>
      <w:r w:rsidR="00D4191F" w:rsidRPr="002C782D">
        <w:rPr>
          <w:b/>
          <w:bCs/>
        </w:rPr>
        <w:t>moderate to severe HS</w:t>
      </w:r>
      <w:r w:rsidR="00CA4A50" w:rsidRPr="00896140">
        <w:rPr>
          <w:b/>
          <w:bCs/>
        </w:rPr>
        <w:t>.</w:t>
      </w:r>
    </w:p>
    <w:p w14:paraId="12C247AC" w14:textId="77777777" w:rsidR="00CA4A50" w:rsidRPr="00896140" w:rsidRDefault="00CA4A50" w:rsidP="00CA4A50">
      <w:pPr>
        <w:ind w:left="720" w:hanging="720"/>
        <w:rPr>
          <w:rFonts w:asciiTheme="minorHAnsi" w:hAnsiTheme="minorHAnsi" w:cstheme="minorHAnsi"/>
          <w:sz w:val="22"/>
        </w:rPr>
      </w:pPr>
    </w:p>
    <w:p w14:paraId="424443C3" w14:textId="77777777" w:rsidR="00CA4A50" w:rsidRPr="00896140" w:rsidRDefault="00CA4A50" w:rsidP="00CA4A50">
      <w:pPr>
        <w:ind w:left="720" w:hanging="720"/>
      </w:pPr>
      <w:r w:rsidRPr="00896140">
        <w:rPr>
          <w:rFonts w:asciiTheme="minorHAnsi" w:hAnsiTheme="minorHAnsi" w:cstheme="minorHAnsi"/>
          <w:sz w:val="22"/>
        </w:rPr>
        <w:tab/>
      </w:r>
      <w:r w:rsidRPr="00896140">
        <w:rPr>
          <w:rFonts w:cs="Arial"/>
          <w:bCs/>
          <w:szCs w:val="24"/>
        </w:rPr>
        <w:t>Please answer to the best of your memory.</w:t>
      </w:r>
    </w:p>
    <w:p w14:paraId="4FE8651C" w14:textId="77777777" w:rsidR="00CA4A50" w:rsidRPr="00896140" w:rsidRDefault="00CA4A50" w:rsidP="00CA4A50">
      <w:pPr>
        <w:ind w:left="720" w:hanging="720"/>
        <w:rPr>
          <w:rFonts w:cs="Arial"/>
          <w:bCs/>
          <w:szCs w:val="24"/>
        </w:rPr>
      </w:pPr>
    </w:p>
    <w:p w14:paraId="217BB1C6" w14:textId="2AB73473" w:rsidR="00CA4A50" w:rsidRPr="00896140" w:rsidRDefault="00CA4A50" w:rsidP="00CA4A50">
      <w:pPr>
        <w:ind w:left="720"/>
      </w:pPr>
      <w:r w:rsidRPr="00896140">
        <w:rPr>
          <w:rFonts w:eastAsia="Times New Roman" w:cs="Arial"/>
          <w:bCs/>
          <w:color w:val="0000FF"/>
          <w:szCs w:val="24"/>
        </w:rPr>
        <w:t xml:space="preserve">[PN: Show options if &gt;0% in any column in </w:t>
      </w:r>
      <w:r w:rsidR="00F81B87">
        <w:rPr>
          <w:rFonts w:eastAsia="Times New Roman" w:cs="Arial"/>
          <w:bCs/>
          <w:color w:val="0000FF"/>
          <w:szCs w:val="24"/>
        </w:rPr>
        <w:t>A</w:t>
      </w:r>
      <w:r w:rsidR="00C4515B">
        <w:rPr>
          <w:rFonts w:eastAsia="Times New Roman" w:cs="Arial"/>
          <w:bCs/>
          <w:color w:val="0000FF"/>
          <w:szCs w:val="24"/>
        </w:rPr>
        <w:t>2</w:t>
      </w:r>
      <w:r w:rsidRPr="00896140">
        <w:rPr>
          <w:rFonts w:eastAsia="Times New Roman" w:cs="Arial"/>
          <w:bCs/>
          <w:color w:val="0000FF"/>
          <w:szCs w:val="24"/>
        </w:rPr>
        <w:t>. Range 0-S</w:t>
      </w:r>
      <w:r w:rsidR="00A43421">
        <w:rPr>
          <w:rFonts w:eastAsia="Times New Roman" w:cs="Arial"/>
          <w:bCs/>
          <w:color w:val="0000FF"/>
          <w:szCs w:val="24"/>
        </w:rPr>
        <w:t>4</w:t>
      </w:r>
      <w:r w:rsidRPr="00896140">
        <w:rPr>
          <w:rFonts w:eastAsia="Times New Roman" w:cs="Arial"/>
          <w:bCs/>
          <w:color w:val="0000FF"/>
          <w:szCs w:val="24"/>
        </w:rPr>
        <w:t xml:space="preserve"> (years in practice) for years and 0-12 for months. For options shown, force respondent to answer &gt;0 for either years or months.]</w:t>
      </w:r>
    </w:p>
    <w:p w14:paraId="215FC12A" w14:textId="77777777" w:rsidR="00CA4A50" w:rsidRPr="00896140" w:rsidRDefault="00CA4A50" w:rsidP="00CA4A50">
      <w:pPr>
        <w:ind w:left="720" w:hanging="720"/>
        <w:rPr>
          <w:rFonts w:cs="Arial"/>
          <w:bCs/>
          <w:szCs w:val="24"/>
        </w:rPr>
      </w:pPr>
    </w:p>
    <w:tbl>
      <w:tblPr>
        <w:tblW w:w="10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12"/>
        <w:gridCol w:w="5785"/>
      </w:tblGrid>
      <w:tr w:rsidR="00CA4A50" w:rsidRPr="00896140" w14:paraId="4707A1F3" w14:textId="77777777">
        <w:trPr>
          <w:trHeight w:val="956"/>
          <w:jc w:val="center"/>
        </w:trPr>
        <w:tc>
          <w:tcPr>
            <w:tcW w:w="4612" w:type="dxa"/>
            <w:tcBorders>
              <w:top w:val="single" w:sz="4" w:space="0" w:color="auto"/>
              <w:left w:val="single" w:sz="4" w:space="0" w:color="auto"/>
              <w:right w:val="single" w:sz="4" w:space="0" w:color="auto"/>
            </w:tcBorders>
            <w:vAlign w:val="center"/>
          </w:tcPr>
          <w:p w14:paraId="71821FA1" w14:textId="77777777" w:rsidR="00CA4A50" w:rsidRPr="00896140" w:rsidRDefault="00CA4A50">
            <w:pPr>
              <w:jc w:val="center"/>
              <w:rPr>
                <w:rFonts w:eastAsia="Arial"/>
                <w:b/>
                <w:bCs/>
              </w:rPr>
            </w:pPr>
            <w:r w:rsidRPr="00896140">
              <w:rPr>
                <w:rFonts w:eastAsia="Arial"/>
                <w:b/>
                <w:bCs/>
              </w:rPr>
              <w:t>Biologics</w:t>
            </w:r>
          </w:p>
        </w:tc>
        <w:tc>
          <w:tcPr>
            <w:tcW w:w="5785" w:type="dxa"/>
            <w:tcBorders>
              <w:top w:val="single" w:sz="4" w:space="0" w:color="auto"/>
              <w:left w:val="single" w:sz="4" w:space="0" w:color="auto"/>
              <w:right w:val="single" w:sz="4" w:space="0" w:color="auto"/>
            </w:tcBorders>
            <w:vAlign w:val="center"/>
          </w:tcPr>
          <w:p w14:paraId="2804463F" w14:textId="77777777" w:rsidR="00CA4A50" w:rsidRPr="00896140" w:rsidRDefault="00CA4A50">
            <w:pPr>
              <w:jc w:val="center"/>
              <w:rPr>
                <w:rFonts w:eastAsia="Arial"/>
                <w:b/>
                <w:bCs/>
              </w:rPr>
            </w:pPr>
            <w:r w:rsidRPr="00896140">
              <w:rPr>
                <w:rFonts w:eastAsia="Arial"/>
                <w:b/>
                <w:bCs/>
              </w:rPr>
              <w:t>Time since the first use</w:t>
            </w:r>
          </w:p>
        </w:tc>
      </w:tr>
      <w:tr w:rsidR="00CA4A50" w:rsidRPr="00896140" w14:paraId="5053E997" w14:textId="77777777">
        <w:trPr>
          <w:trHeight w:val="432"/>
          <w:jc w:val="center"/>
        </w:trPr>
        <w:tc>
          <w:tcPr>
            <w:tcW w:w="4612" w:type="dxa"/>
            <w:tcBorders>
              <w:top w:val="single" w:sz="4" w:space="0" w:color="auto"/>
              <w:left w:val="single" w:sz="4" w:space="0" w:color="auto"/>
              <w:bottom w:val="single" w:sz="4" w:space="0" w:color="auto"/>
              <w:right w:val="single" w:sz="4" w:space="0" w:color="auto"/>
            </w:tcBorders>
            <w:vAlign w:val="center"/>
          </w:tcPr>
          <w:p w14:paraId="0ADCB090" w14:textId="2068BCD5" w:rsidR="00CA4A50" w:rsidRPr="00896140" w:rsidRDefault="00CA4A50" w:rsidP="003A2961">
            <w:pPr>
              <w:pStyle w:val="ListParagraph"/>
              <w:numPr>
                <w:ilvl w:val="0"/>
                <w:numId w:val="23"/>
              </w:numPr>
              <w:ind w:left="499" w:hanging="357"/>
              <w:rPr>
                <w:rFonts w:cs="Arial"/>
                <w:color w:val="000000"/>
              </w:rPr>
            </w:pPr>
            <w:r w:rsidRPr="00896140">
              <w:rPr>
                <w:rFonts w:cs="Arial"/>
                <w:color w:val="000000"/>
                <w:szCs w:val="24"/>
              </w:rPr>
              <w:t>Humira</w:t>
            </w:r>
          </w:p>
        </w:tc>
        <w:tc>
          <w:tcPr>
            <w:tcW w:w="5785" w:type="dxa"/>
            <w:tcBorders>
              <w:top w:val="single" w:sz="4" w:space="0" w:color="auto"/>
              <w:left w:val="single" w:sz="4" w:space="0" w:color="auto"/>
              <w:bottom w:val="single" w:sz="4" w:space="0" w:color="auto"/>
              <w:right w:val="single" w:sz="4" w:space="0" w:color="auto"/>
            </w:tcBorders>
            <w:vAlign w:val="center"/>
          </w:tcPr>
          <w:p w14:paraId="4F6E2A27" w14:textId="77777777" w:rsidR="00CA4A50" w:rsidRPr="00896140" w:rsidRDefault="00CA4A50">
            <w:pPr>
              <w:ind w:right="28"/>
              <w:jc w:val="center"/>
              <w:rPr>
                <w:rFonts w:ascii="Wingdings" w:eastAsia="Wingdings" w:hAnsi="Wingdings" w:cs="Wingdings"/>
              </w:rPr>
            </w:pPr>
            <w:r w:rsidRPr="00896140">
              <w:rPr>
                <w:rFonts w:cs="Arial"/>
                <w:szCs w:val="24"/>
              </w:rPr>
              <w:t>_______# year(s) _______# month(s)</w:t>
            </w:r>
          </w:p>
        </w:tc>
      </w:tr>
      <w:tr w:rsidR="00CA4A50" w:rsidRPr="00896140" w14:paraId="69A90374" w14:textId="77777777">
        <w:trPr>
          <w:trHeight w:val="432"/>
          <w:jc w:val="center"/>
        </w:trPr>
        <w:tc>
          <w:tcPr>
            <w:tcW w:w="4612" w:type="dxa"/>
            <w:tcBorders>
              <w:top w:val="single" w:sz="4" w:space="0" w:color="auto"/>
              <w:left w:val="single" w:sz="4" w:space="0" w:color="auto"/>
              <w:bottom w:val="single" w:sz="4" w:space="0" w:color="auto"/>
              <w:right w:val="single" w:sz="4" w:space="0" w:color="auto"/>
            </w:tcBorders>
            <w:vAlign w:val="center"/>
          </w:tcPr>
          <w:p w14:paraId="3E353460" w14:textId="425B308B" w:rsidR="00CA4A50" w:rsidRPr="00896140" w:rsidRDefault="00155D0C" w:rsidP="003A2961">
            <w:pPr>
              <w:pStyle w:val="ListParagraph"/>
              <w:numPr>
                <w:ilvl w:val="0"/>
                <w:numId w:val="23"/>
              </w:numPr>
              <w:ind w:left="499" w:hanging="357"/>
              <w:rPr>
                <w:rFonts w:cs="Arial"/>
                <w:color w:val="000000"/>
                <w:szCs w:val="24"/>
              </w:rPr>
            </w:pPr>
            <w:r>
              <w:rPr>
                <w:rFonts w:cs="Arial"/>
                <w:color w:val="000000"/>
                <w:szCs w:val="24"/>
              </w:rPr>
              <w:lastRenderedPageBreak/>
              <w:t>P4</w:t>
            </w:r>
          </w:p>
        </w:tc>
        <w:tc>
          <w:tcPr>
            <w:tcW w:w="5785" w:type="dxa"/>
            <w:tcBorders>
              <w:top w:val="single" w:sz="4" w:space="0" w:color="auto"/>
              <w:left w:val="single" w:sz="4" w:space="0" w:color="auto"/>
              <w:bottom w:val="single" w:sz="4" w:space="0" w:color="auto"/>
              <w:right w:val="single" w:sz="4" w:space="0" w:color="auto"/>
            </w:tcBorders>
            <w:vAlign w:val="center"/>
          </w:tcPr>
          <w:p w14:paraId="1A271DA5" w14:textId="77777777" w:rsidR="00CA4A50" w:rsidRPr="00896140" w:rsidRDefault="00CA4A50">
            <w:pPr>
              <w:ind w:right="28"/>
              <w:jc w:val="center"/>
              <w:rPr>
                <w:rFonts w:cs="Arial"/>
                <w:szCs w:val="24"/>
              </w:rPr>
            </w:pPr>
            <w:r w:rsidRPr="00896140">
              <w:rPr>
                <w:rFonts w:cs="Arial"/>
                <w:szCs w:val="24"/>
              </w:rPr>
              <w:t>_______# year(s) _______# month(s)</w:t>
            </w:r>
          </w:p>
        </w:tc>
      </w:tr>
      <w:tr w:rsidR="00CA4A50" w:rsidRPr="00896140" w14:paraId="430D26F9" w14:textId="77777777">
        <w:trPr>
          <w:trHeight w:val="432"/>
          <w:jc w:val="center"/>
        </w:trPr>
        <w:tc>
          <w:tcPr>
            <w:tcW w:w="4612" w:type="dxa"/>
            <w:tcBorders>
              <w:top w:val="single" w:sz="4" w:space="0" w:color="auto"/>
              <w:left w:val="single" w:sz="4" w:space="0" w:color="auto"/>
              <w:bottom w:val="single" w:sz="4" w:space="0" w:color="auto"/>
              <w:right w:val="single" w:sz="4" w:space="0" w:color="auto"/>
            </w:tcBorders>
            <w:vAlign w:val="center"/>
          </w:tcPr>
          <w:p w14:paraId="13F6620B" w14:textId="4FDB66E1" w:rsidR="00CA4A50" w:rsidRPr="00896140" w:rsidRDefault="00A87931" w:rsidP="003A2961">
            <w:pPr>
              <w:pStyle w:val="ListParagraph"/>
              <w:numPr>
                <w:ilvl w:val="0"/>
                <w:numId w:val="23"/>
              </w:numPr>
              <w:ind w:left="499" w:hanging="357"/>
              <w:rPr>
                <w:rFonts w:eastAsia="Arial"/>
              </w:rPr>
            </w:pPr>
            <w:r>
              <w:rPr>
                <w:rFonts w:cs="Arial"/>
                <w:bCs/>
                <w:color w:val="000000"/>
                <w:szCs w:val="24"/>
              </w:rPr>
              <w:t>P1</w:t>
            </w:r>
            <w:r w:rsidR="00CA4A50" w:rsidRPr="00896140">
              <w:rPr>
                <w:rFonts w:cs="Arial"/>
                <w:bCs/>
                <w:color w:val="000000"/>
                <w:szCs w:val="24"/>
              </w:rPr>
              <w:t xml:space="preserve"> </w:t>
            </w:r>
          </w:p>
        </w:tc>
        <w:tc>
          <w:tcPr>
            <w:tcW w:w="5785" w:type="dxa"/>
            <w:tcBorders>
              <w:top w:val="single" w:sz="4" w:space="0" w:color="auto"/>
              <w:left w:val="single" w:sz="4" w:space="0" w:color="auto"/>
              <w:bottom w:val="single" w:sz="4" w:space="0" w:color="auto"/>
              <w:right w:val="single" w:sz="4" w:space="0" w:color="auto"/>
            </w:tcBorders>
            <w:vAlign w:val="center"/>
          </w:tcPr>
          <w:p w14:paraId="6E1BFEDC" w14:textId="77777777" w:rsidR="00CA4A50" w:rsidRPr="00896140" w:rsidRDefault="00CA4A50">
            <w:pPr>
              <w:ind w:right="28"/>
              <w:jc w:val="center"/>
              <w:rPr>
                <w:rFonts w:ascii="Wingdings" w:eastAsia="Wingdings" w:hAnsi="Wingdings" w:cs="Wingdings"/>
              </w:rPr>
            </w:pPr>
            <w:r w:rsidRPr="00896140">
              <w:rPr>
                <w:rFonts w:cs="Arial"/>
                <w:szCs w:val="24"/>
              </w:rPr>
              <w:t>_______# year(s) _______# month(s)</w:t>
            </w:r>
          </w:p>
        </w:tc>
      </w:tr>
    </w:tbl>
    <w:p w14:paraId="20B79358" w14:textId="77777777" w:rsidR="00DE6837" w:rsidRDefault="00DE6837" w:rsidP="00CA4A50">
      <w:pPr>
        <w:rPr>
          <w:color w:val="0000FF"/>
        </w:rPr>
      </w:pPr>
    </w:p>
    <w:p w14:paraId="071F64A5" w14:textId="552D8D80" w:rsidR="00A35997" w:rsidRDefault="00A35997" w:rsidP="00D2471E">
      <w:pPr>
        <w:ind w:left="720" w:hanging="720"/>
      </w:pPr>
      <w:r>
        <w:rPr>
          <w:color w:val="0000FF"/>
        </w:rPr>
        <w:t>A8.</w:t>
      </w:r>
      <w:r>
        <w:rPr>
          <w:color w:val="0000FF"/>
        </w:rPr>
        <w:tab/>
      </w:r>
      <w:r w:rsidR="002C48EC">
        <w:t xml:space="preserve">Now, please think of the </w:t>
      </w:r>
      <w:r w:rsidR="002C48EC" w:rsidRPr="003C6E30">
        <w:rPr>
          <w:b/>
          <w:bCs/>
        </w:rPr>
        <w:t xml:space="preserve">moderate to severe </w:t>
      </w:r>
      <w:r w:rsidR="00006A8C">
        <w:rPr>
          <w:b/>
          <w:bCs/>
        </w:rPr>
        <w:t xml:space="preserve">THERAPY AREA </w:t>
      </w:r>
      <w:r w:rsidR="002C48EC">
        <w:t xml:space="preserve">patients you might treat in the </w:t>
      </w:r>
      <w:r w:rsidR="002C48EC" w:rsidRPr="003C6E30">
        <w:rPr>
          <w:b/>
          <w:bCs/>
          <w:u w:val="single"/>
        </w:rPr>
        <w:t>next 12 months</w:t>
      </w:r>
      <w:r w:rsidR="00847FE6">
        <w:t>.</w:t>
      </w:r>
      <w:r w:rsidR="00823620">
        <w:t xml:space="preserve"> How do you expect </w:t>
      </w:r>
      <w:r w:rsidR="00EB0096">
        <w:t xml:space="preserve">your usage of </w:t>
      </w:r>
      <w:r w:rsidR="00EB0096" w:rsidRPr="003C6E30">
        <w:rPr>
          <w:b/>
          <w:bCs/>
        </w:rPr>
        <w:t>biologics</w:t>
      </w:r>
      <w:r w:rsidR="00EB0096">
        <w:t xml:space="preserve"> to change</w:t>
      </w:r>
      <w:r w:rsidR="003C6E30">
        <w:t xml:space="preserve"> for these patients?</w:t>
      </w:r>
    </w:p>
    <w:p w14:paraId="24B30953" w14:textId="77777777" w:rsidR="003C6E30" w:rsidRDefault="003C6E30" w:rsidP="00D2471E">
      <w:pPr>
        <w:ind w:left="720" w:hanging="720"/>
      </w:pPr>
    </w:p>
    <w:p w14:paraId="42836170" w14:textId="402B2D6E" w:rsidR="003C6E30" w:rsidRDefault="003C6E30" w:rsidP="003C6E30">
      <w:pPr>
        <w:autoSpaceDE w:val="0"/>
        <w:autoSpaceDN w:val="0"/>
        <w:adjustRightInd w:val="0"/>
        <w:ind w:left="720" w:right="360"/>
      </w:pPr>
      <w:r w:rsidRPr="005C5E96">
        <w:t xml:space="preserve">Please rate on a </w:t>
      </w:r>
      <w:r>
        <w:t>5</w:t>
      </w:r>
      <w:r w:rsidRPr="005C5E96">
        <w:t>-point scale, where 1 = “</w:t>
      </w:r>
      <w:r w:rsidR="00EA4D25">
        <w:t>Significantly Decrease</w:t>
      </w:r>
      <w:r w:rsidRPr="005C5E96">
        <w:t>” and 7 = “</w:t>
      </w:r>
      <w:r w:rsidR="00EA4D25">
        <w:t>Significantly Increase</w:t>
      </w:r>
      <w:r w:rsidRPr="005C5E96">
        <w:t>” about the treatment</w:t>
      </w:r>
      <w:r>
        <w:t>.</w:t>
      </w:r>
    </w:p>
    <w:p w14:paraId="3557A292" w14:textId="77777777" w:rsidR="00EA4D25" w:rsidRDefault="00EA4D25" w:rsidP="003C6E30">
      <w:pPr>
        <w:autoSpaceDE w:val="0"/>
        <w:autoSpaceDN w:val="0"/>
        <w:adjustRightInd w:val="0"/>
        <w:ind w:left="720" w:right="360"/>
      </w:pPr>
    </w:p>
    <w:p w14:paraId="110CAAB3" w14:textId="19C6A312" w:rsidR="00EA4D25" w:rsidRPr="005C5E96" w:rsidRDefault="00EA4D25" w:rsidP="003C6E30">
      <w:pPr>
        <w:autoSpaceDE w:val="0"/>
        <w:autoSpaceDN w:val="0"/>
        <w:adjustRightInd w:val="0"/>
        <w:ind w:left="720" w:right="360"/>
      </w:pPr>
      <w:r w:rsidRPr="005C5E96">
        <w:rPr>
          <w:color w:val="0000FF"/>
        </w:rPr>
        <w:t>[PN: Allow only one selection per row.</w:t>
      </w:r>
      <w:r>
        <w:rPr>
          <w:color w:val="0000FF"/>
        </w:rPr>
        <w:t xml:space="preserve"> Randomize options. </w:t>
      </w:r>
      <w:r w:rsidRPr="005C5E96">
        <w:rPr>
          <w:rFonts w:cs="Arial"/>
          <w:color w:val="0000FF"/>
        </w:rPr>
        <w:t xml:space="preserve">Insert </w:t>
      </w:r>
      <w:r>
        <w:rPr>
          <w:rFonts w:cs="Arial"/>
          <w:color w:val="0000FF"/>
        </w:rPr>
        <w:t>5</w:t>
      </w:r>
      <w:r w:rsidRPr="005C5E96">
        <w:rPr>
          <w:rFonts w:cs="Arial"/>
          <w:color w:val="0000FF"/>
        </w:rPr>
        <w:t>-point scale with anchor words</w:t>
      </w:r>
      <w:r>
        <w:rPr>
          <w:rFonts w:cs="Arial"/>
          <w:color w:val="0000FF"/>
        </w:rPr>
        <w:t>.</w:t>
      </w:r>
      <w:r w:rsidR="00C5455A">
        <w:rPr>
          <w:rFonts w:cs="Arial"/>
          <w:color w:val="0000FF"/>
        </w:rPr>
        <w:t xml:space="preserve"> Only show treatment row is respondent is aware of the </w:t>
      </w:r>
      <w:r w:rsidR="003C25FA">
        <w:rPr>
          <w:rFonts w:cs="Arial"/>
          <w:color w:val="0000FF"/>
        </w:rPr>
        <w:t>corresponding treatment in A1.</w:t>
      </w:r>
      <w:r w:rsidRPr="005C5E96">
        <w:rPr>
          <w:color w:val="0000FF"/>
        </w:rPr>
        <w:t>]</w:t>
      </w:r>
    </w:p>
    <w:p w14:paraId="667E59D4" w14:textId="453DD363" w:rsidR="003C6E30" w:rsidRDefault="003C6E30" w:rsidP="00D2471E">
      <w:pPr>
        <w:ind w:left="720" w:hanging="720"/>
      </w:pPr>
    </w:p>
    <w:p w14:paraId="0F2B55A2" w14:textId="77777777" w:rsidR="00757726" w:rsidRPr="00A35997" w:rsidRDefault="00757726" w:rsidP="00D2471E">
      <w:pPr>
        <w:ind w:left="720" w:hanging="720"/>
      </w:pPr>
      <w:r>
        <w:tab/>
      </w:r>
    </w:p>
    <w:tbl>
      <w:tblPr>
        <w:tblW w:w="99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3273"/>
        <w:gridCol w:w="1685"/>
        <w:gridCol w:w="990"/>
        <w:gridCol w:w="1230"/>
        <w:gridCol w:w="1110"/>
        <w:gridCol w:w="1691"/>
      </w:tblGrid>
      <w:tr w:rsidR="002A3F90" w:rsidRPr="005C5E96" w14:paraId="2D813540" w14:textId="77777777" w:rsidTr="00161959">
        <w:trPr>
          <w:trHeight w:val="58"/>
        </w:trPr>
        <w:tc>
          <w:tcPr>
            <w:tcW w:w="3273" w:type="dxa"/>
            <w:vAlign w:val="center"/>
          </w:tcPr>
          <w:p w14:paraId="0C80D3EA" w14:textId="4D452E67" w:rsidR="002A3F90" w:rsidRPr="005C5E96" w:rsidRDefault="00795DA9">
            <w:pPr>
              <w:spacing w:before="60" w:after="60"/>
              <w:jc w:val="center"/>
              <w:rPr>
                <w:rFonts w:cs="Arial"/>
              </w:rPr>
            </w:pPr>
            <w:r>
              <w:rPr>
                <w:rFonts w:cs="Arial"/>
                <w:b/>
                <w:bCs/>
              </w:rPr>
              <w:t>Biologics</w:t>
            </w:r>
          </w:p>
        </w:tc>
        <w:tc>
          <w:tcPr>
            <w:tcW w:w="1685" w:type="dxa"/>
            <w:vAlign w:val="bottom"/>
          </w:tcPr>
          <w:p w14:paraId="6B5ED2A6" w14:textId="1FB3627E" w:rsidR="002A3F90" w:rsidRPr="001D1B9E" w:rsidRDefault="002A3F90">
            <w:pPr>
              <w:jc w:val="center"/>
              <w:rPr>
                <w:b/>
              </w:rPr>
            </w:pPr>
            <w:r>
              <w:rPr>
                <w:b/>
              </w:rPr>
              <w:t>Significantly Decrease</w:t>
            </w:r>
          </w:p>
          <w:p w14:paraId="2FC4202B" w14:textId="77777777" w:rsidR="002A3F90" w:rsidRPr="005C5E96" w:rsidRDefault="002A3F90">
            <w:pPr>
              <w:jc w:val="center"/>
              <w:rPr>
                <w:rFonts w:cs="Arial"/>
              </w:rPr>
            </w:pPr>
            <w:r w:rsidRPr="001D1B9E">
              <w:rPr>
                <w:b/>
              </w:rPr>
              <w:t>1</w:t>
            </w:r>
          </w:p>
        </w:tc>
        <w:tc>
          <w:tcPr>
            <w:tcW w:w="990" w:type="dxa"/>
            <w:vAlign w:val="bottom"/>
          </w:tcPr>
          <w:p w14:paraId="4E80CE0C" w14:textId="5C9EA9DC" w:rsidR="002A3F90" w:rsidRPr="005C5E96" w:rsidRDefault="002A3F90">
            <w:pPr>
              <w:jc w:val="center"/>
              <w:rPr>
                <w:rFonts w:cs="Arial"/>
                <w:b/>
              </w:rPr>
            </w:pPr>
            <w:r>
              <w:rPr>
                <w:b/>
              </w:rPr>
              <w:t>2</w:t>
            </w:r>
          </w:p>
        </w:tc>
        <w:tc>
          <w:tcPr>
            <w:tcW w:w="1230" w:type="dxa"/>
            <w:vAlign w:val="bottom"/>
          </w:tcPr>
          <w:p w14:paraId="5EA5212E" w14:textId="77777777" w:rsidR="002A3F90" w:rsidRDefault="002A3F90">
            <w:pPr>
              <w:jc w:val="center"/>
              <w:rPr>
                <w:rFonts w:cs="Arial"/>
                <w:b/>
              </w:rPr>
            </w:pPr>
            <w:r>
              <w:rPr>
                <w:rFonts w:cs="Arial"/>
                <w:b/>
              </w:rPr>
              <w:t>No Change</w:t>
            </w:r>
          </w:p>
          <w:p w14:paraId="3E6D8830" w14:textId="3336F6C1" w:rsidR="002A3F90" w:rsidRPr="005C5E96" w:rsidRDefault="002A3F90">
            <w:pPr>
              <w:jc w:val="center"/>
              <w:rPr>
                <w:rFonts w:cs="Arial"/>
                <w:b/>
              </w:rPr>
            </w:pPr>
            <w:r>
              <w:rPr>
                <w:rFonts w:cs="Arial"/>
                <w:b/>
              </w:rPr>
              <w:t>3</w:t>
            </w:r>
          </w:p>
        </w:tc>
        <w:tc>
          <w:tcPr>
            <w:tcW w:w="1110" w:type="dxa"/>
            <w:vAlign w:val="bottom"/>
          </w:tcPr>
          <w:p w14:paraId="0B0E6D83" w14:textId="7D9A4F16" w:rsidR="002A3F90" w:rsidRPr="005C5E96" w:rsidRDefault="002A3F90">
            <w:pPr>
              <w:jc w:val="center"/>
              <w:rPr>
                <w:rFonts w:cs="Arial"/>
                <w:b/>
              </w:rPr>
            </w:pPr>
            <w:r>
              <w:rPr>
                <w:rFonts w:cs="Arial"/>
                <w:b/>
              </w:rPr>
              <w:t>4</w:t>
            </w:r>
          </w:p>
        </w:tc>
        <w:tc>
          <w:tcPr>
            <w:tcW w:w="1691" w:type="dxa"/>
            <w:vAlign w:val="bottom"/>
          </w:tcPr>
          <w:p w14:paraId="438DA72A" w14:textId="1856A61B" w:rsidR="002A3F90" w:rsidRPr="001D1B9E" w:rsidRDefault="002A3F90" w:rsidP="002A3F90">
            <w:pPr>
              <w:jc w:val="center"/>
              <w:rPr>
                <w:b/>
              </w:rPr>
            </w:pPr>
            <w:r>
              <w:rPr>
                <w:b/>
              </w:rPr>
              <w:t>Significantly Increase</w:t>
            </w:r>
          </w:p>
          <w:p w14:paraId="3115D460" w14:textId="56EB3119" w:rsidR="002A3F90" w:rsidRPr="005C5E96" w:rsidRDefault="002A3F90">
            <w:pPr>
              <w:jc w:val="center"/>
              <w:rPr>
                <w:rFonts w:cs="Arial"/>
              </w:rPr>
            </w:pPr>
            <w:r>
              <w:rPr>
                <w:rFonts w:cs="Arial"/>
              </w:rPr>
              <w:t>5</w:t>
            </w:r>
          </w:p>
        </w:tc>
      </w:tr>
      <w:tr w:rsidR="00DD7F1A" w:rsidRPr="005C5E96" w14:paraId="156C045A" w14:textId="77777777" w:rsidTr="00161959">
        <w:trPr>
          <w:trHeight w:val="398"/>
        </w:trPr>
        <w:tc>
          <w:tcPr>
            <w:tcW w:w="3273" w:type="dxa"/>
            <w:vAlign w:val="center"/>
          </w:tcPr>
          <w:p w14:paraId="50E4B1F0" w14:textId="3308B9F0" w:rsidR="00DD7F1A" w:rsidRPr="005C5E96" w:rsidRDefault="00DD7F1A" w:rsidP="00DD7F1A">
            <w:pPr>
              <w:numPr>
                <w:ilvl w:val="0"/>
                <w:numId w:val="56"/>
              </w:numPr>
              <w:ind w:left="504"/>
              <w:rPr>
                <w:rFonts w:cs="Arial"/>
                <w:bCs/>
              </w:rPr>
            </w:pPr>
            <w:r w:rsidRPr="00896140">
              <w:rPr>
                <w:rFonts w:cs="Arial"/>
                <w:color w:val="000000"/>
                <w:szCs w:val="24"/>
              </w:rPr>
              <w:t>Humira</w:t>
            </w:r>
          </w:p>
        </w:tc>
        <w:tc>
          <w:tcPr>
            <w:tcW w:w="1685" w:type="dxa"/>
            <w:vAlign w:val="center"/>
          </w:tcPr>
          <w:p w14:paraId="708B2E49" w14:textId="77777777" w:rsidR="00DD7F1A" w:rsidRPr="005C5E96" w:rsidRDefault="00DD7F1A" w:rsidP="00DD7F1A">
            <w:pPr>
              <w:jc w:val="center"/>
              <w:rPr>
                <w:rFonts w:cs="Arial"/>
              </w:rPr>
            </w:pPr>
            <w:r w:rsidRPr="005C5E96">
              <w:rPr>
                <w:rFonts w:ascii="Wingdings" w:eastAsia="Wingdings" w:hAnsi="Wingdings" w:cs="Wingdings"/>
              </w:rPr>
              <w:t></w:t>
            </w:r>
          </w:p>
        </w:tc>
        <w:tc>
          <w:tcPr>
            <w:tcW w:w="990" w:type="dxa"/>
            <w:vAlign w:val="center"/>
          </w:tcPr>
          <w:p w14:paraId="17D2259C" w14:textId="77777777" w:rsidR="00DD7F1A" w:rsidRPr="005C5E96" w:rsidRDefault="00DD7F1A" w:rsidP="00DD7F1A">
            <w:pPr>
              <w:ind w:left="-172" w:right="-89"/>
              <w:jc w:val="center"/>
              <w:rPr>
                <w:rFonts w:cs="Arial"/>
              </w:rPr>
            </w:pPr>
            <w:r w:rsidRPr="005C5E96">
              <w:rPr>
                <w:rFonts w:ascii="Wingdings" w:eastAsia="Wingdings" w:hAnsi="Wingdings" w:cs="Wingdings"/>
              </w:rPr>
              <w:t></w:t>
            </w:r>
          </w:p>
        </w:tc>
        <w:tc>
          <w:tcPr>
            <w:tcW w:w="1230" w:type="dxa"/>
            <w:vAlign w:val="center"/>
          </w:tcPr>
          <w:p w14:paraId="73F99C86" w14:textId="77777777" w:rsidR="00DD7F1A" w:rsidRPr="005C5E96" w:rsidRDefault="00DD7F1A" w:rsidP="00DD7F1A">
            <w:pPr>
              <w:ind w:left="-28" w:right="-65"/>
              <w:jc w:val="center"/>
              <w:rPr>
                <w:rFonts w:cs="Arial"/>
              </w:rPr>
            </w:pPr>
            <w:r w:rsidRPr="005C5E96">
              <w:rPr>
                <w:rFonts w:ascii="Wingdings" w:eastAsia="Wingdings" w:hAnsi="Wingdings" w:cs="Wingdings"/>
              </w:rPr>
              <w:t></w:t>
            </w:r>
          </w:p>
        </w:tc>
        <w:tc>
          <w:tcPr>
            <w:tcW w:w="1110" w:type="dxa"/>
            <w:vAlign w:val="center"/>
          </w:tcPr>
          <w:p w14:paraId="49F6AC20" w14:textId="77777777" w:rsidR="00DD7F1A" w:rsidRPr="005C5E96" w:rsidRDefault="00DD7F1A" w:rsidP="00DD7F1A">
            <w:pPr>
              <w:ind w:left="-53"/>
              <w:jc w:val="center"/>
              <w:rPr>
                <w:rFonts w:cs="Arial"/>
              </w:rPr>
            </w:pPr>
            <w:r w:rsidRPr="005C5E96">
              <w:rPr>
                <w:rFonts w:ascii="Wingdings" w:eastAsia="Wingdings" w:hAnsi="Wingdings" w:cs="Wingdings"/>
              </w:rPr>
              <w:t></w:t>
            </w:r>
          </w:p>
        </w:tc>
        <w:tc>
          <w:tcPr>
            <w:tcW w:w="1691" w:type="dxa"/>
            <w:vAlign w:val="center"/>
          </w:tcPr>
          <w:p w14:paraId="173633C0" w14:textId="77777777" w:rsidR="00DD7F1A" w:rsidRPr="005C5E96" w:rsidRDefault="00DD7F1A" w:rsidP="00DD7F1A">
            <w:pPr>
              <w:jc w:val="center"/>
              <w:rPr>
                <w:rFonts w:cs="Arial"/>
              </w:rPr>
            </w:pPr>
            <w:r w:rsidRPr="005C5E96">
              <w:rPr>
                <w:rFonts w:ascii="Wingdings" w:eastAsia="Wingdings" w:hAnsi="Wingdings" w:cs="Wingdings"/>
              </w:rPr>
              <w:t></w:t>
            </w:r>
          </w:p>
        </w:tc>
      </w:tr>
      <w:tr w:rsidR="00DD7F1A" w:rsidRPr="005C5E96" w14:paraId="1033CF4C" w14:textId="77777777" w:rsidTr="00161959">
        <w:trPr>
          <w:trHeight w:val="398"/>
        </w:trPr>
        <w:tc>
          <w:tcPr>
            <w:tcW w:w="3273" w:type="dxa"/>
            <w:vAlign w:val="center"/>
          </w:tcPr>
          <w:p w14:paraId="6BEF9BA0" w14:textId="308C0DED" w:rsidR="00DD7F1A" w:rsidRDefault="00155D0C" w:rsidP="00DD7F1A">
            <w:pPr>
              <w:numPr>
                <w:ilvl w:val="0"/>
                <w:numId w:val="56"/>
              </w:numPr>
              <w:ind w:left="499"/>
              <w:rPr>
                <w:rFonts w:cs="Arial"/>
              </w:rPr>
            </w:pPr>
            <w:r>
              <w:rPr>
                <w:rFonts w:cs="Arial"/>
                <w:color w:val="000000"/>
                <w:szCs w:val="24"/>
              </w:rPr>
              <w:t>P4</w:t>
            </w:r>
          </w:p>
        </w:tc>
        <w:tc>
          <w:tcPr>
            <w:tcW w:w="1685" w:type="dxa"/>
            <w:vAlign w:val="center"/>
          </w:tcPr>
          <w:p w14:paraId="62324C66" w14:textId="77777777" w:rsidR="00DD7F1A" w:rsidRPr="005C5E96" w:rsidRDefault="00DD7F1A" w:rsidP="00DD7F1A">
            <w:pPr>
              <w:jc w:val="center"/>
              <w:rPr>
                <w:rFonts w:ascii="Wingdings" w:eastAsia="Wingdings" w:hAnsi="Wingdings" w:cs="Wingdings"/>
              </w:rPr>
            </w:pPr>
            <w:r w:rsidRPr="005C5E96">
              <w:rPr>
                <w:rFonts w:ascii="Wingdings" w:eastAsia="Wingdings" w:hAnsi="Wingdings" w:cs="Wingdings"/>
              </w:rPr>
              <w:t></w:t>
            </w:r>
          </w:p>
        </w:tc>
        <w:tc>
          <w:tcPr>
            <w:tcW w:w="990" w:type="dxa"/>
            <w:vAlign w:val="center"/>
          </w:tcPr>
          <w:p w14:paraId="71E7228D" w14:textId="77777777" w:rsidR="00DD7F1A" w:rsidRPr="005C5E96" w:rsidRDefault="00DD7F1A" w:rsidP="00DD7F1A">
            <w:pPr>
              <w:ind w:left="-172" w:right="-89"/>
              <w:jc w:val="center"/>
              <w:rPr>
                <w:rFonts w:ascii="Wingdings" w:eastAsia="Wingdings" w:hAnsi="Wingdings" w:cs="Wingdings"/>
              </w:rPr>
            </w:pPr>
            <w:r w:rsidRPr="005C5E96">
              <w:rPr>
                <w:rFonts w:ascii="Wingdings" w:eastAsia="Wingdings" w:hAnsi="Wingdings" w:cs="Wingdings"/>
              </w:rPr>
              <w:t></w:t>
            </w:r>
          </w:p>
        </w:tc>
        <w:tc>
          <w:tcPr>
            <w:tcW w:w="1230" w:type="dxa"/>
            <w:vAlign w:val="center"/>
          </w:tcPr>
          <w:p w14:paraId="4B257668" w14:textId="77777777" w:rsidR="00DD7F1A" w:rsidRPr="005C5E96" w:rsidRDefault="00DD7F1A" w:rsidP="00DD7F1A">
            <w:pPr>
              <w:ind w:left="-28" w:right="-65"/>
              <w:jc w:val="center"/>
              <w:rPr>
                <w:rFonts w:ascii="Wingdings" w:eastAsia="Wingdings" w:hAnsi="Wingdings" w:cs="Wingdings"/>
              </w:rPr>
            </w:pPr>
            <w:r w:rsidRPr="005C5E96">
              <w:rPr>
                <w:rFonts w:ascii="Wingdings" w:eastAsia="Wingdings" w:hAnsi="Wingdings" w:cs="Wingdings"/>
              </w:rPr>
              <w:t></w:t>
            </w:r>
          </w:p>
        </w:tc>
        <w:tc>
          <w:tcPr>
            <w:tcW w:w="1110" w:type="dxa"/>
            <w:vAlign w:val="center"/>
          </w:tcPr>
          <w:p w14:paraId="773C3EEE" w14:textId="77777777" w:rsidR="00DD7F1A" w:rsidRPr="005C5E96" w:rsidRDefault="00DD7F1A" w:rsidP="00DD7F1A">
            <w:pPr>
              <w:ind w:left="-53"/>
              <w:jc w:val="center"/>
              <w:rPr>
                <w:rFonts w:ascii="Wingdings" w:eastAsia="Wingdings" w:hAnsi="Wingdings" w:cs="Wingdings"/>
              </w:rPr>
            </w:pPr>
            <w:r w:rsidRPr="005C5E96">
              <w:rPr>
                <w:rFonts w:ascii="Wingdings" w:eastAsia="Wingdings" w:hAnsi="Wingdings" w:cs="Wingdings"/>
              </w:rPr>
              <w:t></w:t>
            </w:r>
          </w:p>
        </w:tc>
        <w:tc>
          <w:tcPr>
            <w:tcW w:w="1691" w:type="dxa"/>
            <w:vAlign w:val="center"/>
          </w:tcPr>
          <w:p w14:paraId="5D4737C8" w14:textId="77777777" w:rsidR="00DD7F1A" w:rsidRPr="005C5E96" w:rsidRDefault="00DD7F1A" w:rsidP="00DD7F1A">
            <w:pPr>
              <w:jc w:val="center"/>
              <w:rPr>
                <w:rFonts w:ascii="Wingdings" w:eastAsia="Wingdings" w:hAnsi="Wingdings" w:cs="Wingdings"/>
              </w:rPr>
            </w:pPr>
            <w:r w:rsidRPr="005C5E96">
              <w:rPr>
                <w:rFonts w:ascii="Wingdings" w:eastAsia="Wingdings" w:hAnsi="Wingdings" w:cs="Wingdings"/>
              </w:rPr>
              <w:t></w:t>
            </w:r>
          </w:p>
        </w:tc>
      </w:tr>
      <w:tr w:rsidR="00DD7F1A" w:rsidRPr="005C5E96" w14:paraId="70BD3F18" w14:textId="77777777" w:rsidTr="00161959">
        <w:trPr>
          <w:trHeight w:val="398"/>
        </w:trPr>
        <w:tc>
          <w:tcPr>
            <w:tcW w:w="3273" w:type="dxa"/>
            <w:vAlign w:val="center"/>
          </w:tcPr>
          <w:p w14:paraId="2EA44FB5" w14:textId="2E6C4830" w:rsidR="00DD7F1A" w:rsidRDefault="00A87931" w:rsidP="00DD7F1A">
            <w:pPr>
              <w:numPr>
                <w:ilvl w:val="0"/>
                <w:numId w:val="56"/>
              </w:numPr>
              <w:ind w:left="499"/>
              <w:rPr>
                <w:rFonts w:cs="Arial"/>
              </w:rPr>
            </w:pPr>
            <w:r>
              <w:rPr>
                <w:rFonts w:cs="Arial"/>
                <w:bCs/>
                <w:color w:val="000000"/>
                <w:szCs w:val="24"/>
              </w:rPr>
              <w:t>P1</w:t>
            </w:r>
            <w:r w:rsidR="00DD7F1A" w:rsidRPr="00896140">
              <w:rPr>
                <w:rFonts w:cs="Arial"/>
                <w:bCs/>
                <w:color w:val="000000"/>
                <w:szCs w:val="24"/>
              </w:rPr>
              <w:t xml:space="preserve"> </w:t>
            </w:r>
          </w:p>
        </w:tc>
        <w:tc>
          <w:tcPr>
            <w:tcW w:w="1685" w:type="dxa"/>
            <w:vAlign w:val="center"/>
          </w:tcPr>
          <w:p w14:paraId="709295F6" w14:textId="77777777" w:rsidR="00DD7F1A" w:rsidRPr="005C5E96" w:rsidRDefault="00DD7F1A" w:rsidP="00DD7F1A">
            <w:pPr>
              <w:jc w:val="center"/>
              <w:rPr>
                <w:rFonts w:ascii="Wingdings" w:eastAsia="Wingdings" w:hAnsi="Wingdings" w:cs="Wingdings"/>
              </w:rPr>
            </w:pPr>
            <w:r w:rsidRPr="005C5E96">
              <w:rPr>
                <w:rFonts w:ascii="Wingdings" w:eastAsia="Wingdings" w:hAnsi="Wingdings" w:cs="Wingdings"/>
              </w:rPr>
              <w:t></w:t>
            </w:r>
          </w:p>
        </w:tc>
        <w:tc>
          <w:tcPr>
            <w:tcW w:w="990" w:type="dxa"/>
            <w:vAlign w:val="center"/>
          </w:tcPr>
          <w:p w14:paraId="1D22BD56" w14:textId="77777777" w:rsidR="00DD7F1A" w:rsidRPr="005C5E96" w:rsidRDefault="00DD7F1A" w:rsidP="00DD7F1A">
            <w:pPr>
              <w:ind w:left="-172" w:right="-89"/>
              <w:jc w:val="center"/>
              <w:rPr>
                <w:rFonts w:ascii="Wingdings" w:eastAsia="Wingdings" w:hAnsi="Wingdings" w:cs="Wingdings"/>
              </w:rPr>
            </w:pPr>
            <w:r w:rsidRPr="005C5E96">
              <w:rPr>
                <w:rFonts w:ascii="Wingdings" w:eastAsia="Wingdings" w:hAnsi="Wingdings" w:cs="Wingdings"/>
              </w:rPr>
              <w:t></w:t>
            </w:r>
          </w:p>
        </w:tc>
        <w:tc>
          <w:tcPr>
            <w:tcW w:w="1230" w:type="dxa"/>
            <w:vAlign w:val="center"/>
          </w:tcPr>
          <w:p w14:paraId="58C64D5B" w14:textId="77777777" w:rsidR="00DD7F1A" w:rsidRPr="005C5E96" w:rsidRDefault="00DD7F1A" w:rsidP="00DD7F1A">
            <w:pPr>
              <w:ind w:left="-28" w:right="-65"/>
              <w:jc w:val="center"/>
              <w:rPr>
                <w:rFonts w:ascii="Wingdings" w:eastAsia="Wingdings" w:hAnsi="Wingdings" w:cs="Wingdings"/>
              </w:rPr>
            </w:pPr>
            <w:r w:rsidRPr="005C5E96">
              <w:rPr>
                <w:rFonts w:ascii="Wingdings" w:eastAsia="Wingdings" w:hAnsi="Wingdings" w:cs="Wingdings"/>
              </w:rPr>
              <w:t></w:t>
            </w:r>
          </w:p>
        </w:tc>
        <w:tc>
          <w:tcPr>
            <w:tcW w:w="1110" w:type="dxa"/>
            <w:vAlign w:val="center"/>
          </w:tcPr>
          <w:p w14:paraId="4A926FFA" w14:textId="77777777" w:rsidR="00DD7F1A" w:rsidRPr="005C5E96" w:rsidRDefault="00DD7F1A" w:rsidP="00DD7F1A">
            <w:pPr>
              <w:ind w:left="-53"/>
              <w:jc w:val="center"/>
              <w:rPr>
                <w:rFonts w:ascii="Wingdings" w:eastAsia="Wingdings" w:hAnsi="Wingdings" w:cs="Wingdings"/>
              </w:rPr>
            </w:pPr>
            <w:r w:rsidRPr="005C5E96">
              <w:rPr>
                <w:rFonts w:ascii="Wingdings" w:eastAsia="Wingdings" w:hAnsi="Wingdings" w:cs="Wingdings"/>
              </w:rPr>
              <w:t></w:t>
            </w:r>
          </w:p>
        </w:tc>
        <w:tc>
          <w:tcPr>
            <w:tcW w:w="1691" w:type="dxa"/>
            <w:vAlign w:val="center"/>
          </w:tcPr>
          <w:p w14:paraId="6EDEB471" w14:textId="77777777" w:rsidR="00DD7F1A" w:rsidRPr="005C5E96" w:rsidRDefault="00DD7F1A" w:rsidP="00DD7F1A">
            <w:pPr>
              <w:jc w:val="center"/>
              <w:rPr>
                <w:rFonts w:ascii="Wingdings" w:eastAsia="Wingdings" w:hAnsi="Wingdings" w:cs="Wingdings"/>
              </w:rPr>
            </w:pPr>
            <w:r w:rsidRPr="005C5E96">
              <w:rPr>
                <w:rFonts w:ascii="Wingdings" w:eastAsia="Wingdings" w:hAnsi="Wingdings" w:cs="Wingdings"/>
              </w:rPr>
              <w:t></w:t>
            </w:r>
          </w:p>
        </w:tc>
      </w:tr>
    </w:tbl>
    <w:p w14:paraId="16F8A251" w14:textId="1C3743A8" w:rsidR="00757726" w:rsidRPr="00A35997" w:rsidRDefault="00757726" w:rsidP="00D2471E">
      <w:pPr>
        <w:ind w:left="720" w:hanging="720"/>
      </w:pPr>
    </w:p>
    <w:p w14:paraId="6579E1C2" w14:textId="77777777" w:rsidR="00A35997" w:rsidRDefault="00A35997" w:rsidP="00D2471E">
      <w:pPr>
        <w:ind w:left="720" w:hanging="720"/>
        <w:rPr>
          <w:color w:val="0000FF"/>
        </w:rPr>
      </w:pPr>
    </w:p>
    <w:p w14:paraId="65C0546F" w14:textId="511BD74B" w:rsidR="00D2471E" w:rsidRPr="00896140" w:rsidRDefault="00D2471E" w:rsidP="00D2471E">
      <w:pPr>
        <w:ind w:left="720" w:hanging="720"/>
        <w:rPr>
          <w:rFonts w:cs="Arial"/>
          <w:szCs w:val="24"/>
        </w:rPr>
      </w:pPr>
      <w:r>
        <w:rPr>
          <w:color w:val="0000FF"/>
        </w:rPr>
        <w:t>A</w:t>
      </w:r>
      <w:r w:rsidR="008656F3">
        <w:rPr>
          <w:color w:val="0000FF"/>
        </w:rPr>
        <w:t>9</w:t>
      </w:r>
      <w:r w:rsidRPr="00896140">
        <w:rPr>
          <w:color w:val="0000FF"/>
        </w:rPr>
        <w:t>.</w:t>
      </w:r>
      <w:r w:rsidRPr="00896140">
        <w:rPr>
          <w:color w:val="0000FF"/>
        </w:rPr>
        <w:tab/>
      </w:r>
      <w:r w:rsidRPr="00896140">
        <w:t xml:space="preserve">Please </w:t>
      </w:r>
      <w:r w:rsidRPr="00896140">
        <w:rPr>
          <w:rFonts w:cs="Arial"/>
          <w:szCs w:val="24"/>
        </w:rPr>
        <w:t>think of all your</w:t>
      </w:r>
      <w:r w:rsidRPr="00896140">
        <w:rPr>
          <w:rFonts w:cs="Arial"/>
          <w:b/>
          <w:szCs w:val="24"/>
        </w:rPr>
        <w:t xml:space="preserve"> </w:t>
      </w:r>
      <w:r w:rsidR="00155D0C">
        <w:rPr>
          <w:rFonts w:cs="Arial"/>
          <w:b/>
          <w:szCs w:val="24"/>
        </w:rPr>
        <w:t>Therapy area 2</w:t>
      </w:r>
      <w:r w:rsidRPr="00896140">
        <w:rPr>
          <w:rFonts w:cs="Arial"/>
          <w:szCs w:val="24"/>
        </w:rPr>
        <w:t xml:space="preserve"> patients whom you have managed in the</w:t>
      </w:r>
      <w:r w:rsidRPr="00896140">
        <w:rPr>
          <w:rFonts w:cs="Arial"/>
          <w:b/>
          <w:szCs w:val="24"/>
        </w:rPr>
        <w:t xml:space="preserve"> </w:t>
      </w:r>
      <w:r w:rsidRPr="00896140">
        <w:rPr>
          <w:rFonts w:cs="Arial"/>
          <w:b/>
          <w:szCs w:val="24"/>
          <w:u w:val="single"/>
        </w:rPr>
        <w:t>past 12 months</w:t>
      </w:r>
      <w:r w:rsidRPr="00896140">
        <w:rPr>
          <w:rFonts w:cs="Arial"/>
          <w:szCs w:val="24"/>
        </w:rPr>
        <w:t xml:space="preserve">. For what </w:t>
      </w:r>
      <w:r w:rsidR="002B6618" w:rsidRPr="00896140">
        <w:rPr>
          <w:rFonts w:cs="Arial"/>
          <w:szCs w:val="24"/>
        </w:rPr>
        <w:t>percent</w:t>
      </w:r>
      <w:r w:rsidRPr="00896140">
        <w:rPr>
          <w:rFonts w:cs="Arial"/>
          <w:szCs w:val="24"/>
        </w:rPr>
        <w:t xml:space="preserve"> of these patients did you </w:t>
      </w:r>
      <w:r w:rsidRPr="00896140">
        <w:rPr>
          <w:rFonts w:cs="Arial"/>
          <w:b/>
          <w:szCs w:val="24"/>
        </w:rPr>
        <w:t>prescribe</w:t>
      </w:r>
      <w:r w:rsidRPr="00896140">
        <w:rPr>
          <w:rFonts w:cs="Arial"/>
          <w:szCs w:val="24"/>
        </w:rPr>
        <w:t xml:space="preserve"> the following treatment(s)?</w:t>
      </w:r>
    </w:p>
    <w:p w14:paraId="1E742554" w14:textId="77777777" w:rsidR="00D2471E" w:rsidRPr="00896140" w:rsidRDefault="00D2471E" w:rsidP="00D2471E">
      <w:pPr>
        <w:ind w:left="720" w:hanging="720"/>
        <w:rPr>
          <w:rFonts w:asciiTheme="minorHAnsi" w:hAnsiTheme="minorHAnsi" w:cstheme="minorHAnsi"/>
          <w:sz w:val="22"/>
        </w:rPr>
      </w:pPr>
    </w:p>
    <w:p w14:paraId="68C8DCC8" w14:textId="77777777" w:rsidR="00D2471E" w:rsidRPr="00896140" w:rsidRDefault="00D2471E" w:rsidP="00D2471E">
      <w:pPr>
        <w:ind w:left="720"/>
        <w:rPr>
          <w:rFonts w:cs="Arial"/>
          <w:szCs w:val="24"/>
        </w:rPr>
      </w:pPr>
      <w:r w:rsidRPr="00896140">
        <w:rPr>
          <w:rFonts w:cs="Arial"/>
          <w:szCs w:val="24"/>
        </w:rPr>
        <w:t>Your answers may add to more than 100% to account for patients who are using multiple products.</w:t>
      </w:r>
    </w:p>
    <w:p w14:paraId="6307E0B5" w14:textId="77777777" w:rsidR="00B145C4" w:rsidRDefault="00B145C4" w:rsidP="00D2471E">
      <w:pPr>
        <w:ind w:left="720"/>
        <w:rPr>
          <w:rFonts w:cs="Arial"/>
          <w:szCs w:val="24"/>
        </w:rPr>
      </w:pPr>
    </w:p>
    <w:p w14:paraId="1E6971A1" w14:textId="4B6B7A55" w:rsidR="00B145C4" w:rsidRPr="0079232F" w:rsidRDefault="00B145C4" w:rsidP="00D2471E">
      <w:pPr>
        <w:ind w:left="720"/>
        <w:rPr>
          <w:color w:val="0000FF"/>
        </w:rPr>
      </w:pPr>
      <w:r w:rsidRPr="0079232F">
        <w:rPr>
          <w:color w:val="0000FF"/>
        </w:rPr>
        <w:t xml:space="preserve">[PN: Range </w:t>
      </w:r>
      <w:r w:rsidR="0021233A" w:rsidRPr="0079232F">
        <w:rPr>
          <w:color w:val="0000FF"/>
        </w:rPr>
        <w:t>0-100% in each cell. Must sum to</w:t>
      </w:r>
      <w:r w:rsidR="005811F1" w:rsidRPr="0079232F">
        <w:rPr>
          <w:color w:val="0000FF"/>
        </w:rPr>
        <w:t xml:space="preserve"> </w:t>
      </w:r>
      <w:r w:rsidR="0079232F" w:rsidRPr="0079232F">
        <w:rPr>
          <w:color w:val="0000FF"/>
        </w:rPr>
        <w:t>at least 100%</w:t>
      </w:r>
      <w:r w:rsidR="0079232F">
        <w:rPr>
          <w:color w:val="0000FF"/>
        </w:rPr>
        <w:t>.</w:t>
      </w:r>
      <w:r w:rsidR="0079232F" w:rsidRPr="0079232F">
        <w:rPr>
          <w:color w:val="0000FF"/>
        </w:rPr>
        <w:t>]</w:t>
      </w:r>
    </w:p>
    <w:p w14:paraId="0AFA9E03" w14:textId="77777777" w:rsidR="00D2471E" w:rsidRPr="00896140" w:rsidRDefault="00D2471E" w:rsidP="00D2471E">
      <w:pPr>
        <w:ind w:left="720" w:hanging="720"/>
        <w:rPr>
          <w:rFonts w:asciiTheme="minorHAnsi" w:hAnsiTheme="minorHAnsi" w:cstheme="minorHAnsi"/>
          <w:sz w:val="22"/>
        </w:rPr>
      </w:pPr>
    </w:p>
    <w:tbl>
      <w:tblPr>
        <w:tblW w:w="83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4290"/>
        <w:gridCol w:w="2018"/>
        <w:gridCol w:w="2018"/>
      </w:tblGrid>
      <w:tr w:rsidR="00D2471E" w:rsidRPr="00896140" w14:paraId="51A1D626" w14:textId="77777777" w:rsidTr="00C113A9">
        <w:trPr>
          <w:trHeight w:val="652"/>
          <w:jc w:val="center"/>
        </w:trPr>
        <w:tc>
          <w:tcPr>
            <w:tcW w:w="4290" w:type="dxa"/>
            <w:vAlign w:val="center"/>
          </w:tcPr>
          <w:p w14:paraId="4B8C957B" w14:textId="2E9A2798" w:rsidR="00D2471E" w:rsidRPr="00896140" w:rsidRDefault="00155D0C">
            <w:pPr>
              <w:tabs>
                <w:tab w:val="left" w:pos="-5580"/>
              </w:tabs>
              <w:ind w:left="270"/>
              <w:jc w:val="center"/>
              <w:rPr>
                <w:rFonts w:cs="Arial"/>
                <w:b/>
                <w:szCs w:val="24"/>
                <w:lang w:eastAsia="ja-JP"/>
              </w:rPr>
            </w:pPr>
            <w:r>
              <w:rPr>
                <w:b/>
              </w:rPr>
              <w:t>Therapy area 2</w:t>
            </w:r>
            <w:r w:rsidR="00A057D8">
              <w:rPr>
                <w:b/>
              </w:rPr>
              <w:t xml:space="preserve"> </w:t>
            </w:r>
            <w:r w:rsidR="00D2471E" w:rsidRPr="00896140">
              <w:rPr>
                <w:rFonts w:cs="Arial"/>
                <w:b/>
                <w:szCs w:val="24"/>
                <w:lang w:eastAsia="ja-JP"/>
              </w:rPr>
              <w:t xml:space="preserve">Treatments </w:t>
            </w:r>
          </w:p>
        </w:tc>
        <w:tc>
          <w:tcPr>
            <w:tcW w:w="2018" w:type="dxa"/>
            <w:vAlign w:val="center"/>
          </w:tcPr>
          <w:p w14:paraId="6B4F78F5" w14:textId="77777777" w:rsidR="00D2471E" w:rsidRPr="00BD7D4F" w:rsidRDefault="00D2471E">
            <w:pPr>
              <w:jc w:val="center"/>
              <w:rPr>
                <w:rFonts w:cs="Arial"/>
                <w:b/>
                <w:color w:val="0000FF"/>
                <w:szCs w:val="24"/>
              </w:rPr>
            </w:pPr>
            <w:r w:rsidRPr="00BD7D4F">
              <w:rPr>
                <w:rFonts w:cs="Arial"/>
                <w:b/>
                <w:color w:val="0000FF"/>
                <w:szCs w:val="24"/>
              </w:rPr>
              <w:t>(i)</w:t>
            </w:r>
          </w:p>
          <w:p w14:paraId="62E030B5" w14:textId="3BFA1851" w:rsidR="00D2471E" w:rsidRPr="00896140" w:rsidRDefault="00D2471E">
            <w:pPr>
              <w:tabs>
                <w:tab w:val="left" w:pos="-5580"/>
              </w:tabs>
              <w:ind w:left="-61"/>
              <w:jc w:val="center"/>
              <w:rPr>
                <w:rFonts w:cs="Arial"/>
                <w:b/>
                <w:szCs w:val="24"/>
                <w:lang w:eastAsia="ja-JP"/>
              </w:rPr>
            </w:pPr>
            <w:r>
              <w:rPr>
                <w:rFonts w:cs="Arial"/>
                <w:b/>
                <w:szCs w:val="24"/>
              </w:rPr>
              <w:t>Mi</w:t>
            </w:r>
            <w:r w:rsidR="0047200B">
              <w:rPr>
                <w:rFonts w:cs="Arial"/>
                <w:b/>
                <w:szCs w:val="24"/>
              </w:rPr>
              <w:t>l</w:t>
            </w:r>
            <w:r>
              <w:rPr>
                <w:rFonts w:cs="Arial"/>
                <w:b/>
                <w:szCs w:val="24"/>
              </w:rPr>
              <w:t xml:space="preserve">d </w:t>
            </w:r>
            <w:r w:rsidR="00155D0C">
              <w:rPr>
                <w:rFonts w:cs="Arial"/>
                <w:b/>
                <w:szCs w:val="24"/>
              </w:rPr>
              <w:t>Therapy area 2</w:t>
            </w:r>
          </w:p>
        </w:tc>
        <w:tc>
          <w:tcPr>
            <w:tcW w:w="2018" w:type="dxa"/>
            <w:vAlign w:val="center"/>
          </w:tcPr>
          <w:p w14:paraId="4DB98A90" w14:textId="77777777" w:rsidR="00D2471E" w:rsidRPr="00BD7D4F" w:rsidRDefault="00D2471E">
            <w:pPr>
              <w:jc w:val="center"/>
              <w:rPr>
                <w:rFonts w:cs="Arial"/>
                <w:b/>
                <w:color w:val="0000FF"/>
                <w:szCs w:val="24"/>
              </w:rPr>
            </w:pPr>
            <w:r w:rsidRPr="00BD7D4F">
              <w:rPr>
                <w:rFonts w:cs="Arial"/>
                <w:b/>
                <w:color w:val="0000FF"/>
                <w:szCs w:val="24"/>
              </w:rPr>
              <w:t>(ii)</w:t>
            </w:r>
          </w:p>
          <w:p w14:paraId="620584FC" w14:textId="4B0A4C2B" w:rsidR="00D2471E" w:rsidRPr="00896140" w:rsidRDefault="00D2471E">
            <w:pPr>
              <w:tabs>
                <w:tab w:val="left" w:pos="-5580"/>
              </w:tabs>
              <w:ind w:left="-61"/>
              <w:jc w:val="center"/>
              <w:rPr>
                <w:rFonts w:cs="Arial"/>
                <w:b/>
                <w:szCs w:val="24"/>
              </w:rPr>
            </w:pPr>
            <w:r>
              <w:rPr>
                <w:rFonts w:cs="Arial"/>
                <w:b/>
                <w:szCs w:val="24"/>
              </w:rPr>
              <w:t>Moderate</w:t>
            </w:r>
            <w:r w:rsidR="00C113A9">
              <w:rPr>
                <w:rFonts w:cs="Arial"/>
                <w:b/>
                <w:szCs w:val="24"/>
              </w:rPr>
              <w:t>-Severe</w:t>
            </w:r>
            <w:r>
              <w:rPr>
                <w:rFonts w:cs="Arial"/>
                <w:b/>
                <w:szCs w:val="24"/>
              </w:rPr>
              <w:t xml:space="preserve"> </w:t>
            </w:r>
            <w:r w:rsidR="00155D0C">
              <w:rPr>
                <w:rFonts w:cs="Arial"/>
                <w:b/>
                <w:szCs w:val="24"/>
              </w:rPr>
              <w:t>Therapy area 2</w:t>
            </w:r>
          </w:p>
        </w:tc>
      </w:tr>
      <w:tr w:rsidR="00D2471E" w:rsidRPr="00896140" w14:paraId="705C1C0C" w14:textId="77777777" w:rsidTr="00C113A9">
        <w:trPr>
          <w:trHeight w:val="454"/>
          <w:jc w:val="center"/>
        </w:trPr>
        <w:tc>
          <w:tcPr>
            <w:tcW w:w="8326" w:type="dxa"/>
            <w:gridSpan w:val="3"/>
            <w:vAlign w:val="center"/>
          </w:tcPr>
          <w:p w14:paraId="2EA8B201" w14:textId="77777777" w:rsidR="00C113A9" w:rsidRPr="00896140" w:rsidRDefault="00C113A9">
            <w:pPr>
              <w:rPr>
                <w:rFonts w:cs="Arial"/>
                <w:b/>
                <w:bCs/>
                <w:color w:val="000000"/>
              </w:rPr>
            </w:pPr>
            <w:r w:rsidRPr="00896140">
              <w:rPr>
                <w:rFonts w:cs="Arial"/>
                <w:b/>
                <w:bCs/>
                <w:color w:val="000000"/>
              </w:rPr>
              <w:t>Topicals</w:t>
            </w:r>
          </w:p>
        </w:tc>
      </w:tr>
      <w:tr w:rsidR="00D2471E" w:rsidRPr="00896140" w14:paraId="0005A1FF" w14:textId="77777777" w:rsidTr="00C113A9">
        <w:trPr>
          <w:trHeight w:val="454"/>
          <w:jc w:val="center"/>
        </w:trPr>
        <w:tc>
          <w:tcPr>
            <w:tcW w:w="4290" w:type="dxa"/>
            <w:vAlign w:val="center"/>
          </w:tcPr>
          <w:p w14:paraId="18ACF50B" w14:textId="74C1FC00" w:rsidR="00D2471E" w:rsidRPr="00896140" w:rsidRDefault="00D2471E" w:rsidP="003A2961">
            <w:pPr>
              <w:pStyle w:val="ListParagraph"/>
              <w:numPr>
                <w:ilvl w:val="0"/>
                <w:numId w:val="22"/>
              </w:numPr>
              <w:ind w:left="499" w:hanging="357"/>
              <w:rPr>
                <w:rFonts w:cs="Arial"/>
                <w:color w:val="000000"/>
              </w:rPr>
            </w:pPr>
            <w:r w:rsidRPr="00896140">
              <w:rPr>
                <w:rFonts w:cs="Arial"/>
                <w:color w:val="000000"/>
              </w:rPr>
              <w:t xml:space="preserve">Vtama </w:t>
            </w:r>
          </w:p>
        </w:tc>
        <w:tc>
          <w:tcPr>
            <w:tcW w:w="2018" w:type="dxa"/>
            <w:vAlign w:val="center"/>
          </w:tcPr>
          <w:p w14:paraId="3E416410" w14:textId="77777777" w:rsidR="00D2471E" w:rsidRPr="00896140" w:rsidRDefault="00D2471E">
            <w:pPr>
              <w:jc w:val="center"/>
              <w:rPr>
                <w:rFonts w:cs="Arial"/>
              </w:rPr>
            </w:pPr>
            <w:r w:rsidRPr="00896140">
              <w:rPr>
                <w:rFonts w:cs="Arial"/>
              </w:rPr>
              <w:t>________ %</w:t>
            </w:r>
          </w:p>
        </w:tc>
        <w:tc>
          <w:tcPr>
            <w:tcW w:w="2018" w:type="dxa"/>
            <w:vAlign w:val="center"/>
          </w:tcPr>
          <w:p w14:paraId="6DA89513" w14:textId="77777777" w:rsidR="00D2471E" w:rsidRPr="00896140" w:rsidRDefault="00D2471E">
            <w:pPr>
              <w:jc w:val="center"/>
              <w:rPr>
                <w:rFonts w:cs="Arial"/>
              </w:rPr>
            </w:pPr>
            <w:r w:rsidRPr="00896140">
              <w:rPr>
                <w:rFonts w:cs="Arial"/>
              </w:rPr>
              <w:t>________ %</w:t>
            </w:r>
          </w:p>
        </w:tc>
      </w:tr>
      <w:tr w:rsidR="00D2471E" w:rsidRPr="00896140" w14:paraId="712EB295" w14:textId="77777777" w:rsidTr="00C113A9">
        <w:trPr>
          <w:trHeight w:val="454"/>
          <w:jc w:val="center"/>
        </w:trPr>
        <w:tc>
          <w:tcPr>
            <w:tcW w:w="4290" w:type="dxa"/>
            <w:vAlign w:val="center"/>
          </w:tcPr>
          <w:p w14:paraId="732469A8" w14:textId="78031266" w:rsidR="00D2471E" w:rsidRPr="00896140" w:rsidRDefault="00D2471E" w:rsidP="003A2961">
            <w:pPr>
              <w:pStyle w:val="ListParagraph"/>
              <w:numPr>
                <w:ilvl w:val="0"/>
                <w:numId w:val="22"/>
              </w:numPr>
              <w:ind w:left="499" w:hanging="357"/>
              <w:rPr>
                <w:rFonts w:cs="Arial"/>
              </w:rPr>
            </w:pPr>
            <w:r w:rsidRPr="00896140">
              <w:rPr>
                <w:rFonts w:cs="Arial"/>
                <w:color w:val="000000"/>
              </w:rPr>
              <w:t>Zoryv</w:t>
            </w:r>
          </w:p>
        </w:tc>
        <w:tc>
          <w:tcPr>
            <w:tcW w:w="2018" w:type="dxa"/>
            <w:vAlign w:val="center"/>
          </w:tcPr>
          <w:p w14:paraId="56F650CF" w14:textId="77777777" w:rsidR="00D2471E" w:rsidRPr="00896140" w:rsidRDefault="00D2471E">
            <w:pPr>
              <w:jc w:val="center"/>
              <w:rPr>
                <w:rFonts w:cs="Arial"/>
              </w:rPr>
            </w:pPr>
            <w:r w:rsidRPr="00896140">
              <w:rPr>
                <w:rFonts w:cs="Arial"/>
              </w:rPr>
              <w:t>________ %</w:t>
            </w:r>
          </w:p>
        </w:tc>
        <w:tc>
          <w:tcPr>
            <w:tcW w:w="2018" w:type="dxa"/>
            <w:vAlign w:val="center"/>
          </w:tcPr>
          <w:p w14:paraId="428709DD" w14:textId="77777777" w:rsidR="00D2471E" w:rsidRPr="00896140" w:rsidRDefault="00D2471E">
            <w:pPr>
              <w:jc w:val="center"/>
              <w:rPr>
                <w:rFonts w:cs="Arial"/>
              </w:rPr>
            </w:pPr>
            <w:r w:rsidRPr="00896140">
              <w:rPr>
                <w:rFonts w:cs="Arial"/>
              </w:rPr>
              <w:t>________ %</w:t>
            </w:r>
          </w:p>
        </w:tc>
      </w:tr>
      <w:tr w:rsidR="00D2471E" w:rsidRPr="00896140" w14:paraId="55D7AA1C" w14:textId="77777777" w:rsidTr="00C113A9">
        <w:trPr>
          <w:trHeight w:val="454"/>
          <w:jc w:val="center"/>
        </w:trPr>
        <w:tc>
          <w:tcPr>
            <w:tcW w:w="8326" w:type="dxa"/>
            <w:gridSpan w:val="3"/>
            <w:vAlign w:val="center"/>
          </w:tcPr>
          <w:p w14:paraId="69D30082" w14:textId="77777777" w:rsidR="00C113A9" w:rsidRPr="00896140" w:rsidRDefault="00C113A9">
            <w:pPr>
              <w:rPr>
                <w:rFonts w:cs="Arial"/>
                <w:b/>
                <w:bCs/>
                <w:color w:val="000000"/>
              </w:rPr>
            </w:pPr>
            <w:r w:rsidRPr="00896140">
              <w:rPr>
                <w:rFonts w:cs="Arial"/>
                <w:b/>
                <w:bCs/>
                <w:color w:val="000000"/>
              </w:rPr>
              <w:t>Oral Systemics</w:t>
            </w:r>
          </w:p>
        </w:tc>
      </w:tr>
      <w:tr w:rsidR="00D2471E" w:rsidRPr="00896140" w14:paraId="45097492" w14:textId="77777777" w:rsidTr="00C113A9">
        <w:trPr>
          <w:trHeight w:val="454"/>
          <w:jc w:val="center"/>
        </w:trPr>
        <w:tc>
          <w:tcPr>
            <w:tcW w:w="4290" w:type="dxa"/>
            <w:vAlign w:val="center"/>
          </w:tcPr>
          <w:p w14:paraId="4DA5E982" w14:textId="26091A83" w:rsidR="00D2471E" w:rsidRPr="00896140" w:rsidRDefault="00D2471E" w:rsidP="003A2961">
            <w:pPr>
              <w:pStyle w:val="ListParagraph"/>
              <w:numPr>
                <w:ilvl w:val="0"/>
                <w:numId w:val="22"/>
              </w:numPr>
              <w:ind w:left="499" w:hanging="357"/>
            </w:pPr>
            <w:r w:rsidRPr="00896140">
              <w:rPr>
                <w:rFonts w:cs="Arial"/>
                <w:bCs/>
                <w:color w:val="000000"/>
                <w:szCs w:val="24"/>
              </w:rPr>
              <w:lastRenderedPageBreak/>
              <w:t xml:space="preserve">Otezla </w:t>
            </w:r>
          </w:p>
        </w:tc>
        <w:tc>
          <w:tcPr>
            <w:tcW w:w="2018" w:type="dxa"/>
            <w:vAlign w:val="center"/>
          </w:tcPr>
          <w:p w14:paraId="70FC0B4C" w14:textId="77777777" w:rsidR="00D2471E" w:rsidRPr="00896140" w:rsidRDefault="00D2471E">
            <w:pPr>
              <w:jc w:val="center"/>
              <w:rPr>
                <w:rFonts w:cs="Arial"/>
              </w:rPr>
            </w:pPr>
            <w:r w:rsidRPr="00896140">
              <w:rPr>
                <w:rFonts w:cs="Arial"/>
              </w:rPr>
              <w:t>________ %</w:t>
            </w:r>
          </w:p>
        </w:tc>
        <w:tc>
          <w:tcPr>
            <w:tcW w:w="2018" w:type="dxa"/>
            <w:vAlign w:val="center"/>
          </w:tcPr>
          <w:p w14:paraId="104A521B" w14:textId="77777777" w:rsidR="00D2471E" w:rsidRPr="00896140" w:rsidRDefault="00D2471E">
            <w:pPr>
              <w:jc w:val="center"/>
              <w:rPr>
                <w:rFonts w:cs="Arial"/>
              </w:rPr>
            </w:pPr>
            <w:r w:rsidRPr="00896140">
              <w:rPr>
                <w:rFonts w:cs="Arial"/>
              </w:rPr>
              <w:t>________ %</w:t>
            </w:r>
          </w:p>
        </w:tc>
      </w:tr>
      <w:tr w:rsidR="00D2471E" w:rsidRPr="00896140" w14:paraId="79E0D6C3" w14:textId="77777777" w:rsidTr="00C113A9">
        <w:trPr>
          <w:trHeight w:val="454"/>
          <w:jc w:val="center"/>
        </w:trPr>
        <w:tc>
          <w:tcPr>
            <w:tcW w:w="4290" w:type="dxa"/>
            <w:vAlign w:val="center"/>
          </w:tcPr>
          <w:p w14:paraId="16C9CC73" w14:textId="1A3C3F28" w:rsidR="00D2471E" w:rsidRPr="00896140" w:rsidRDefault="00D2471E" w:rsidP="003A2961">
            <w:pPr>
              <w:pStyle w:val="ListParagraph"/>
              <w:numPr>
                <w:ilvl w:val="0"/>
                <w:numId w:val="22"/>
              </w:numPr>
              <w:ind w:left="499" w:hanging="357"/>
              <w:rPr>
                <w:rFonts w:cs="Arial"/>
              </w:rPr>
            </w:pPr>
            <w:r w:rsidRPr="00896140">
              <w:rPr>
                <w:rFonts w:cs="Arial"/>
                <w:color w:val="000000"/>
                <w:szCs w:val="24"/>
              </w:rPr>
              <w:t xml:space="preserve">Sotyktu </w:t>
            </w:r>
          </w:p>
        </w:tc>
        <w:tc>
          <w:tcPr>
            <w:tcW w:w="2018" w:type="dxa"/>
            <w:vAlign w:val="center"/>
          </w:tcPr>
          <w:p w14:paraId="56B50F39" w14:textId="77777777" w:rsidR="00D2471E" w:rsidRPr="00896140" w:rsidRDefault="00D2471E">
            <w:pPr>
              <w:jc w:val="center"/>
              <w:rPr>
                <w:rFonts w:cs="Arial"/>
              </w:rPr>
            </w:pPr>
            <w:r w:rsidRPr="00896140">
              <w:rPr>
                <w:rFonts w:cs="Arial"/>
              </w:rPr>
              <w:t>________ %</w:t>
            </w:r>
          </w:p>
        </w:tc>
        <w:tc>
          <w:tcPr>
            <w:tcW w:w="2018" w:type="dxa"/>
            <w:vAlign w:val="center"/>
          </w:tcPr>
          <w:p w14:paraId="7B15E76D" w14:textId="77777777" w:rsidR="00D2471E" w:rsidRPr="00896140" w:rsidRDefault="00D2471E">
            <w:pPr>
              <w:jc w:val="center"/>
              <w:rPr>
                <w:rFonts w:cs="Arial"/>
              </w:rPr>
            </w:pPr>
            <w:r w:rsidRPr="00896140">
              <w:rPr>
                <w:rFonts w:cs="Arial"/>
              </w:rPr>
              <w:t>________ %</w:t>
            </w:r>
          </w:p>
        </w:tc>
      </w:tr>
      <w:tr w:rsidR="00D2471E" w:rsidRPr="00896140" w14:paraId="1821CA28" w14:textId="77777777" w:rsidTr="00C113A9">
        <w:trPr>
          <w:trHeight w:val="454"/>
          <w:jc w:val="center"/>
        </w:trPr>
        <w:tc>
          <w:tcPr>
            <w:tcW w:w="8326" w:type="dxa"/>
            <w:gridSpan w:val="3"/>
            <w:vAlign w:val="center"/>
          </w:tcPr>
          <w:p w14:paraId="5A79269F" w14:textId="77777777" w:rsidR="00C113A9" w:rsidRPr="00896140" w:rsidRDefault="00C113A9">
            <w:pPr>
              <w:rPr>
                <w:rFonts w:cs="Arial"/>
                <w:b/>
                <w:bCs/>
                <w:color w:val="000000"/>
              </w:rPr>
            </w:pPr>
            <w:r w:rsidRPr="00896140">
              <w:rPr>
                <w:rFonts w:cs="Arial"/>
                <w:b/>
                <w:bCs/>
                <w:color w:val="000000"/>
              </w:rPr>
              <w:t>Biologics</w:t>
            </w:r>
          </w:p>
        </w:tc>
      </w:tr>
      <w:tr w:rsidR="00D2471E" w:rsidRPr="00896140" w14:paraId="30B8E87C" w14:textId="77777777" w:rsidTr="00C113A9">
        <w:trPr>
          <w:trHeight w:val="454"/>
          <w:jc w:val="center"/>
        </w:trPr>
        <w:tc>
          <w:tcPr>
            <w:tcW w:w="4290" w:type="dxa"/>
            <w:vAlign w:val="center"/>
          </w:tcPr>
          <w:p w14:paraId="635519ED" w14:textId="62FEE004" w:rsidR="00D2471E" w:rsidRPr="00896140" w:rsidRDefault="00D2471E" w:rsidP="003A2961">
            <w:pPr>
              <w:pStyle w:val="ListParagraph"/>
              <w:numPr>
                <w:ilvl w:val="0"/>
                <w:numId w:val="22"/>
              </w:numPr>
              <w:ind w:left="499" w:hanging="357"/>
              <w:rPr>
                <w:rFonts w:cs="Arial"/>
              </w:rPr>
            </w:pPr>
            <w:r w:rsidRPr="00896140">
              <w:rPr>
                <w:rFonts w:cs="Arial"/>
                <w:color w:val="000000"/>
                <w:szCs w:val="24"/>
              </w:rPr>
              <w:t>Humira</w:t>
            </w:r>
          </w:p>
        </w:tc>
        <w:tc>
          <w:tcPr>
            <w:tcW w:w="2018" w:type="dxa"/>
            <w:vAlign w:val="center"/>
          </w:tcPr>
          <w:p w14:paraId="52D0782E" w14:textId="77777777" w:rsidR="00D2471E" w:rsidRPr="00896140" w:rsidRDefault="00D2471E">
            <w:pPr>
              <w:jc w:val="center"/>
              <w:rPr>
                <w:rFonts w:cs="Arial"/>
              </w:rPr>
            </w:pPr>
            <w:r w:rsidRPr="00896140">
              <w:rPr>
                <w:rFonts w:cs="Arial"/>
              </w:rPr>
              <w:t>________ %</w:t>
            </w:r>
          </w:p>
        </w:tc>
        <w:tc>
          <w:tcPr>
            <w:tcW w:w="2018" w:type="dxa"/>
            <w:vAlign w:val="center"/>
          </w:tcPr>
          <w:p w14:paraId="229F69CF" w14:textId="77777777" w:rsidR="00D2471E" w:rsidRPr="00896140" w:rsidRDefault="00D2471E">
            <w:pPr>
              <w:jc w:val="center"/>
              <w:rPr>
                <w:rFonts w:cs="Arial"/>
              </w:rPr>
            </w:pPr>
            <w:r w:rsidRPr="00896140">
              <w:rPr>
                <w:rFonts w:cs="Arial"/>
              </w:rPr>
              <w:t>________ %</w:t>
            </w:r>
          </w:p>
        </w:tc>
      </w:tr>
      <w:tr w:rsidR="00357B32" w:rsidRPr="00896140" w14:paraId="244662B2" w14:textId="77777777" w:rsidTr="00C113A9">
        <w:trPr>
          <w:trHeight w:val="454"/>
          <w:jc w:val="center"/>
        </w:trPr>
        <w:tc>
          <w:tcPr>
            <w:tcW w:w="4290" w:type="dxa"/>
            <w:vAlign w:val="center"/>
          </w:tcPr>
          <w:p w14:paraId="7B44BB92" w14:textId="14C3770A" w:rsidR="00357B32" w:rsidRPr="00896140" w:rsidRDefault="00155D0C" w:rsidP="00357B32">
            <w:pPr>
              <w:pStyle w:val="ListParagraph"/>
              <w:numPr>
                <w:ilvl w:val="0"/>
                <w:numId w:val="22"/>
              </w:numPr>
              <w:ind w:left="499" w:hanging="357"/>
              <w:rPr>
                <w:rFonts w:cs="Arial"/>
                <w:color w:val="000000"/>
                <w:szCs w:val="24"/>
              </w:rPr>
            </w:pPr>
            <w:r>
              <w:rPr>
                <w:rFonts w:cs="Arial"/>
                <w:color w:val="000000"/>
                <w:szCs w:val="24"/>
              </w:rPr>
              <w:t>P3</w:t>
            </w:r>
          </w:p>
        </w:tc>
        <w:tc>
          <w:tcPr>
            <w:tcW w:w="2018" w:type="dxa"/>
            <w:vAlign w:val="center"/>
          </w:tcPr>
          <w:p w14:paraId="16DCCCB9" w14:textId="3076FBB2" w:rsidR="00357B32" w:rsidRPr="00896140" w:rsidRDefault="00357B32" w:rsidP="00357B32">
            <w:pPr>
              <w:jc w:val="center"/>
              <w:rPr>
                <w:rFonts w:cs="Arial"/>
              </w:rPr>
            </w:pPr>
            <w:r w:rsidRPr="00896140">
              <w:rPr>
                <w:rFonts w:cs="Arial"/>
              </w:rPr>
              <w:t>________ %</w:t>
            </w:r>
          </w:p>
        </w:tc>
        <w:tc>
          <w:tcPr>
            <w:tcW w:w="2018" w:type="dxa"/>
            <w:vAlign w:val="center"/>
          </w:tcPr>
          <w:p w14:paraId="2FA69246" w14:textId="5FA2AAC9" w:rsidR="00357B32" w:rsidRPr="00896140" w:rsidRDefault="00357B32" w:rsidP="00357B32">
            <w:pPr>
              <w:jc w:val="center"/>
              <w:rPr>
                <w:rFonts w:cs="Arial"/>
              </w:rPr>
            </w:pPr>
            <w:r w:rsidRPr="00896140">
              <w:rPr>
                <w:rFonts w:cs="Arial"/>
              </w:rPr>
              <w:t>________ %</w:t>
            </w:r>
          </w:p>
        </w:tc>
      </w:tr>
      <w:tr w:rsidR="00357B32" w:rsidRPr="00896140" w14:paraId="12F74315" w14:textId="77777777" w:rsidTr="00C113A9">
        <w:trPr>
          <w:trHeight w:val="454"/>
          <w:jc w:val="center"/>
        </w:trPr>
        <w:tc>
          <w:tcPr>
            <w:tcW w:w="4290" w:type="dxa"/>
            <w:vAlign w:val="center"/>
          </w:tcPr>
          <w:p w14:paraId="40BB9877" w14:textId="027992A8" w:rsidR="00357B32" w:rsidRPr="00896140" w:rsidRDefault="00A87931" w:rsidP="00357B32">
            <w:pPr>
              <w:pStyle w:val="ListParagraph"/>
              <w:numPr>
                <w:ilvl w:val="0"/>
                <w:numId w:val="22"/>
              </w:numPr>
              <w:ind w:left="499" w:hanging="357"/>
              <w:rPr>
                <w:rFonts w:cs="Arial"/>
              </w:rPr>
            </w:pPr>
            <w:r>
              <w:rPr>
                <w:rFonts w:cs="Arial"/>
                <w:bCs/>
                <w:color w:val="000000"/>
                <w:szCs w:val="24"/>
              </w:rPr>
              <w:t>P1</w:t>
            </w:r>
          </w:p>
        </w:tc>
        <w:tc>
          <w:tcPr>
            <w:tcW w:w="2018" w:type="dxa"/>
            <w:vAlign w:val="center"/>
          </w:tcPr>
          <w:p w14:paraId="77D4E8A4" w14:textId="77777777" w:rsidR="00357B32" w:rsidRPr="00896140" w:rsidRDefault="00357B32" w:rsidP="00357B32">
            <w:pPr>
              <w:jc w:val="center"/>
              <w:rPr>
                <w:rFonts w:cs="Arial"/>
              </w:rPr>
            </w:pPr>
            <w:r w:rsidRPr="00896140">
              <w:rPr>
                <w:rFonts w:cs="Arial"/>
              </w:rPr>
              <w:t>________ %</w:t>
            </w:r>
          </w:p>
        </w:tc>
        <w:tc>
          <w:tcPr>
            <w:tcW w:w="2018" w:type="dxa"/>
            <w:vAlign w:val="center"/>
          </w:tcPr>
          <w:p w14:paraId="3DEDCC7F" w14:textId="77777777" w:rsidR="00357B32" w:rsidRPr="00896140" w:rsidRDefault="00357B32" w:rsidP="00357B32">
            <w:pPr>
              <w:jc w:val="center"/>
              <w:rPr>
                <w:rFonts w:cs="Arial"/>
              </w:rPr>
            </w:pPr>
            <w:r w:rsidRPr="00896140">
              <w:rPr>
                <w:rFonts w:cs="Arial"/>
              </w:rPr>
              <w:t>________ %</w:t>
            </w:r>
          </w:p>
        </w:tc>
      </w:tr>
      <w:tr w:rsidR="00357B32" w:rsidRPr="00896140" w14:paraId="6495D32A" w14:textId="77777777" w:rsidTr="00C113A9">
        <w:trPr>
          <w:trHeight w:val="454"/>
          <w:jc w:val="center"/>
        </w:trPr>
        <w:tc>
          <w:tcPr>
            <w:tcW w:w="4290" w:type="dxa"/>
            <w:vAlign w:val="center"/>
          </w:tcPr>
          <w:p w14:paraId="6AAC51AD" w14:textId="5EDAF579" w:rsidR="00357B32" w:rsidRPr="00896140" w:rsidRDefault="00155D0C" w:rsidP="00357B32">
            <w:pPr>
              <w:pStyle w:val="ListParagraph"/>
              <w:numPr>
                <w:ilvl w:val="0"/>
                <w:numId w:val="22"/>
              </w:numPr>
              <w:ind w:left="499" w:hanging="357"/>
              <w:rPr>
                <w:rFonts w:cs="Arial"/>
                <w:bCs/>
                <w:color w:val="000000"/>
                <w:szCs w:val="24"/>
              </w:rPr>
            </w:pPr>
            <w:r>
              <w:rPr>
                <w:rFonts w:cs="Arial"/>
                <w:bCs/>
                <w:color w:val="000000"/>
                <w:szCs w:val="24"/>
              </w:rPr>
              <w:t>P4</w:t>
            </w:r>
          </w:p>
        </w:tc>
        <w:tc>
          <w:tcPr>
            <w:tcW w:w="2018" w:type="dxa"/>
            <w:vAlign w:val="center"/>
          </w:tcPr>
          <w:p w14:paraId="6FC6461E" w14:textId="1FBA35C0" w:rsidR="00357B32" w:rsidRPr="00896140" w:rsidRDefault="00357B32" w:rsidP="00357B32">
            <w:pPr>
              <w:jc w:val="center"/>
              <w:rPr>
                <w:rFonts w:cs="Arial"/>
              </w:rPr>
            </w:pPr>
            <w:r w:rsidRPr="00896140">
              <w:rPr>
                <w:rFonts w:cs="Arial"/>
              </w:rPr>
              <w:t>________ %</w:t>
            </w:r>
          </w:p>
        </w:tc>
        <w:tc>
          <w:tcPr>
            <w:tcW w:w="2018" w:type="dxa"/>
            <w:vAlign w:val="center"/>
          </w:tcPr>
          <w:p w14:paraId="247CD8CC" w14:textId="45ACDB1F" w:rsidR="00357B32" w:rsidRPr="00896140" w:rsidRDefault="00357B32" w:rsidP="00357B32">
            <w:pPr>
              <w:jc w:val="center"/>
              <w:rPr>
                <w:rFonts w:cs="Arial"/>
              </w:rPr>
            </w:pPr>
            <w:r w:rsidRPr="00896140">
              <w:rPr>
                <w:rFonts w:cs="Arial"/>
              </w:rPr>
              <w:t>________ %</w:t>
            </w:r>
          </w:p>
        </w:tc>
      </w:tr>
      <w:tr w:rsidR="00357B32" w:rsidRPr="00896140" w14:paraId="6BDCE0A7" w14:textId="77777777" w:rsidTr="00C113A9">
        <w:trPr>
          <w:trHeight w:val="454"/>
          <w:jc w:val="center"/>
        </w:trPr>
        <w:tc>
          <w:tcPr>
            <w:tcW w:w="4290" w:type="dxa"/>
            <w:vAlign w:val="center"/>
          </w:tcPr>
          <w:p w14:paraId="32D54709" w14:textId="409CFB02" w:rsidR="00357B32" w:rsidRPr="00896140" w:rsidRDefault="00357B32" w:rsidP="00357B32">
            <w:pPr>
              <w:pStyle w:val="ListParagraph"/>
              <w:numPr>
                <w:ilvl w:val="0"/>
                <w:numId w:val="22"/>
              </w:numPr>
              <w:ind w:left="499" w:hanging="357"/>
              <w:rPr>
                <w:rFonts w:cs="Arial"/>
              </w:rPr>
            </w:pPr>
            <w:r w:rsidRPr="00896140">
              <w:rPr>
                <w:rFonts w:cs="Arial"/>
                <w:color w:val="000000"/>
                <w:szCs w:val="24"/>
              </w:rPr>
              <w:t xml:space="preserve">Taltz </w:t>
            </w:r>
          </w:p>
        </w:tc>
        <w:tc>
          <w:tcPr>
            <w:tcW w:w="2018" w:type="dxa"/>
            <w:vAlign w:val="center"/>
          </w:tcPr>
          <w:p w14:paraId="3B12E5E8" w14:textId="77777777" w:rsidR="00357B32" w:rsidRPr="00896140" w:rsidRDefault="00357B32" w:rsidP="00357B32">
            <w:pPr>
              <w:jc w:val="center"/>
              <w:rPr>
                <w:rFonts w:cs="Arial"/>
              </w:rPr>
            </w:pPr>
            <w:r w:rsidRPr="00896140">
              <w:rPr>
                <w:rFonts w:cs="Arial"/>
              </w:rPr>
              <w:t>________ %</w:t>
            </w:r>
          </w:p>
        </w:tc>
        <w:tc>
          <w:tcPr>
            <w:tcW w:w="2018" w:type="dxa"/>
            <w:vAlign w:val="center"/>
          </w:tcPr>
          <w:p w14:paraId="5F0AD39D" w14:textId="77777777" w:rsidR="00357B32" w:rsidRPr="00896140" w:rsidRDefault="00357B32" w:rsidP="00357B32">
            <w:pPr>
              <w:jc w:val="center"/>
              <w:rPr>
                <w:rFonts w:cs="Arial"/>
              </w:rPr>
            </w:pPr>
            <w:r w:rsidRPr="00896140">
              <w:rPr>
                <w:rFonts w:cs="Arial"/>
              </w:rPr>
              <w:t>________ %</w:t>
            </w:r>
          </w:p>
        </w:tc>
      </w:tr>
      <w:tr w:rsidR="00357B32" w:rsidRPr="00896140" w14:paraId="19F00314" w14:textId="77777777" w:rsidTr="00C113A9">
        <w:trPr>
          <w:trHeight w:val="454"/>
          <w:jc w:val="center"/>
        </w:trPr>
        <w:tc>
          <w:tcPr>
            <w:tcW w:w="4290" w:type="dxa"/>
            <w:vAlign w:val="center"/>
          </w:tcPr>
          <w:p w14:paraId="13A34B60" w14:textId="123B2096" w:rsidR="00357B32" w:rsidRPr="00896140" w:rsidRDefault="00357B32" w:rsidP="00357B32">
            <w:pPr>
              <w:pStyle w:val="ListParagraph"/>
              <w:numPr>
                <w:ilvl w:val="0"/>
                <w:numId w:val="22"/>
              </w:numPr>
              <w:ind w:left="499" w:hanging="357"/>
              <w:rPr>
                <w:rFonts w:cs="Arial"/>
              </w:rPr>
            </w:pPr>
            <w:r w:rsidRPr="00896140">
              <w:rPr>
                <w:rFonts w:cs="Arial"/>
                <w:color w:val="000000"/>
                <w:szCs w:val="24"/>
              </w:rPr>
              <w:t xml:space="preserve">Tremfya </w:t>
            </w:r>
          </w:p>
        </w:tc>
        <w:tc>
          <w:tcPr>
            <w:tcW w:w="2018" w:type="dxa"/>
            <w:vAlign w:val="center"/>
          </w:tcPr>
          <w:p w14:paraId="7A8F5A25" w14:textId="77777777" w:rsidR="00357B32" w:rsidRPr="00896140" w:rsidRDefault="00357B32" w:rsidP="00357B32">
            <w:pPr>
              <w:jc w:val="center"/>
              <w:rPr>
                <w:rFonts w:cs="Arial"/>
              </w:rPr>
            </w:pPr>
            <w:r w:rsidRPr="00896140">
              <w:rPr>
                <w:rFonts w:cs="Arial"/>
              </w:rPr>
              <w:t>________ %</w:t>
            </w:r>
          </w:p>
        </w:tc>
        <w:tc>
          <w:tcPr>
            <w:tcW w:w="2018" w:type="dxa"/>
            <w:vAlign w:val="center"/>
          </w:tcPr>
          <w:p w14:paraId="68822717" w14:textId="77777777" w:rsidR="00357B32" w:rsidRPr="00896140" w:rsidRDefault="00357B32" w:rsidP="00357B32">
            <w:pPr>
              <w:jc w:val="center"/>
              <w:rPr>
                <w:rFonts w:cs="Arial"/>
              </w:rPr>
            </w:pPr>
            <w:r w:rsidRPr="00896140">
              <w:rPr>
                <w:rFonts w:cs="Arial"/>
              </w:rPr>
              <w:t>________ %</w:t>
            </w:r>
          </w:p>
        </w:tc>
      </w:tr>
      <w:tr w:rsidR="00357B32" w:rsidRPr="00896140" w14:paraId="11E0558C" w14:textId="77777777" w:rsidTr="00C113A9">
        <w:trPr>
          <w:trHeight w:val="454"/>
          <w:jc w:val="center"/>
        </w:trPr>
        <w:tc>
          <w:tcPr>
            <w:tcW w:w="4290" w:type="dxa"/>
            <w:vAlign w:val="center"/>
          </w:tcPr>
          <w:p w14:paraId="27B2DE93" w14:textId="76157E5C" w:rsidR="00357B32" w:rsidRPr="00896140" w:rsidRDefault="00357B32" w:rsidP="00357B32">
            <w:pPr>
              <w:pStyle w:val="ListParagraph"/>
              <w:numPr>
                <w:ilvl w:val="0"/>
                <w:numId w:val="22"/>
              </w:numPr>
              <w:ind w:left="499" w:hanging="357"/>
              <w:rPr>
                <w:rFonts w:cs="Arial"/>
              </w:rPr>
            </w:pPr>
            <w:r w:rsidRPr="00896140">
              <w:rPr>
                <w:rFonts w:cs="Arial"/>
                <w:color w:val="000000"/>
                <w:szCs w:val="24"/>
              </w:rPr>
              <w:t xml:space="preserve">Skyrizi </w:t>
            </w:r>
          </w:p>
        </w:tc>
        <w:tc>
          <w:tcPr>
            <w:tcW w:w="2018" w:type="dxa"/>
            <w:vAlign w:val="center"/>
          </w:tcPr>
          <w:p w14:paraId="14116BBF" w14:textId="77777777" w:rsidR="00357B32" w:rsidRPr="00896140" w:rsidRDefault="00357B32" w:rsidP="00357B32">
            <w:pPr>
              <w:jc w:val="center"/>
              <w:rPr>
                <w:rFonts w:cs="Arial"/>
              </w:rPr>
            </w:pPr>
            <w:r w:rsidRPr="00896140">
              <w:rPr>
                <w:rFonts w:cs="Arial"/>
              </w:rPr>
              <w:t>________ %</w:t>
            </w:r>
          </w:p>
        </w:tc>
        <w:tc>
          <w:tcPr>
            <w:tcW w:w="2018" w:type="dxa"/>
            <w:vAlign w:val="center"/>
          </w:tcPr>
          <w:p w14:paraId="7B5F36A8" w14:textId="77777777" w:rsidR="00357B32" w:rsidRPr="00896140" w:rsidRDefault="00357B32" w:rsidP="00357B32">
            <w:pPr>
              <w:jc w:val="center"/>
              <w:rPr>
                <w:rFonts w:cs="Arial"/>
              </w:rPr>
            </w:pPr>
            <w:r w:rsidRPr="00896140">
              <w:rPr>
                <w:rFonts w:cs="Arial"/>
              </w:rPr>
              <w:t>________ %</w:t>
            </w:r>
          </w:p>
        </w:tc>
      </w:tr>
      <w:tr w:rsidR="00357B32" w:rsidRPr="00896140" w14:paraId="015A386E" w14:textId="77777777" w:rsidTr="00C113A9">
        <w:trPr>
          <w:trHeight w:val="454"/>
          <w:jc w:val="center"/>
        </w:trPr>
        <w:tc>
          <w:tcPr>
            <w:tcW w:w="4290" w:type="dxa"/>
            <w:vAlign w:val="center"/>
          </w:tcPr>
          <w:p w14:paraId="663EA9A2" w14:textId="77777777" w:rsidR="00357B32" w:rsidRPr="00896140" w:rsidRDefault="00357B32" w:rsidP="00357B32">
            <w:pPr>
              <w:jc w:val="center"/>
            </w:pPr>
            <w:r w:rsidRPr="00896140">
              <w:rPr>
                <w:rFonts w:cs="Arial"/>
                <w:b/>
                <w:szCs w:val="24"/>
              </w:rPr>
              <w:t>TOTAL</w:t>
            </w:r>
          </w:p>
        </w:tc>
        <w:tc>
          <w:tcPr>
            <w:tcW w:w="2018" w:type="dxa"/>
            <w:vAlign w:val="center"/>
          </w:tcPr>
          <w:p w14:paraId="0CFE9A86" w14:textId="77777777" w:rsidR="00357B32" w:rsidRPr="00896140" w:rsidRDefault="00357B32" w:rsidP="00357B32">
            <w:pPr>
              <w:jc w:val="center"/>
              <w:rPr>
                <w:rFonts w:cs="Arial"/>
              </w:rPr>
            </w:pPr>
            <w:r w:rsidRPr="00896140">
              <w:rPr>
                <w:rFonts w:cs="Arial"/>
                <w:b/>
                <w:color w:val="0000FF"/>
                <w:szCs w:val="24"/>
              </w:rPr>
              <w:t>[PN: At least 100%]</w:t>
            </w:r>
          </w:p>
        </w:tc>
        <w:tc>
          <w:tcPr>
            <w:tcW w:w="2018" w:type="dxa"/>
            <w:vAlign w:val="center"/>
          </w:tcPr>
          <w:p w14:paraId="1E7AC506" w14:textId="77777777" w:rsidR="00357B32" w:rsidRPr="00896140" w:rsidRDefault="00357B32" w:rsidP="00357B32">
            <w:pPr>
              <w:jc w:val="center"/>
              <w:rPr>
                <w:rFonts w:cs="Arial"/>
                <w:b/>
                <w:color w:val="0000FF"/>
                <w:szCs w:val="24"/>
              </w:rPr>
            </w:pPr>
            <w:r w:rsidRPr="00896140">
              <w:rPr>
                <w:rFonts w:cs="Arial"/>
                <w:b/>
                <w:color w:val="0000FF"/>
                <w:szCs w:val="24"/>
              </w:rPr>
              <w:t>[PN: At least 100%]</w:t>
            </w:r>
          </w:p>
        </w:tc>
      </w:tr>
    </w:tbl>
    <w:p w14:paraId="7D338BC7" w14:textId="77777777" w:rsidR="00D2471E" w:rsidRPr="00896140" w:rsidRDefault="00D2471E" w:rsidP="00D2471E">
      <w:pPr>
        <w:ind w:left="720"/>
        <w:rPr>
          <w:color w:val="0000FF"/>
        </w:rPr>
      </w:pPr>
    </w:p>
    <w:p w14:paraId="3D865DDC" w14:textId="2F44E955" w:rsidR="00D2471E" w:rsidRPr="00896140" w:rsidRDefault="00D2471E" w:rsidP="00D2471E">
      <w:pPr>
        <w:ind w:left="720"/>
        <w:rPr>
          <w:color w:val="0000FF"/>
        </w:rPr>
      </w:pPr>
      <w:r w:rsidRPr="00896140">
        <w:rPr>
          <w:rFonts w:cs="Arial"/>
          <w:color w:val="0000FF"/>
          <w:szCs w:val="24"/>
        </w:rPr>
        <w:t xml:space="preserve">[PN: </w:t>
      </w:r>
      <w:r w:rsidRPr="00896140">
        <w:rPr>
          <w:color w:val="0000FF"/>
        </w:rPr>
        <w:t xml:space="preserve">Show </w:t>
      </w:r>
      <w:r>
        <w:rPr>
          <w:color w:val="0000FF"/>
        </w:rPr>
        <w:t>A</w:t>
      </w:r>
      <w:r w:rsidR="008656F3">
        <w:rPr>
          <w:color w:val="0000FF"/>
        </w:rPr>
        <w:t>10</w:t>
      </w:r>
      <w:r w:rsidRPr="00896140">
        <w:rPr>
          <w:color w:val="0000FF"/>
        </w:rPr>
        <w:t xml:space="preserve"> if &gt;0 for any column for </w:t>
      </w:r>
      <w:r>
        <w:rPr>
          <w:color w:val="0000FF"/>
        </w:rPr>
        <w:t>that option in A</w:t>
      </w:r>
      <w:r w:rsidR="008656F3">
        <w:rPr>
          <w:color w:val="0000FF"/>
        </w:rPr>
        <w:t>9</w:t>
      </w:r>
      <w:r w:rsidRPr="00896140">
        <w:rPr>
          <w:color w:val="0000FF"/>
        </w:rPr>
        <w:t>]</w:t>
      </w:r>
    </w:p>
    <w:p w14:paraId="66CB9D02" w14:textId="77777777" w:rsidR="00D2471E" w:rsidRPr="00896140" w:rsidRDefault="00D2471E" w:rsidP="00D2471E">
      <w:pPr>
        <w:ind w:left="720"/>
        <w:rPr>
          <w:color w:val="0000FF"/>
        </w:rPr>
      </w:pPr>
    </w:p>
    <w:p w14:paraId="2C5338A2" w14:textId="09239825" w:rsidR="00D2471E" w:rsidRDefault="00D2471E" w:rsidP="00D2471E">
      <w:pPr>
        <w:spacing w:line="276" w:lineRule="auto"/>
        <w:ind w:left="714" w:hanging="714"/>
      </w:pPr>
      <w:r w:rsidRPr="0064310A">
        <w:rPr>
          <w:color w:val="0000FF"/>
        </w:rPr>
        <w:t>A</w:t>
      </w:r>
      <w:r w:rsidR="008656F3">
        <w:rPr>
          <w:color w:val="0000FF"/>
        </w:rPr>
        <w:t>10</w:t>
      </w:r>
      <w:r w:rsidRPr="0064310A">
        <w:rPr>
          <w:color w:val="0000FF"/>
        </w:rPr>
        <w:t>.</w:t>
      </w:r>
      <w:r>
        <w:tab/>
      </w:r>
      <w:r w:rsidRPr="00896140">
        <w:t xml:space="preserve">Please rate your level of </w:t>
      </w:r>
      <w:r>
        <w:rPr>
          <w:b/>
          <w:bCs/>
        </w:rPr>
        <w:t>satisfaction</w:t>
      </w:r>
      <w:r w:rsidRPr="00896140">
        <w:t xml:space="preserve"> </w:t>
      </w:r>
      <w:r w:rsidR="00C118B5">
        <w:t>with</w:t>
      </w:r>
      <w:r w:rsidRPr="00896140">
        <w:t xml:space="preserve"> each of the following </w:t>
      </w:r>
      <w:r w:rsidRPr="00896140">
        <w:rPr>
          <w:b/>
          <w:bCs/>
          <w:lang w:eastAsia="ja-JP"/>
        </w:rPr>
        <w:t xml:space="preserve">medication(s) </w:t>
      </w:r>
      <w:r w:rsidRPr="00896140">
        <w:rPr>
          <w:lang w:eastAsia="ja-JP"/>
        </w:rPr>
        <w:t>for the treatment of</w:t>
      </w:r>
      <w:r w:rsidRPr="00896140">
        <w:rPr>
          <w:b/>
          <w:bCs/>
          <w:lang w:eastAsia="ja-JP"/>
        </w:rPr>
        <w:t xml:space="preserve"> </w:t>
      </w:r>
      <w:r w:rsidR="00155D0C">
        <w:rPr>
          <w:b/>
          <w:bCs/>
          <w:lang w:eastAsia="ja-JP"/>
        </w:rPr>
        <w:t>Therapy area 2</w:t>
      </w:r>
      <w:r w:rsidRPr="00896140">
        <w:t xml:space="preserve"> on a 7-point scale, where 1 = “Not at all</w:t>
      </w:r>
      <w:r>
        <w:t xml:space="preserve"> Satisfied</w:t>
      </w:r>
      <w:r w:rsidRPr="00896140">
        <w:t>” and 7 = “</w:t>
      </w:r>
      <w:r>
        <w:t>Completely Satisfied</w:t>
      </w:r>
      <w:r w:rsidRPr="00896140">
        <w:t>”.</w:t>
      </w:r>
    </w:p>
    <w:p w14:paraId="0FB06FB4" w14:textId="77777777" w:rsidR="00D2471E" w:rsidRDefault="00D2471E" w:rsidP="00D2471E">
      <w:pPr>
        <w:spacing w:line="276" w:lineRule="auto"/>
        <w:ind w:left="714" w:hanging="714"/>
      </w:pPr>
    </w:p>
    <w:p w14:paraId="7EB9FF7D" w14:textId="22A2F2DB" w:rsidR="00D2471E" w:rsidRDefault="00D2471E" w:rsidP="00D2471E">
      <w:pPr>
        <w:spacing w:line="276" w:lineRule="auto"/>
        <w:ind w:left="714"/>
        <w:rPr>
          <w:color w:val="0000FF"/>
        </w:rPr>
      </w:pPr>
      <w:r w:rsidRPr="00896140">
        <w:rPr>
          <w:color w:val="0000FF"/>
        </w:rPr>
        <w:t xml:space="preserve">[PN: Insert 7-point scale with anchor words. Show medications only if </w:t>
      </w:r>
      <w:r>
        <w:rPr>
          <w:color w:val="0000FF"/>
        </w:rPr>
        <w:t>&gt;0 in A</w:t>
      </w:r>
      <w:r w:rsidR="008656F3">
        <w:rPr>
          <w:color w:val="0000FF"/>
        </w:rPr>
        <w:t>9</w:t>
      </w:r>
      <w:r w:rsidRPr="00896140">
        <w:rPr>
          <w:color w:val="0000FF"/>
        </w:rPr>
        <w:t xml:space="preserve">. Show options in same order as </w:t>
      </w:r>
      <w:r>
        <w:rPr>
          <w:color w:val="0000FF"/>
        </w:rPr>
        <w:t>A</w:t>
      </w:r>
      <w:r w:rsidR="008656F3">
        <w:rPr>
          <w:color w:val="0000FF"/>
        </w:rPr>
        <w:t>9</w:t>
      </w:r>
      <w:r w:rsidRPr="00896140">
        <w:rPr>
          <w:color w:val="0000FF"/>
        </w:rPr>
        <w:t>.]</w:t>
      </w:r>
    </w:p>
    <w:p w14:paraId="408B59F8" w14:textId="77777777" w:rsidR="00D2471E" w:rsidRDefault="00D2471E" w:rsidP="00D2471E">
      <w:pPr>
        <w:spacing w:line="276" w:lineRule="auto"/>
        <w:ind w:left="714"/>
        <w:rPr>
          <w:color w:val="0000FF"/>
        </w:rPr>
      </w:pPr>
    </w:p>
    <w:tbl>
      <w:tblPr>
        <w:tblW w:w="10283"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4"/>
        <w:gridCol w:w="2016"/>
        <w:gridCol w:w="454"/>
        <w:gridCol w:w="454"/>
        <w:gridCol w:w="454"/>
        <w:gridCol w:w="454"/>
        <w:gridCol w:w="454"/>
        <w:gridCol w:w="2063"/>
      </w:tblGrid>
      <w:tr w:rsidR="00D2471E" w:rsidRPr="00896140" w14:paraId="6FE54EE3" w14:textId="77777777">
        <w:trPr>
          <w:trHeight w:val="87"/>
        </w:trPr>
        <w:tc>
          <w:tcPr>
            <w:tcW w:w="3934" w:type="dxa"/>
            <w:vAlign w:val="center"/>
          </w:tcPr>
          <w:p w14:paraId="3D0746CD" w14:textId="0176EF53" w:rsidR="00D2471E" w:rsidRPr="00896140" w:rsidRDefault="00155D0C">
            <w:pPr>
              <w:ind w:left="333"/>
              <w:jc w:val="center"/>
            </w:pPr>
            <w:r>
              <w:rPr>
                <w:b/>
              </w:rPr>
              <w:t>Therapy area 2</w:t>
            </w:r>
            <w:r w:rsidR="00A057D8">
              <w:rPr>
                <w:b/>
              </w:rPr>
              <w:t xml:space="preserve"> </w:t>
            </w:r>
            <w:r w:rsidR="00D2471E" w:rsidRPr="00896140">
              <w:rPr>
                <w:b/>
              </w:rPr>
              <w:t>Treatments</w:t>
            </w:r>
          </w:p>
        </w:tc>
        <w:tc>
          <w:tcPr>
            <w:tcW w:w="2016" w:type="dxa"/>
            <w:vAlign w:val="bottom"/>
          </w:tcPr>
          <w:p w14:paraId="5B33F9CB" w14:textId="77777777" w:rsidR="00D2471E" w:rsidRDefault="00D2471E">
            <w:pPr>
              <w:jc w:val="center"/>
              <w:rPr>
                <w:b/>
              </w:rPr>
            </w:pPr>
            <w:r w:rsidRPr="00896140">
              <w:rPr>
                <w:b/>
              </w:rPr>
              <w:t xml:space="preserve">Not at all </w:t>
            </w:r>
            <w:r>
              <w:rPr>
                <w:b/>
              </w:rPr>
              <w:t>Satisfied</w:t>
            </w:r>
          </w:p>
          <w:p w14:paraId="7402B9FC" w14:textId="77777777" w:rsidR="00D2471E" w:rsidRPr="00896140" w:rsidRDefault="00D2471E">
            <w:pPr>
              <w:jc w:val="center"/>
              <w:rPr>
                <w:b/>
              </w:rPr>
            </w:pPr>
            <w:r w:rsidRPr="00896140">
              <w:rPr>
                <w:b/>
              </w:rPr>
              <w:t xml:space="preserve"> 1</w:t>
            </w:r>
          </w:p>
        </w:tc>
        <w:tc>
          <w:tcPr>
            <w:tcW w:w="454" w:type="dxa"/>
            <w:vAlign w:val="bottom"/>
          </w:tcPr>
          <w:p w14:paraId="27A5DF33" w14:textId="77777777" w:rsidR="00D2471E" w:rsidRPr="00896140" w:rsidRDefault="00D2471E">
            <w:pPr>
              <w:jc w:val="center"/>
              <w:rPr>
                <w:b/>
              </w:rPr>
            </w:pPr>
            <w:r w:rsidRPr="00896140">
              <w:rPr>
                <w:b/>
              </w:rPr>
              <w:t>2</w:t>
            </w:r>
          </w:p>
        </w:tc>
        <w:tc>
          <w:tcPr>
            <w:tcW w:w="454" w:type="dxa"/>
            <w:vAlign w:val="bottom"/>
          </w:tcPr>
          <w:p w14:paraId="21707BAD" w14:textId="77777777" w:rsidR="00D2471E" w:rsidRPr="00896140" w:rsidRDefault="00D2471E">
            <w:pPr>
              <w:jc w:val="center"/>
              <w:rPr>
                <w:b/>
              </w:rPr>
            </w:pPr>
            <w:r w:rsidRPr="00896140">
              <w:rPr>
                <w:b/>
              </w:rPr>
              <w:t>3</w:t>
            </w:r>
          </w:p>
        </w:tc>
        <w:tc>
          <w:tcPr>
            <w:tcW w:w="454" w:type="dxa"/>
            <w:vAlign w:val="bottom"/>
          </w:tcPr>
          <w:p w14:paraId="73454EA5" w14:textId="77777777" w:rsidR="00D2471E" w:rsidRPr="00896140" w:rsidRDefault="00D2471E">
            <w:pPr>
              <w:jc w:val="center"/>
              <w:rPr>
                <w:b/>
              </w:rPr>
            </w:pPr>
            <w:r w:rsidRPr="00896140">
              <w:rPr>
                <w:b/>
              </w:rPr>
              <w:t>4</w:t>
            </w:r>
          </w:p>
        </w:tc>
        <w:tc>
          <w:tcPr>
            <w:tcW w:w="454" w:type="dxa"/>
            <w:vAlign w:val="bottom"/>
          </w:tcPr>
          <w:p w14:paraId="44E715FD" w14:textId="77777777" w:rsidR="00D2471E" w:rsidRPr="00896140" w:rsidRDefault="00D2471E">
            <w:pPr>
              <w:jc w:val="center"/>
              <w:rPr>
                <w:b/>
              </w:rPr>
            </w:pPr>
            <w:r w:rsidRPr="00896140">
              <w:rPr>
                <w:b/>
              </w:rPr>
              <w:t>5</w:t>
            </w:r>
          </w:p>
        </w:tc>
        <w:tc>
          <w:tcPr>
            <w:tcW w:w="454" w:type="dxa"/>
            <w:vAlign w:val="bottom"/>
          </w:tcPr>
          <w:p w14:paraId="70436319" w14:textId="77777777" w:rsidR="00D2471E" w:rsidRPr="00896140" w:rsidRDefault="00D2471E">
            <w:pPr>
              <w:jc w:val="center"/>
              <w:rPr>
                <w:b/>
              </w:rPr>
            </w:pPr>
            <w:r w:rsidRPr="00896140">
              <w:rPr>
                <w:b/>
              </w:rPr>
              <w:t>6</w:t>
            </w:r>
          </w:p>
        </w:tc>
        <w:tc>
          <w:tcPr>
            <w:tcW w:w="2063" w:type="dxa"/>
            <w:vAlign w:val="bottom"/>
          </w:tcPr>
          <w:p w14:paraId="643DAE44" w14:textId="77777777" w:rsidR="00D2471E" w:rsidRDefault="00D2471E">
            <w:pPr>
              <w:ind w:left="22" w:hanging="22"/>
              <w:jc w:val="center"/>
              <w:rPr>
                <w:b/>
              </w:rPr>
            </w:pPr>
            <w:r>
              <w:rPr>
                <w:b/>
              </w:rPr>
              <w:t>Completely Satisfied</w:t>
            </w:r>
          </w:p>
          <w:p w14:paraId="2D534E08" w14:textId="77777777" w:rsidR="00D2471E" w:rsidRPr="00896140" w:rsidRDefault="00D2471E">
            <w:pPr>
              <w:ind w:left="22" w:hanging="22"/>
              <w:jc w:val="center"/>
              <w:rPr>
                <w:b/>
              </w:rPr>
            </w:pPr>
            <w:r w:rsidRPr="00896140">
              <w:rPr>
                <w:b/>
              </w:rPr>
              <w:t xml:space="preserve"> 7</w:t>
            </w:r>
          </w:p>
        </w:tc>
      </w:tr>
      <w:tr w:rsidR="00D2471E" w:rsidRPr="00896140" w14:paraId="4B737AE3" w14:textId="77777777">
        <w:trPr>
          <w:trHeight w:val="432"/>
        </w:trPr>
        <w:tc>
          <w:tcPr>
            <w:tcW w:w="10283" w:type="dxa"/>
            <w:gridSpan w:val="8"/>
            <w:vAlign w:val="center"/>
          </w:tcPr>
          <w:p w14:paraId="4B104D54" w14:textId="77777777" w:rsidR="00D2471E" w:rsidRPr="00896140" w:rsidRDefault="00D2471E">
            <w:pPr>
              <w:ind w:right="28"/>
              <w:rPr>
                <w:rFonts w:ascii="Wingdings" w:eastAsia="Wingdings" w:hAnsi="Wingdings" w:cs="Wingdings"/>
              </w:rPr>
            </w:pPr>
            <w:r w:rsidRPr="00896140">
              <w:rPr>
                <w:rFonts w:cs="Arial"/>
                <w:b/>
                <w:bCs/>
                <w:color w:val="000000"/>
              </w:rPr>
              <w:t>Topicals</w:t>
            </w:r>
          </w:p>
        </w:tc>
      </w:tr>
      <w:tr w:rsidR="00D2471E" w:rsidRPr="00896140" w14:paraId="31E53B2B" w14:textId="77777777">
        <w:trPr>
          <w:trHeight w:val="432"/>
        </w:trPr>
        <w:tc>
          <w:tcPr>
            <w:tcW w:w="3934" w:type="dxa"/>
            <w:vAlign w:val="center"/>
          </w:tcPr>
          <w:p w14:paraId="283E3B78" w14:textId="6C1C0C40" w:rsidR="00D2471E" w:rsidRPr="00896140" w:rsidRDefault="0074006E" w:rsidP="003A2961">
            <w:pPr>
              <w:numPr>
                <w:ilvl w:val="0"/>
                <w:numId w:val="35"/>
              </w:numPr>
              <w:ind w:left="521"/>
            </w:pPr>
            <w:r>
              <w:rPr>
                <w:rFonts w:cs="Arial"/>
                <w:color w:val="000000"/>
              </w:rPr>
              <w:t>R1</w:t>
            </w:r>
          </w:p>
        </w:tc>
        <w:tc>
          <w:tcPr>
            <w:tcW w:w="2016" w:type="dxa"/>
            <w:vAlign w:val="center"/>
          </w:tcPr>
          <w:p w14:paraId="767C3EBC"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177FB1D4"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18D5CB7D"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5CEC3A19"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6D7DBA0E"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0B579749"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2063" w:type="dxa"/>
            <w:vAlign w:val="center"/>
          </w:tcPr>
          <w:p w14:paraId="3A538A16"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r>
      <w:tr w:rsidR="00D2471E" w:rsidRPr="00896140" w14:paraId="71C79212" w14:textId="77777777">
        <w:trPr>
          <w:trHeight w:val="432"/>
        </w:trPr>
        <w:tc>
          <w:tcPr>
            <w:tcW w:w="3934" w:type="dxa"/>
            <w:vAlign w:val="center"/>
          </w:tcPr>
          <w:p w14:paraId="421BBDE8" w14:textId="7CB2FE2D" w:rsidR="00D2471E" w:rsidRPr="00896140" w:rsidRDefault="0074006E" w:rsidP="003A2961">
            <w:pPr>
              <w:numPr>
                <w:ilvl w:val="0"/>
                <w:numId w:val="35"/>
              </w:numPr>
              <w:ind w:left="521"/>
            </w:pPr>
            <w:r>
              <w:rPr>
                <w:rFonts w:cs="Arial"/>
                <w:color w:val="000000"/>
              </w:rPr>
              <w:t>R2</w:t>
            </w:r>
            <w:r w:rsidR="00D2471E" w:rsidRPr="00896140">
              <w:rPr>
                <w:rFonts w:cs="Arial"/>
                <w:color w:val="000000"/>
              </w:rPr>
              <w:t xml:space="preserve"> </w:t>
            </w:r>
          </w:p>
        </w:tc>
        <w:tc>
          <w:tcPr>
            <w:tcW w:w="2016" w:type="dxa"/>
            <w:vAlign w:val="center"/>
          </w:tcPr>
          <w:p w14:paraId="3D514C97"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72F4187D"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195C793C"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0BA3B629"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229001B0"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099D78A9"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2063" w:type="dxa"/>
            <w:vAlign w:val="center"/>
          </w:tcPr>
          <w:p w14:paraId="792A95F3"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r>
      <w:tr w:rsidR="00D2471E" w:rsidRPr="00896140" w14:paraId="5D7725C5" w14:textId="77777777">
        <w:trPr>
          <w:trHeight w:val="432"/>
        </w:trPr>
        <w:tc>
          <w:tcPr>
            <w:tcW w:w="10283" w:type="dxa"/>
            <w:gridSpan w:val="8"/>
            <w:vAlign w:val="center"/>
          </w:tcPr>
          <w:p w14:paraId="103BB40E" w14:textId="77777777" w:rsidR="00D2471E" w:rsidRPr="00896140" w:rsidRDefault="00D2471E">
            <w:pPr>
              <w:ind w:right="28"/>
              <w:rPr>
                <w:rFonts w:ascii="Wingdings" w:eastAsia="Wingdings" w:hAnsi="Wingdings" w:cs="Wingdings"/>
              </w:rPr>
            </w:pPr>
            <w:r w:rsidRPr="00896140">
              <w:rPr>
                <w:rFonts w:cs="Arial"/>
                <w:b/>
                <w:bCs/>
                <w:color w:val="000000"/>
              </w:rPr>
              <w:t>Oral Systemics</w:t>
            </w:r>
          </w:p>
        </w:tc>
      </w:tr>
      <w:tr w:rsidR="00D2471E" w:rsidRPr="00896140" w14:paraId="3B24831D" w14:textId="77777777">
        <w:trPr>
          <w:trHeight w:val="432"/>
        </w:trPr>
        <w:tc>
          <w:tcPr>
            <w:tcW w:w="3934" w:type="dxa"/>
            <w:vAlign w:val="center"/>
          </w:tcPr>
          <w:p w14:paraId="3EF0E89C" w14:textId="2F602DCA" w:rsidR="00D2471E" w:rsidRPr="00896140" w:rsidRDefault="0074006E" w:rsidP="003A2961">
            <w:pPr>
              <w:numPr>
                <w:ilvl w:val="0"/>
                <w:numId w:val="35"/>
              </w:numPr>
              <w:ind w:left="521"/>
            </w:pPr>
            <w:r>
              <w:rPr>
                <w:rFonts w:cs="Arial"/>
                <w:bCs/>
                <w:color w:val="000000"/>
                <w:szCs w:val="24"/>
              </w:rPr>
              <w:t>R3</w:t>
            </w:r>
          </w:p>
        </w:tc>
        <w:tc>
          <w:tcPr>
            <w:tcW w:w="2016" w:type="dxa"/>
            <w:vAlign w:val="center"/>
          </w:tcPr>
          <w:p w14:paraId="3B186DAE"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33349137"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02B3BF21"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44B807CA"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630FB011"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6BE26B4B"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2063" w:type="dxa"/>
            <w:vAlign w:val="center"/>
          </w:tcPr>
          <w:p w14:paraId="683B0465"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r>
      <w:tr w:rsidR="00D2471E" w:rsidRPr="00896140" w14:paraId="45225943" w14:textId="77777777">
        <w:trPr>
          <w:trHeight w:val="432"/>
        </w:trPr>
        <w:tc>
          <w:tcPr>
            <w:tcW w:w="3934" w:type="dxa"/>
            <w:vAlign w:val="center"/>
          </w:tcPr>
          <w:p w14:paraId="02C6C302" w14:textId="2AE24AFD" w:rsidR="00D2471E" w:rsidRPr="00896140" w:rsidRDefault="0074006E" w:rsidP="003A2961">
            <w:pPr>
              <w:numPr>
                <w:ilvl w:val="0"/>
                <w:numId w:val="35"/>
              </w:numPr>
              <w:ind w:left="521"/>
            </w:pPr>
            <w:r>
              <w:rPr>
                <w:rFonts w:cs="Arial"/>
                <w:color w:val="000000"/>
                <w:szCs w:val="24"/>
              </w:rPr>
              <w:t>R4</w:t>
            </w:r>
            <w:r w:rsidR="00D2471E" w:rsidRPr="00896140">
              <w:rPr>
                <w:rFonts w:cs="Arial"/>
                <w:color w:val="000000"/>
                <w:szCs w:val="24"/>
              </w:rPr>
              <w:t xml:space="preserve"> </w:t>
            </w:r>
          </w:p>
        </w:tc>
        <w:tc>
          <w:tcPr>
            <w:tcW w:w="2016" w:type="dxa"/>
            <w:vAlign w:val="center"/>
          </w:tcPr>
          <w:p w14:paraId="1E33E48B"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47D3608B"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132BA03F"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0BAF4C02"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5F03A844"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454" w:type="dxa"/>
            <w:vAlign w:val="center"/>
          </w:tcPr>
          <w:p w14:paraId="2A5B13BE"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c>
          <w:tcPr>
            <w:tcW w:w="2063" w:type="dxa"/>
            <w:vAlign w:val="center"/>
          </w:tcPr>
          <w:p w14:paraId="03112E1A" w14:textId="77777777" w:rsidR="00D2471E" w:rsidRPr="00896140" w:rsidRDefault="00D2471E">
            <w:pPr>
              <w:ind w:right="28"/>
              <w:jc w:val="center"/>
              <w:rPr>
                <w:rFonts w:ascii="Wingdings" w:eastAsia="Wingdings" w:hAnsi="Wingdings" w:cs="Wingdings"/>
              </w:rPr>
            </w:pPr>
            <w:r w:rsidRPr="00896140">
              <w:rPr>
                <w:rFonts w:ascii="Wingdings" w:eastAsia="Wingdings" w:hAnsi="Wingdings" w:cs="Wingdings"/>
                <w:szCs w:val="24"/>
                <w:lang w:val="en-GB"/>
              </w:rPr>
              <w:t></w:t>
            </w:r>
          </w:p>
        </w:tc>
      </w:tr>
      <w:tr w:rsidR="00D2471E" w:rsidRPr="00896140" w14:paraId="6211EC15" w14:textId="77777777">
        <w:trPr>
          <w:trHeight w:val="432"/>
        </w:trPr>
        <w:tc>
          <w:tcPr>
            <w:tcW w:w="10283" w:type="dxa"/>
            <w:gridSpan w:val="8"/>
            <w:vAlign w:val="center"/>
          </w:tcPr>
          <w:p w14:paraId="51C73390" w14:textId="77777777" w:rsidR="00D2471E" w:rsidRPr="00027F1F" w:rsidRDefault="00D2471E">
            <w:r w:rsidRPr="00896140">
              <w:rPr>
                <w:rFonts w:cs="Arial"/>
                <w:b/>
                <w:bCs/>
                <w:color w:val="000000"/>
              </w:rPr>
              <w:t>Biologics</w:t>
            </w:r>
          </w:p>
        </w:tc>
      </w:tr>
      <w:tr w:rsidR="00D2471E" w:rsidRPr="00896140" w14:paraId="5C7B8B31" w14:textId="77777777">
        <w:trPr>
          <w:trHeight w:val="432"/>
        </w:trPr>
        <w:tc>
          <w:tcPr>
            <w:tcW w:w="3934" w:type="dxa"/>
            <w:vAlign w:val="center"/>
          </w:tcPr>
          <w:p w14:paraId="649ADA7D" w14:textId="2721772D" w:rsidR="00D2471E" w:rsidRPr="00896140" w:rsidRDefault="0074006E" w:rsidP="003A2961">
            <w:pPr>
              <w:numPr>
                <w:ilvl w:val="0"/>
                <w:numId w:val="35"/>
              </w:numPr>
              <w:ind w:left="521"/>
              <w:rPr>
                <w:rFonts w:cs="Arial"/>
                <w:color w:val="000000"/>
                <w:szCs w:val="24"/>
              </w:rPr>
            </w:pPr>
            <w:r>
              <w:rPr>
                <w:rFonts w:cs="Arial"/>
                <w:color w:val="000000"/>
                <w:szCs w:val="24"/>
              </w:rPr>
              <w:t>P1</w:t>
            </w:r>
          </w:p>
        </w:tc>
        <w:tc>
          <w:tcPr>
            <w:tcW w:w="2016" w:type="dxa"/>
            <w:vAlign w:val="center"/>
          </w:tcPr>
          <w:p w14:paraId="23BCC6BA" w14:textId="77777777" w:rsidR="00D2471E" w:rsidRPr="00896140" w:rsidRDefault="00D2471E">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1C2094D4" w14:textId="77777777" w:rsidR="00D2471E" w:rsidRPr="00896140" w:rsidRDefault="00D2471E">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28FA58E4" w14:textId="77777777" w:rsidR="00D2471E" w:rsidRPr="00896140" w:rsidRDefault="00D2471E">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2730EE6F" w14:textId="77777777" w:rsidR="00D2471E" w:rsidRPr="00896140" w:rsidRDefault="00D2471E">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1B37D65E" w14:textId="77777777" w:rsidR="00D2471E" w:rsidRPr="00896140" w:rsidRDefault="00D2471E">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482796E9" w14:textId="77777777" w:rsidR="00D2471E" w:rsidRPr="00896140" w:rsidRDefault="00D2471E">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31D53C6A" w14:textId="77777777" w:rsidR="00D2471E" w:rsidRPr="00896140" w:rsidRDefault="00D2471E">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r>
      <w:tr w:rsidR="00357B32" w:rsidRPr="00896140" w14:paraId="6DA3B556" w14:textId="77777777">
        <w:trPr>
          <w:trHeight w:val="432"/>
        </w:trPr>
        <w:tc>
          <w:tcPr>
            <w:tcW w:w="3934" w:type="dxa"/>
            <w:vAlign w:val="center"/>
          </w:tcPr>
          <w:p w14:paraId="5A377C5A" w14:textId="7066D69C" w:rsidR="00357B32" w:rsidRPr="00896140" w:rsidRDefault="00155D0C" w:rsidP="00357B32">
            <w:pPr>
              <w:numPr>
                <w:ilvl w:val="0"/>
                <w:numId w:val="35"/>
              </w:numPr>
              <w:ind w:left="521"/>
              <w:rPr>
                <w:rFonts w:cs="Arial"/>
                <w:color w:val="000000"/>
                <w:szCs w:val="24"/>
              </w:rPr>
            </w:pPr>
            <w:r>
              <w:rPr>
                <w:rFonts w:cs="Arial"/>
                <w:color w:val="000000"/>
                <w:szCs w:val="24"/>
              </w:rPr>
              <w:lastRenderedPageBreak/>
              <w:t>P3</w:t>
            </w:r>
          </w:p>
        </w:tc>
        <w:tc>
          <w:tcPr>
            <w:tcW w:w="2016" w:type="dxa"/>
            <w:vAlign w:val="center"/>
          </w:tcPr>
          <w:p w14:paraId="1DAA69A8" w14:textId="0A7BE81A"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2DA40728" w14:textId="4E83E950"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8B35B0F" w14:textId="359A80EC"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63B8F389" w14:textId="0350B5EE"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4963CB9A" w14:textId="4A6016EB"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14869DF4" w14:textId="635C1CB3"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0B66464D" w14:textId="5FC5DC03"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r>
      <w:tr w:rsidR="00357B32" w:rsidRPr="00896140" w14:paraId="0264A004" w14:textId="77777777">
        <w:trPr>
          <w:trHeight w:val="432"/>
        </w:trPr>
        <w:tc>
          <w:tcPr>
            <w:tcW w:w="3934" w:type="dxa"/>
            <w:vAlign w:val="center"/>
          </w:tcPr>
          <w:p w14:paraId="0A97CB18" w14:textId="375D6F08" w:rsidR="00357B32" w:rsidRPr="00896140" w:rsidRDefault="00A87931" w:rsidP="00357B32">
            <w:pPr>
              <w:numPr>
                <w:ilvl w:val="0"/>
                <w:numId w:val="35"/>
              </w:numPr>
              <w:ind w:left="521"/>
              <w:rPr>
                <w:rFonts w:cs="Arial"/>
                <w:color w:val="000000"/>
                <w:szCs w:val="24"/>
              </w:rPr>
            </w:pPr>
            <w:r>
              <w:rPr>
                <w:rFonts w:cs="Arial"/>
                <w:bCs/>
                <w:color w:val="000000"/>
                <w:szCs w:val="24"/>
              </w:rPr>
              <w:t>P1</w:t>
            </w:r>
            <w:r w:rsidR="00357B32" w:rsidRPr="00896140">
              <w:rPr>
                <w:rFonts w:cs="Arial"/>
                <w:bCs/>
                <w:color w:val="000000"/>
                <w:szCs w:val="24"/>
              </w:rPr>
              <w:t xml:space="preserve"> </w:t>
            </w:r>
          </w:p>
        </w:tc>
        <w:tc>
          <w:tcPr>
            <w:tcW w:w="2016" w:type="dxa"/>
            <w:vAlign w:val="center"/>
          </w:tcPr>
          <w:p w14:paraId="7C570798"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31CB550B"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608A6687"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388C3996"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768A0296"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27921F31"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2BC36774" w14:textId="77777777" w:rsidR="00357B32" w:rsidRPr="00896140" w:rsidRDefault="00357B32" w:rsidP="00357B32">
            <w:pPr>
              <w:ind w:right="28"/>
              <w:jc w:val="center"/>
              <w:rPr>
                <w:rFonts w:ascii="Wingdings" w:eastAsia="Wingdings" w:hAnsi="Wingdings" w:cs="Wingdings"/>
                <w:szCs w:val="24"/>
                <w:lang w:val="en-GB"/>
              </w:rPr>
            </w:pPr>
            <w:commentRangeStart w:id="1"/>
            <w:commentRangeStart w:id="2"/>
            <w:r w:rsidRPr="00896140">
              <w:rPr>
                <w:rFonts w:ascii="Wingdings" w:eastAsia="Wingdings" w:hAnsi="Wingdings" w:cs="Wingdings"/>
                <w:szCs w:val="24"/>
                <w:lang w:val="en-GB"/>
              </w:rPr>
              <w:t></w:t>
            </w:r>
            <w:commentRangeEnd w:id="1"/>
            <w:r w:rsidR="00006A8C" w:rsidRPr="00896140">
              <w:rPr>
                <w:rStyle w:val="CommentReference"/>
                <w:rFonts w:ascii="Wingdings" w:eastAsia="Wingdings" w:hAnsi="Wingdings" w:cs="Wingdings"/>
                <w:sz w:val="24"/>
                <w:szCs w:val="24"/>
                <w:lang w:val="en-GB"/>
              </w:rPr>
              <w:commentReference w:id="1"/>
            </w:r>
            <w:commentRangeEnd w:id="2"/>
            <w:r w:rsidR="00245A16" w:rsidRPr="00896140">
              <w:rPr>
                <w:rStyle w:val="CommentReference"/>
                <w:rFonts w:ascii="Wingdings" w:eastAsia="Wingdings" w:hAnsi="Wingdings" w:cs="Wingdings"/>
                <w:sz w:val="24"/>
                <w:szCs w:val="24"/>
                <w:lang w:val="en-GB"/>
              </w:rPr>
              <w:commentReference w:id="2"/>
            </w:r>
          </w:p>
        </w:tc>
      </w:tr>
      <w:tr w:rsidR="00357B32" w:rsidRPr="00896140" w14:paraId="0C479242" w14:textId="77777777">
        <w:trPr>
          <w:trHeight w:val="432"/>
        </w:trPr>
        <w:tc>
          <w:tcPr>
            <w:tcW w:w="3934" w:type="dxa"/>
            <w:vAlign w:val="center"/>
          </w:tcPr>
          <w:p w14:paraId="695B68E1" w14:textId="7B34C75F" w:rsidR="00357B32" w:rsidRPr="00896140" w:rsidRDefault="00155D0C" w:rsidP="00357B32">
            <w:pPr>
              <w:numPr>
                <w:ilvl w:val="0"/>
                <w:numId w:val="35"/>
              </w:numPr>
              <w:ind w:left="521"/>
              <w:rPr>
                <w:rFonts w:cs="Arial"/>
                <w:bCs/>
                <w:color w:val="000000"/>
                <w:szCs w:val="24"/>
              </w:rPr>
            </w:pPr>
            <w:r>
              <w:rPr>
                <w:rFonts w:cs="Arial"/>
                <w:bCs/>
                <w:color w:val="000000"/>
                <w:szCs w:val="24"/>
              </w:rPr>
              <w:t>P4</w:t>
            </w:r>
            <w:r w:rsidR="00357B32">
              <w:rPr>
                <w:rFonts w:cs="Arial"/>
                <w:bCs/>
                <w:color w:val="000000"/>
                <w:szCs w:val="24"/>
              </w:rPr>
              <w:t xml:space="preserve"> </w:t>
            </w:r>
          </w:p>
        </w:tc>
        <w:tc>
          <w:tcPr>
            <w:tcW w:w="2016" w:type="dxa"/>
            <w:vAlign w:val="center"/>
          </w:tcPr>
          <w:p w14:paraId="72D37F1E" w14:textId="37938333"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36C08AA6" w14:textId="311D0D46"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1393D9C0" w14:textId="429316CA"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2A154D41" w14:textId="1FDE0D7D"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E417A6D" w14:textId="24B8408A"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10269D7" w14:textId="4B90B69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54A30019" w14:textId="09B98B23"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r>
      <w:tr w:rsidR="00357B32" w:rsidRPr="00896140" w14:paraId="0565CA90" w14:textId="77777777">
        <w:trPr>
          <w:trHeight w:val="432"/>
        </w:trPr>
        <w:tc>
          <w:tcPr>
            <w:tcW w:w="3934" w:type="dxa"/>
            <w:vAlign w:val="center"/>
          </w:tcPr>
          <w:p w14:paraId="30C29E62" w14:textId="6D4AD96F" w:rsidR="00357B32" w:rsidRPr="00896140" w:rsidRDefault="0074006E" w:rsidP="00357B32">
            <w:pPr>
              <w:numPr>
                <w:ilvl w:val="0"/>
                <w:numId w:val="35"/>
              </w:numPr>
              <w:ind w:left="521"/>
              <w:rPr>
                <w:rFonts w:cs="Arial"/>
                <w:color w:val="000000"/>
                <w:szCs w:val="24"/>
              </w:rPr>
            </w:pPr>
            <w:r>
              <w:rPr>
                <w:rFonts w:cs="Arial"/>
                <w:color w:val="000000"/>
                <w:szCs w:val="24"/>
              </w:rPr>
              <w:t>R5</w:t>
            </w:r>
          </w:p>
        </w:tc>
        <w:tc>
          <w:tcPr>
            <w:tcW w:w="2016" w:type="dxa"/>
            <w:vAlign w:val="center"/>
          </w:tcPr>
          <w:p w14:paraId="3542D61E"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601CFF6F"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53802A8D"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76ED4C45"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893E63C"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2CF44651"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323A65F2"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r>
      <w:tr w:rsidR="00357B32" w:rsidRPr="00896140" w14:paraId="578D264A" w14:textId="77777777">
        <w:trPr>
          <w:trHeight w:val="432"/>
        </w:trPr>
        <w:tc>
          <w:tcPr>
            <w:tcW w:w="3934" w:type="dxa"/>
            <w:vAlign w:val="center"/>
          </w:tcPr>
          <w:p w14:paraId="2D189B07" w14:textId="2E8CAE74" w:rsidR="00357B32" w:rsidRPr="000201F1" w:rsidRDefault="0074006E" w:rsidP="00357B32">
            <w:pPr>
              <w:numPr>
                <w:ilvl w:val="0"/>
                <w:numId w:val="35"/>
              </w:numPr>
              <w:ind w:left="521"/>
              <w:rPr>
                <w:color w:val="0000FF"/>
              </w:rPr>
            </w:pPr>
            <w:r>
              <w:rPr>
                <w:rFonts w:cs="Arial"/>
                <w:color w:val="000000"/>
                <w:szCs w:val="24"/>
              </w:rPr>
              <w:t>R6</w:t>
            </w:r>
            <w:r w:rsidR="00357B32" w:rsidRPr="00896140">
              <w:rPr>
                <w:rFonts w:cs="Arial"/>
                <w:color w:val="000000"/>
                <w:szCs w:val="24"/>
              </w:rPr>
              <w:t xml:space="preserve"> </w:t>
            </w:r>
          </w:p>
        </w:tc>
        <w:tc>
          <w:tcPr>
            <w:tcW w:w="2016" w:type="dxa"/>
            <w:vAlign w:val="center"/>
          </w:tcPr>
          <w:p w14:paraId="24003589"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37128204"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5C12A499"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524176EB"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347C0072"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1429DE8C"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254B5F20" w14:textId="77777777"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r>
      <w:tr w:rsidR="00357B32" w:rsidRPr="00896140" w14:paraId="38E3EC22" w14:textId="77777777">
        <w:trPr>
          <w:trHeight w:val="432"/>
        </w:trPr>
        <w:tc>
          <w:tcPr>
            <w:tcW w:w="3934" w:type="dxa"/>
            <w:vAlign w:val="center"/>
          </w:tcPr>
          <w:p w14:paraId="5B35B5BD" w14:textId="2041CE12" w:rsidR="00357B32" w:rsidRPr="00896140" w:rsidRDefault="0074006E" w:rsidP="00357B32">
            <w:pPr>
              <w:numPr>
                <w:ilvl w:val="0"/>
                <w:numId w:val="35"/>
              </w:numPr>
              <w:ind w:left="521"/>
              <w:rPr>
                <w:rFonts w:cs="Arial"/>
                <w:color w:val="000000"/>
                <w:szCs w:val="24"/>
              </w:rPr>
            </w:pPr>
            <w:r>
              <w:rPr>
                <w:rFonts w:cs="Arial"/>
                <w:color w:val="000000"/>
                <w:szCs w:val="24"/>
              </w:rPr>
              <w:t>R7</w:t>
            </w:r>
          </w:p>
        </w:tc>
        <w:tc>
          <w:tcPr>
            <w:tcW w:w="2016" w:type="dxa"/>
            <w:vAlign w:val="center"/>
          </w:tcPr>
          <w:p w14:paraId="3689EB7A" w14:textId="3219E823"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641B7CA9" w14:textId="26EB6341"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D8A5B54" w14:textId="2F4B749A"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0FDE69A1" w14:textId="7CC5166D"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6286FD3C" w14:textId="2FFA55AD"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454" w:type="dxa"/>
            <w:vAlign w:val="center"/>
          </w:tcPr>
          <w:p w14:paraId="6FADC607" w14:textId="31B58DEA"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c>
          <w:tcPr>
            <w:tcW w:w="2063" w:type="dxa"/>
            <w:vAlign w:val="center"/>
          </w:tcPr>
          <w:p w14:paraId="7892F592" w14:textId="1D12091A" w:rsidR="00357B32" w:rsidRPr="00896140" w:rsidRDefault="00357B32" w:rsidP="00357B32">
            <w:pPr>
              <w:ind w:right="28"/>
              <w:jc w:val="center"/>
              <w:rPr>
                <w:rFonts w:ascii="Wingdings" w:eastAsia="Wingdings" w:hAnsi="Wingdings" w:cs="Wingdings"/>
                <w:szCs w:val="24"/>
                <w:lang w:val="en-GB"/>
              </w:rPr>
            </w:pPr>
            <w:r w:rsidRPr="00896140">
              <w:rPr>
                <w:rFonts w:ascii="Wingdings" w:eastAsia="Wingdings" w:hAnsi="Wingdings" w:cs="Wingdings"/>
                <w:szCs w:val="24"/>
                <w:lang w:val="en-GB"/>
              </w:rPr>
              <w:t></w:t>
            </w:r>
          </w:p>
        </w:tc>
      </w:tr>
    </w:tbl>
    <w:p w14:paraId="64211F9F" w14:textId="77777777" w:rsidR="00EC3419" w:rsidRDefault="00EC3419">
      <w:pPr>
        <w:spacing w:after="160" w:line="259" w:lineRule="auto"/>
      </w:pPr>
    </w:p>
    <w:p w14:paraId="57D6A4E4" w14:textId="73841936" w:rsidR="00CB2668" w:rsidRDefault="00EC3419">
      <w:pPr>
        <w:spacing w:after="160" w:line="259" w:lineRule="auto"/>
        <w:rPr>
          <w:b/>
          <w:bCs/>
        </w:rPr>
      </w:pPr>
      <w:r w:rsidRPr="00EC3419">
        <w:rPr>
          <w:color w:val="0000FF"/>
        </w:rPr>
        <w:t>A</w:t>
      </w:r>
      <w:r w:rsidR="008656F3">
        <w:rPr>
          <w:color w:val="0000FF"/>
        </w:rPr>
        <w:t>11</w:t>
      </w:r>
      <w:r w:rsidRPr="00EC3419">
        <w:rPr>
          <w:color w:val="0000FF"/>
        </w:rPr>
        <w:t>.</w:t>
      </w:r>
      <w:r>
        <w:tab/>
      </w:r>
      <w:r w:rsidRPr="00EC3419">
        <w:t xml:space="preserve">How long do you wait to determine if a treatment is </w:t>
      </w:r>
      <w:r w:rsidRPr="005F1BE2">
        <w:rPr>
          <w:b/>
          <w:bCs/>
        </w:rPr>
        <w:t>successful</w:t>
      </w:r>
      <w:r w:rsidRPr="00EC3419">
        <w:t xml:space="preserve"> in </w:t>
      </w:r>
      <w:r w:rsidR="00006A8C">
        <w:rPr>
          <w:b/>
          <w:bCs/>
        </w:rPr>
        <w:t xml:space="preserve">THERAPY AREA </w:t>
      </w:r>
      <w:r w:rsidRPr="00EC3419">
        <w:t xml:space="preserve">and </w:t>
      </w:r>
      <w:r w:rsidR="00155D0C">
        <w:rPr>
          <w:b/>
          <w:bCs/>
        </w:rPr>
        <w:t>Therapy area 2</w:t>
      </w:r>
      <w:r w:rsidRPr="00EC3419">
        <w:t>?</w:t>
      </w:r>
      <w:r w:rsidRPr="00EC3419">
        <w:rPr>
          <w:b/>
          <w:bCs/>
        </w:rPr>
        <w:t xml:space="preserve"> </w:t>
      </w:r>
    </w:p>
    <w:p w14:paraId="64F427A8" w14:textId="7880D1D2" w:rsidR="005F1BE2" w:rsidRDefault="005F1BE2" w:rsidP="005F1BE2">
      <w:pPr>
        <w:spacing w:line="276" w:lineRule="auto"/>
        <w:ind w:left="714"/>
        <w:rPr>
          <w:color w:val="0000FF"/>
        </w:rPr>
      </w:pPr>
      <w:r>
        <w:rPr>
          <w:b/>
          <w:bCs/>
        </w:rPr>
        <w:tab/>
      </w:r>
      <w:r w:rsidRPr="00896140">
        <w:rPr>
          <w:color w:val="0000FF"/>
        </w:rPr>
        <w:t xml:space="preserve">[PN: </w:t>
      </w:r>
      <w:r>
        <w:rPr>
          <w:color w:val="0000FF"/>
        </w:rPr>
        <w:t>Range</w:t>
      </w:r>
      <w:r w:rsidR="00682E68">
        <w:rPr>
          <w:color w:val="0000FF"/>
        </w:rPr>
        <w:t xml:space="preserve"> 0-</w:t>
      </w:r>
      <w:r w:rsidR="003A2BFE">
        <w:rPr>
          <w:color w:val="0000FF"/>
        </w:rPr>
        <w:t>999</w:t>
      </w:r>
      <w:r w:rsidR="00682E68">
        <w:rPr>
          <w:color w:val="0000FF"/>
        </w:rPr>
        <w:t xml:space="preserve"> for each</w:t>
      </w:r>
      <w:r w:rsidRPr="00896140">
        <w:rPr>
          <w:color w:val="0000FF"/>
        </w:rPr>
        <w:t>.]</w:t>
      </w:r>
    </w:p>
    <w:p w14:paraId="1E3B831C" w14:textId="77777777" w:rsidR="00682E68" w:rsidRDefault="00682E68" w:rsidP="005F1BE2">
      <w:pPr>
        <w:spacing w:line="276" w:lineRule="auto"/>
        <w:ind w:left="714"/>
        <w:rPr>
          <w:color w:val="0000FF"/>
        </w:rPr>
      </w:pPr>
    </w:p>
    <w:p w14:paraId="3EC10956" w14:textId="149B6E28" w:rsidR="00CB2668" w:rsidRDefault="00CB2668" w:rsidP="00CB2668">
      <w:pPr>
        <w:rPr>
          <w:rFonts w:asciiTheme="minorHAnsi" w:hAnsiTheme="minorHAnsi" w:cstheme="minorHAnsi"/>
          <w:iCs/>
        </w:rPr>
      </w:pPr>
      <w:r>
        <w:rPr>
          <w:b/>
          <w:bCs/>
        </w:rPr>
        <w:tab/>
      </w:r>
      <w:r w:rsidR="00EC131F" w:rsidRPr="00FA527B">
        <w:t>#</w:t>
      </w:r>
      <w:r w:rsidRPr="00466951">
        <w:rPr>
          <w:rFonts w:asciiTheme="minorHAnsi" w:hAnsiTheme="minorHAnsi" w:cstheme="minorHAnsi"/>
          <w:iCs/>
        </w:rPr>
        <w:t>_______ months</w:t>
      </w:r>
      <w:r>
        <w:rPr>
          <w:rFonts w:asciiTheme="minorHAnsi" w:hAnsiTheme="minorHAnsi" w:cstheme="minorHAnsi"/>
          <w:iCs/>
        </w:rPr>
        <w:t xml:space="preserve"> before determining if a</w:t>
      </w:r>
      <w:r w:rsidR="003C268F">
        <w:rPr>
          <w:rFonts w:asciiTheme="minorHAnsi" w:hAnsiTheme="minorHAnsi" w:cstheme="minorHAnsi"/>
          <w:iCs/>
        </w:rPr>
        <w:t xml:space="preserve">n </w:t>
      </w:r>
      <w:r w:rsidR="00006A8C">
        <w:rPr>
          <w:rFonts w:asciiTheme="minorHAnsi" w:hAnsiTheme="minorHAnsi" w:cstheme="minorHAnsi"/>
          <w:b/>
          <w:bCs/>
          <w:iCs/>
        </w:rPr>
        <w:t xml:space="preserve">THERAPY AREA </w:t>
      </w:r>
      <w:r w:rsidR="003C268F">
        <w:rPr>
          <w:rFonts w:asciiTheme="minorHAnsi" w:hAnsiTheme="minorHAnsi" w:cstheme="minorHAnsi"/>
          <w:iCs/>
        </w:rPr>
        <w:t>treatment is successful</w:t>
      </w:r>
    </w:p>
    <w:p w14:paraId="263BBCD0" w14:textId="77777777" w:rsidR="005F1BE2" w:rsidRDefault="005F1BE2" w:rsidP="00CB2668">
      <w:pPr>
        <w:rPr>
          <w:rFonts w:asciiTheme="minorHAnsi" w:hAnsiTheme="minorHAnsi" w:cstheme="minorHAnsi"/>
          <w:iCs/>
        </w:rPr>
      </w:pPr>
    </w:p>
    <w:p w14:paraId="634BC7F4" w14:textId="724FB2C3" w:rsidR="005F1BE2" w:rsidRPr="00466951" w:rsidRDefault="005F1BE2" w:rsidP="00CB2668">
      <w:pPr>
        <w:rPr>
          <w:rFonts w:asciiTheme="minorHAnsi" w:hAnsiTheme="minorHAnsi" w:cstheme="minorHAnsi"/>
          <w:iCs/>
        </w:rPr>
      </w:pPr>
      <w:r>
        <w:rPr>
          <w:rFonts w:asciiTheme="minorHAnsi" w:hAnsiTheme="minorHAnsi" w:cstheme="minorHAnsi"/>
          <w:iCs/>
        </w:rPr>
        <w:tab/>
      </w:r>
      <w:r w:rsidR="00EC131F">
        <w:rPr>
          <w:rFonts w:asciiTheme="minorHAnsi" w:hAnsiTheme="minorHAnsi" w:cstheme="minorHAnsi"/>
          <w:iCs/>
        </w:rPr>
        <w:t>#</w:t>
      </w:r>
      <w:r w:rsidRPr="00466951">
        <w:rPr>
          <w:rFonts w:asciiTheme="minorHAnsi" w:hAnsiTheme="minorHAnsi" w:cstheme="minorHAnsi"/>
          <w:iCs/>
        </w:rPr>
        <w:t>_______ months</w:t>
      </w:r>
      <w:r>
        <w:rPr>
          <w:rFonts w:asciiTheme="minorHAnsi" w:hAnsiTheme="minorHAnsi" w:cstheme="minorHAnsi"/>
          <w:iCs/>
        </w:rPr>
        <w:t xml:space="preserve"> before determining if a </w:t>
      </w:r>
      <w:r w:rsidR="00155D0C">
        <w:rPr>
          <w:rFonts w:asciiTheme="minorHAnsi" w:hAnsiTheme="minorHAnsi" w:cstheme="minorHAnsi"/>
          <w:b/>
          <w:bCs/>
          <w:iCs/>
        </w:rPr>
        <w:t>Therapy area 2</w:t>
      </w:r>
      <w:r>
        <w:rPr>
          <w:rFonts w:asciiTheme="minorHAnsi" w:hAnsiTheme="minorHAnsi" w:cstheme="minorHAnsi"/>
          <w:iCs/>
        </w:rPr>
        <w:t xml:space="preserve"> treatment is successful</w:t>
      </w:r>
    </w:p>
    <w:p w14:paraId="095989DB" w14:textId="0E900994" w:rsidR="00D2471E" w:rsidRDefault="00D2471E">
      <w:pPr>
        <w:spacing w:after="160" w:line="259" w:lineRule="auto"/>
      </w:pPr>
      <w:r>
        <w:br w:type="page"/>
      </w:r>
    </w:p>
    <w:p w14:paraId="4FC7783E" w14:textId="5C5A2565" w:rsidR="00CA4A50" w:rsidRPr="00896140" w:rsidRDefault="006F6E5C" w:rsidP="00CA4A50">
      <w:pPr>
        <w:tabs>
          <w:tab w:val="center" w:pos="4680"/>
        </w:tabs>
        <w:ind w:left="720" w:hanging="720"/>
      </w:pPr>
      <w:r w:rsidRPr="00896140">
        <w:rPr>
          <w:noProof/>
          <w:lang w:val="en-IN" w:eastAsia="en-IN"/>
        </w:rPr>
        <w:lastRenderedPageBreak/>
        <mc:AlternateContent>
          <mc:Choice Requires="wps">
            <w:drawing>
              <wp:anchor distT="0" distB="0" distL="114300" distR="114300" simplePos="0" relativeHeight="251658248" behindDoc="1" locked="0" layoutInCell="1" allowOverlap="1" wp14:anchorId="5FA3F5E2" wp14:editId="301CCEAC">
                <wp:simplePos x="0" y="0"/>
                <wp:positionH relativeFrom="column">
                  <wp:posOffset>0</wp:posOffset>
                </wp:positionH>
                <wp:positionV relativeFrom="paragraph">
                  <wp:posOffset>0</wp:posOffset>
                </wp:positionV>
                <wp:extent cx="5886450" cy="295275"/>
                <wp:effectExtent l="0" t="0" r="19050" b="28575"/>
                <wp:wrapNone/>
                <wp:docPr id="1709529447" name="Rectangle 1709529447"/>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B3D302" w14:textId="207DBD2B" w:rsidR="006F6E5C" w:rsidRPr="004908EC" w:rsidRDefault="006F6E5C" w:rsidP="006F6E5C">
                            <w:pPr>
                              <w:jc w:val="center"/>
                              <w:rPr>
                                <w:b/>
                                <w:bCs/>
                                <w:color w:val="0000FF"/>
                                <w:lang w:val="en-GB"/>
                              </w:rPr>
                            </w:pPr>
                            <w:r>
                              <w:rPr>
                                <w:b/>
                                <w:bCs/>
                                <w:color w:val="0000FF"/>
                                <w:lang w:val="en-GB"/>
                              </w:rPr>
                              <w:t>Section B: Attitudes &amp; Attributes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A3F5E2" id="Rectangle 1709529447" o:spid="_x0000_s1029" style="position:absolute;left:0;text-align:left;margin-left:0;margin-top:0;width:463.5pt;height:23.25pt;z-index:-251658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" fillcolor="#0cf" strokecolor="black [3213]">
                <v:textbox>
                  <w:txbxContent>
                    <w:p w14:paraId="5CB3D302" w14:textId="207DBD2B" w:rsidR="006F6E5C" w:rsidRPr="004908EC" w:rsidRDefault="006F6E5C" w:rsidP="006F6E5C">
                      <w:pPr>
                        <w:jc w:val="center"/>
                        <w:rPr>
                          <w:b/>
                          <w:bCs/>
                          <w:color w:val="0000FF"/>
                          <w:lang w:val="en-GB"/>
                        </w:rPr>
                      </w:pPr>
                      <w:r>
                        <w:rPr>
                          <w:b/>
                          <w:bCs/>
                          <w:color w:val="0000FF"/>
                          <w:lang w:val="en-GB"/>
                        </w:rPr>
                        <w:t>Section B: Attitudes &amp; Attributes</w:t>
                      </w:r>
                    </w:p>
                  </w:txbxContent>
                </v:textbox>
              </v:rect>
            </w:pict>
          </mc:Fallback>
        </mc:AlternateContent>
      </w:r>
      <w:r w:rsidR="00CA4A50" w:rsidRPr="00896140">
        <w:tab/>
      </w:r>
      <w:r w:rsidR="00CA4A50" w:rsidRPr="00896140">
        <w:tab/>
      </w:r>
    </w:p>
    <w:p w14:paraId="325CCFEC" w14:textId="77777777" w:rsidR="00CA4A50" w:rsidRPr="00896140" w:rsidRDefault="00CA4A50" w:rsidP="00CA4A50">
      <w:pPr>
        <w:ind w:left="720" w:hanging="720"/>
      </w:pPr>
    </w:p>
    <w:p w14:paraId="2DA1572B" w14:textId="77777777" w:rsidR="00CA4A50" w:rsidRPr="00896140" w:rsidRDefault="00CA4A50" w:rsidP="00CA4A50">
      <w:pPr>
        <w:ind w:left="720" w:hanging="720"/>
      </w:pPr>
    </w:p>
    <w:p w14:paraId="2199DC92" w14:textId="193D6721" w:rsidR="00CA4A50" w:rsidRPr="00896140" w:rsidRDefault="00E21514" w:rsidP="00CA4A50">
      <w:pPr>
        <w:ind w:left="709" w:hanging="709"/>
        <w:rPr>
          <w:rFonts w:eastAsia="Times New Roman" w:cs="Arial"/>
          <w:bCs/>
          <w:szCs w:val="24"/>
        </w:rPr>
      </w:pPr>
      <w:r>
        <w:rPr>
          <w:rFonts w:eastAsia="Times New Roman" w:cs="Arial"/>
          <w:color w:val="0000FF"/>
          <w:szCs w:val="24"/>
        </w:rPr>
        <w:t>B</w:t>
      </w:r>
      <w:r w:rsidR="00CA4A50" w:rsidRPr="00896140">
        <w:rPr>
          <w:rFonts w:eastAsia="Times New Roman" w:cs="Arial"/>
          <w:color w:val="0000FF"/>
          <w:szCs w:val="24"/>
        </w:rPr>
        <w:t>1.</w:t>
      </w:r>
      <w:r w:rsidR="00CA4A50" w:rsidRPr="00896140">
        <w:rPr>
          <w:rFonts w:eastAsia="Times New Roman" w:cs="Arial"/>
          <w:bCs/>
          <w:sz w:val="20"/>
          <w:szCs w:val="20"/>
        </w:rPr>
        <w:tab/>
      </w:r>
      <w:r w:rsidR="00CA4A50" w:rsidRPr="00896140">
        <w:rPr>
          <w:rFonts w:eastAsia="Times New Roman" w:cs="Arial"/>
          <w:szCs w:val="24"/>
        </w:rPr>
        <w:t>Below is a list of attributes related to</w:t>
      </w:r>
      <w:r w:rsidR="00CA4A50" w:rsidRPr="00896140">
        <w:rPr>
          <w:rFonts w:eastAsia="Times New Roman" w:cs="Arial"/>
          <w:b/>
          <w:bCs/>
          <w:szCs w:val="24"/>
        </w:rPr>
        <w:t xml:space="preserve"> treatments for HS</w:t>
      </w:r>
      <w:r w:rsidR="00CA4A50" w:rsidRPr="00896140">
        <w:rPr>
          <w:rFonts w:eastAsia="MS Mincho" w:cs="Arial"/>
          <w:szCs w:val="24"/>
          <w:lang w:eastAsia="ja-JP"/>
        </w:rPr>
        <w:t>.</w:t>
      </w:r>
      <w:r w:rsidR="00CA4A50" w:rsidRPr="00896140">
        <w:rPr>
          <w:rFonts w:eastAsia="MS Mincho" w:cs="Arial"/>
          <w:color w:val="0000FF"/>
          <w:szCs w:val="24"/>
          <w:lang w:eastAsia="ja-JP"/>
        </w:rPr>
        <w:t xml:space="preserve"> </w:t>
      </w:r>
      <w:r w:rsidR="00CA4A50" w:rsidRPr="00896140">
        <w:rPr>
          <w:rFonts w:eastAsia="Times New Roman" w:cs="Arial"/>
          <w:szCs w:val="24"/>
        </w:rPr>
        <w:t xml:space="preserve">Please rate how </w:t>
      </w:r>
      <w:r w:rsidR="00CA4A50" w:rsidRPr="00896140">
        <w:rPr>
          <w:rFonts w:eastAsia="Times New Roman" w:cs="Arial"/>
          <w:b/>
          <w:szCs w:val="24"/>
        </w:rPr>
        <w:t>important</w:t>
      </w:r>
      <w:r w:rsidR="00CA4A50" w:rsidRPr="00896140">
        <w:rPr>
          <w:rFonts w:eastAsia="Times New Roman" w:cs="Arial"/>
          <w:szCs w:val="24"/>
        </w:rPr>
        <w:t xml:space="preserve"> each is in your selection of treatment for </w:t>
      </w:r>
      <w:r w:rsidR="00D4191F" w:rsidRPr="00D4191F">
        <w:rPr>
          <w:b/>
          <w:bCs/>
          <w:u w:val="single"/>
        </w:rPr>
        <w:t>moderate to severe HS</w:t>
      </w:r>
      <w:r w:rsidR="00CA4A50" w:rsidRPr="00896140">
        <w:rPr>
          <w:rFonts w:eastAsia="Times New Roman" w:cs="Arial"/>
          <w:bCs/>
          <w:szCs w:val="24"/>
        </w:rPr>
        <w:t>.</w:t>
      </w:r>
    </w:p>
    <w:p w14:paraId="26AF9F9D" w14:textId="77777777" w:rsidR="00CA4A50" w:rsidRPr="00896140" w:rsidRDefault="00CA4A50" w:rsidP="00CA4A50">
      <w:pPr>
        <w:ind w:left="709" w:hanging="709"/>
        <w:rPr>
          <w:rFonts w:eastAsia="Times New Roman" w:cs="Arial"/>
          <w:szCs w:val="24"/>
        </w:rPr>
      </w:pPr>
    </w:p>
    <w:p w14:paraId="3A8B03F5" w14:textId="77777777" w:rsidR="00CA4A50" w:rsidRPr="00896140" w:rsidRDefault="00CA4A50" w:rsidP="00CA4A50">
      <w:pPr>
        <w:ind w:left="709"/>
        <w:rPr>
          <w:rFonts w:eastAsia="MS Mincho" w:cs="Arial"/>
          <w:szCs w:val="24"/>
          <w:lang w:eastAsia="ja-JP"/>
        </w:rPr>
      </w:pPr>
      <w:r w:rsidRPr="00896140">
        <w:rPr>
          <w:rFonts w:eastAsia="MS Mincho" w:cs="Arial"/>
          <w:szCs w:val="24"/>
          <w:lang w:eastAsia="ja-JP"/>
        </w:rPr>
        <w:t>Please rate the importance of each attribute on a 1 to 7 scale, where 1 = “Not at all Important” and 7 = “Extremely Important”.</w:t>
      </w:r>
    </w:p>
    <w:p w14:paraId="02239125" w14:textId="77777777" w:rsidR="00CA4A50" w:rsidRPr="00896140" w:rsidRDefault="00CA4A50" w:rsidP="00CA4A50">
      <w:pPr>
        <w:ind w:left="709"/>
        <w:rPr>
          <w:rFonts w:eastAsia="MS Mincho" w:cs="Arial"/>
          <w:szCs w:val="24"/>
          <w:lang w:eastAsia="ja-JP"/>
        </w:rPr>
      </w:pPr>
    </w:p>
    <w:p w14:paraId="2983E254" w14:textId="27A6795E" w:rsidR="00CA4A50" w:rsidRPr="00896140" w:rsidRDefault="00CA4A50" w:rsidP="00CA4A50">
      <w:pPr>
        <w:ind w:left="709"/>
        <w:rPr>
          <w:rFonts w:eastAsia="MS Mincho" w:cs="Arial"/>
          <w:color w:val="0000FF"/>
          <w:szCs w:val="24"/>
          <w:lang w:eastAsia="ja-JP"/>
        </w:rPr>
      </w:pPr>
      <w:r w:rsidRPr="00896140">
        <w:rPr>
          <w:rFonts w:eastAsia="MS Mincho" w:cs="Arial"/>
          <w:color w:val="0000FF"/>
          <w:szCs w:val="24"/>
          <w:lang w:eastAsia="ja-JP"/>
        </w:rPr>
        <w:t>[PN: Randomize options. Insert seven-point scale with anchor words.</w:t>
      </w:r>
      <w:r w:rsidRPr="00896140">
        <w:rPr>
          <w:rFonts w:eastAsia="Times New Roman" w:cs="Arial"/>
          <w:bCs/>
          <w:color w:val="0000FF"/>
          <w:szCs w:val="24"/>
        </w:rPr>
        <w:t xml:space="preserve"> Allow only one selection per row.</w:t>
      </w:r>
      <w:r w:rsidRPr="00896140">
        <w:rPr>
          <w:rFonts w:eastAsia="Times New Roman" w:cs="Arial"/>
          <w:color w:val="0000FF"/>
          <w:szCs w:val="24"/>
        </w:rPr>
        <w:t xml:space="preserve"> If all ratings are same, provide a pop-up that says “</w:t>
      </w:r>
      <w:r w:rsidRPr="00896140">
        <w:rPr>
          <w:rFonts w:eastAsia="Calibri" w:cs="Arial"/>
          <w:b/>
          <w:bCs/>
          <w:szCs w:val="24"/>
        </w:rPr>
        <w:t xml:space="preserve">Please confirm that you would like to rate all </w:t>
      </w:r>
      <w:r w:rsidR="00830148">
        <w:rPr>
          <w:rFonts w:eastAsia="Calibri" w:cs="Arial"/>
          <w:b/>
          <w:bCs/>
          <w:szCs w:val="24"/>
        </w:rPr>
        <w:t>attributes</w:t>
      </w:r>
      <w:r w:rsidRPr="00896140">
        <w:rPr>
          <w:rFonts w:eastAsia="Calibri" w:cs="Arial"/>
          <w:b/>
          <w:bCs/>
          <w:szCs w:val="24"/>
        </w:rPr>
        <w:t xml:space="preserve"> the same.</w:t>
      </w:r>
      <w:r w:rsidRPr="00896140">
        <w:rPr>
          <w:rFonts w:eastAsia="Times New Roman" w:cs="Arial"/>
          <w:color w:val="0000FF"/>
          <w:szCs w:val="24"/>
        </w:rPr>
        <w:t>” With “</w:t>
      </w:r>
      <w:r w:rsidRPr="00896140">
        <w:rPr>
          <w:rFonts w:eastAsia="Calibri" w:cs="Arial"/>
          <w:b/>
          <w:bCs/>
          <w:szCs w:val="24"/>
        </w:rPr>
        <w:t>Yes/No</w:t>
      </w:r>
      <w:r w:rsidRPr="00896140">
        <w:rPr>
          <w:rFonts w:eastAsia="Times New Roman" w:cs="Arial"/>
          <w:color w:val="0000FF"/>
          <w:szCs w:val="24"/>
        </w:rPr>
        <w:t xml:space="preserve">” button. Repeat the grid header </w:t>
      </w:r>
      <w:r w:rsidR="00A9122B" w:rsidRPr="00896140">
        <w:rPr>
          <w:rFonts w:eastAsia="Times New Roman" w:cs="Arial"/>
          <w:color w:val="0000FF"/>
          <w:szCs w:val="24"/>
        </w:rPr>
        <w:t>halfway</w:t>
      </w:r>
      <w:r w:rsidRPr="00896140">
        <w:rPr>
          <w:rFonts w:eastAsia="Times New Roman" w:cs="Arial"/>
          <w:color w:val="0000FF"/>
          <w:szCs w:val="24"/>
        </w:rPr>
        <w:t xml:space="preserve"> through the list.</w:t>
      </w:r>
      <w:r w:rsidRPr="00896140">
        <w:rPr>
          <w:rFonts w:eastAsia="MS Mincho" w:cs="Arial"/>
          <w:color w:val="0000FF"/>
          <w:szCs w:val="24"/>
          <w:lang w:eastAsia="ja-JP"/>
        </w:rPr>
        <w:t>]</w:t>
      </w:r>
    </w:p>
    <w:p w14:paraId="438E7899" w14:textId="77777777" w:rsidR="00CA4A50" w:rsidRPr="00896140" w:rsidRDefault="00CA4A50" w:rsidP="00CA4A50">
      <w:pPr>
        <w:ind w:left="709"/>
        <w:rPr>
          <w:rFonts w:eastAsia="MS Mincho" w:cs="Arial"/>
          <w:color w:val="0000FF"/>
          <w:szCs w:val="24"/>
          <w:lang w:eastAsia="ja-JP"/>
        </w:rPr>
      </w:pPr>
    </w:p>
    <w:tbl>
      <w:tblPr>
        <w:tblW w:w="60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4A0" w:firstRow="1" w:lastRow="0" w:firstColumn="1" w:lastColumn="0" w:noHBand="0" w:noVBand="1"/>
      </w:tblPr>
      <w:tblGrid>
        <w:gridCol w:w="5594"/>
        <w:gridCol w:w="1340"/>
        <w:gridCol w:w="578"/>
        <w:gridCol w:w="578"/>
        <w:gridCol w:w="578"/>
        <w:gridCol w:w="578"/>
        <w:gridCol w:w="578"/>
        <w:gridCol w:w="1510"/>
      </w:tblGrid>
      <w:tr w:rsidR="00CA4A50" w:rsidRPr="00896140" w14:paraId="08769762" w14:textId="77777777" w:rsidTr="6839502D">
        <w:trPr>
          <w:trHeight w:val="724"/>
          <w:jc w:val="center"/>
        </w:trPr>
        <w:tc>
          <w:tcPr>
            <w:tcW w:w="2468" w:type="pct"/>
            <w:tcBorders>
              <w:top w:val="single" w:sz="4" w:space="0" w:color="auto"/>
              <w:left w:val="single" w:sz="4" w:space="0" w:color="auto"/>
              <w:bottom w:val="single" w:sz="4" w:space="0" w:color="auto"/>
              <w:right w:val="single" w:sz="4" w:space="0" w:color="auto"/>
            </w:tcBorders>
            <w:vAlign w:val="center"/>
            <w:hideMark/>
          </w:tcPr>
          <w:p w14:paraId="4BB56C62" w14:textId="3EFCBECD" w:rsidR="00CA4A50" w:rsidRPr="00896140" w:rsidRDefault="0C7B5C43" w:rsidP="310CEBDC">
            <w:pPr>
              <w:jc w:val="center"/>
              <w:rPr>
                <w:rFonts w:eastAsia="Times New Roman" w:cs="Arial"/>
                <w:b/>
                <w:bCs/>
              </w:rPr>
            </w:pPr>
            <w:r w:rsidRPr="310CEBDC">
              <w:rPr>
                <w:rFonts w:eastAsia="Times New Roman" w:cs="Arial"/>
                <w:b/>
                <w:bCs/>
              </w:rPr>
              <w:t>Attributes</w:t>
            </w:r>
          </w:p>
        </w:tc>
        <w:tc>
          <w:tcPr>
            <w:tcW w:w="591" w:type="pct"/>
            <w:tcBorders>
              <w:top w:val="single" w:sz="4" w:space="0" w:color="auto"/>
              <w:left w:val="single" w:sz="4" w:space="0" w:color="auto"/>
              <w:bottom w:val="single" w:sz="4" w:space="0" w:color="auto"/>
              <w:right w:val="single" w:sz="4" w:space="0" w:color="auto"/>
            </w:tcBorders>
            <w:vAlign w:val="center"/>
            <w:hideMark/>
          </w:tcPr>
          <w:p w14:paraId="0A0BCD89" w14:textId="77777777" w:rsidR="00CA4A50" w:rsidRPr="00896140" w:rsidRDefault="00CA4A50">
            <w:pPr>
              <w:jc w:val="center"/>
              <w:rPr>
                <w:rFonts w:eastAsia="Times New Roman" w:cs="Arial"/>
                <w:b/>
                <w:szCs w:val="24"/>
              </w:rPr>
            </w:pPr>
            <w:r w:rsidRPr="00896140">
              <w:rPr>
                <w:rFonts w:eastAsia="Times New Roman" w:cs="Arial"/>
                <w:b/>
                <w:szCs w:val="24"/>
              </w:rPr>
              <w:t>Not at all Important</w:t>
            </w:r>
          </w:p>
          <w:p w14:paraId="01D8C3C2" w14:textId="77777777" w:rsidR="00CA4A50" w:rsidRPr="00896140" w:rsidRDefault="00CA4A50">
            <w:pPr>
              <w:jc w:val="center"/>
              <w:rPr>
                <w:rFonts w:eastAsia="Times New Roman" w:cs="Arial"/>
                <w:b/>
                <w:szCs w:val="24"/>
              </w:rPr>
            </w:pPr>
            <w:r w:rsidRPr="00896140">
              <w:rPr>
                <w:rFonts w:eastAsia="Times New Roman" w:cs="Arial"/>
                <w:b/>
                <w:szCs w:val="24"/>
              </w:rPr>
              <w:t>1</w:t>
            </w:r>
          </w:p>
        </w:tc>
        <w:tc>
          <w:tcPr>
            <w:tcW w:w="255" w:type="pct"/>
            <w:tcBorders>
              <w:top w:val="single" w:sz="4" w:space="0" w:color="auto"/>
              <w:left w:val="single" w:sz="4" w:space="0" w:color="auto"/>
              <w:bottom w:val="single" w:sz="4" w:space="0" w:color="auto"/>
              <w:right w:val="single" w:sz="4" w:space="0" w:color="auto"/>
            </w:tcBorders>
            <w:vAlign w:val="bottom"/>
            <w:hideMark/>
          </w:tcPr>
          <w:p w14:paraId="73DAABC9" w14:textId="77777777" w:rsidR="00CA4A50" w:rsidRPr="00896140" w:rsidRDefault="00CA4A50">
            <w:pPr>
              <w:jc w:val="center"/>
              <w:rPr>
                <w:rFonts w:eastAsia="Times New Roman" w:cs="Arial"/>
                <w:b/>
                <w:bCs/>
                <w:szCs w:val="24"/>
              </w:rPr>
            </w:pPr>
            <w:r w:rsidRPr="00896140">
              <w:rPr>
                <w:rFonts w:eastAsia="Times New Roman" w:cs="Arial"/>
                <w:b/>
                <w:bCs/>
                <w:szCs w:val="24"/>
              </w:rPr>
              <w:t>2</w:t>
            </w:r>
          </w:p>
        </w:tc>
        <w:tc>
          <w:tcPr>
            <w:tcW w:w="255" w:type="pct"/>
            <w:tcBorders>
              <w:top w:val="single" w:sz="4" w:space="0" w:color="auto"/>
              <w:left w:val="single" w:sz="4" w:space="0" w:color="auto"/>
              <w:bottom w:val="single" w:sz="4" w:space="0" w:color="auto"/>
              <w:right w:val="single" w:sz="4" w:space="0" w:color="auto"/>
            </w:tcBorders>
            <w:vAlign w:val="bottom"/>
            <w:hideMark/>
          </w:tcPr>
          <w:p w14:paraId="26FD34B6" w14:textId="77777777" w:rsidR="00CA4A50" w:rsidRPr="00896140" w:rsidRDefault="00CA4A50">
            <w:pPr>
              <w:jc w:val="center"/>
              <w:rPr>
                <w:rFonts w:eastAsia="Times New Roman" w:cs="Arial"/>
                <w:b/>
                <w:bCs/>
                <w:szCs w:val="24"/>
              </w:rPr>
            </w:pPr>
            <w:r w:rsidRPr="00896140">
              <w:rPr>
                <w:rFonts w:eastAsia="Times New Roman" w:cs="Arial"/>
                <w:b/>
                <w:bCs/>
                <w:szCs w:val="24"/>
              </w:rPr>
              <w:t>3</w:t>
            </w:r>
          </w:p>
        </w:tc>
        <w:tc>
          <w:tcPr>
            <w:tcW w:w="255" w:type="pct"/>
            <w:tcBorders>
              <w:top w:val="single" w:sz="4" w:space="0" w:color="auto"/>
              <w:left w:val="single" w:sz="4" w:space="0" w:color="auto"/>
              <w:bottom w:val="single" w:sz="4" w:space="0" w:color="auto"/>
              <w:right w:val="single" w:sz="4" w:space="0" w:color="auto"/>
            </w:tcBorders>
            <w:vAlign w:val="bottom"/>
            <w:hideMark/>
          </w:tcPr>
          <w:p w14:paraId="5ADBE9E1" w14:textId="77777777" w:rsidR="00CA4A50" w:rsidRPr="00896140" w:rsidRDefault="00CA4A50">
            <w:pPr>
              <w:jc w:val="center"/>
              <w:rPr>
                <w:rFonts w:eastAsia="Times New Roman" w:cs="Arial"/>
                <w:b/>
                <w:bCs/>
                <w:szCs w:val="24"/>
              </w:rPr>
            </w:pPr>
            <w:r w:rsidRPr="00896140">
              <w:rPr>
                <w:rFonts w:eastAsia="Times New Roman" w:cs="Arial"/>
                <w:b/>
                <w:bCs/>
                <w:szCs w:val="24"/>
              </w:rPr>
              <w:t>4</w:t>
            </w:r>
          </w:p>
        </w:tc>
        <w:tc>
          <w:tcPr>
            <w:tcW w:w="255" w:type="pct"/>
            <w:tcBorders>
              <w:top w:val="single" w:sz="4" w:space="0" w:color="auto"/>
              <w:left w:val="single" w:sz="4" w:space="0" w:color="auto"/>
              <w:bottom w:val="single" w:sz="4" w:space="0" w:color="auto"/>
              <w:right w:val="single" w:sz="4" w:space="0" w:color="auto"/>
            </w:tcBorders>
            <w:vAlign w:val="bottom"/>
            <w:hideMark/>
          </w:tcPr>
          <w:p w14:paraId="41A84CAE" w14:textId="77777777" w:rsidR="00CA4A50" w:rsidRPr="00896140" w:rsidRDefault="00CA4A50">
            <w:pPr>
              <w:jc w:val="center"/>
              <w:rPr>
                <w:rFonts w:eastAsia="Times New Roman" w:cs="Arial"/>
                <w:b/>
                <w:bCs/>
                <w:szCs w:val="24"/>
              </w:rPr>
            </w:pPr>
            <w:r w:rsidRPr="00896140">
              <w:rPr>
                <w:rFonts w:eastAsia="Times New Roman" w:cs="Arial"/>
                <w:b/>
                <w:bCs/>
                <w:szCs w:val="24"/>
              </w:rPr>
              <w:t>5</w:t>
            </w:r>
          </w:p>
        </w:tc>
        <w:tc>
          <w:tcPr>
            <w:tcW w:w="255" w:type="pct"/>
            <w:tcBorders>
              <w:top w:val="single" w:sz="4" w:space="0" w:color="auto"/>
              <w:left w:val="single" w:sz="4" w:space="0" w:color="auto"/>
              <w:bottom w:val="single" w:sz="4" w:space="0" w:color="auto"/>
              <w:right w:val="single" w:sz="4" w:space="0" w:color="auto"/>
            </w:tcBorders>
            <w:vAlign w:val="bottom"/>
            <w:hideMark/>
          </w:tcPr>
          <w:p w14:paraId="70929749" w14:textId="77777777" w:rsidR="00CA4A50" w:rsidRPr="00896140" w:rsidRDefault="00CA4A50">
            <w:pPr>
              <w:jc w:val="center"/>
              <w:rPr>
                <w:rFonts w:eastAsia="Times New Roman" w:cs="Arial"/>
                <w:b/>
                <w:bCs/>
                <w:szCs w:val="24"/>
              </w:rPr>
            </w:pPr>
            <w:r w:rsidRPr="00896140">
              <w:rPr>
                <w:rFonts w:eastAsia="Times New Roman" w:cs="Arial"/>
                <w:b/>
                <w:bCs/>
                <w:szCs w:val="24"/>
              </w:rPr>
              <w:t>6</w:t>
            </w:r>
          </w:p>
        </w:tc>
        <w:tc>
          <w:tcPr>
            <w:tcW w:w="666" w:type="pct"/>
            <w:tcBorders>
              <w:top w:val="single" w:sz="4" w:space="0" w:color="auto"/>
              <w:left w:val="single" w:sz="4" w:space="0" w:color="auto"/>
              <w:bottom w:val="single" w:sz="4" w:space="0" w:color="auto"/>
              <w:right w:val="single" w:sz="4" w:space="0" w:color="auto"/>
            </w:tcBorders>
            <w:vAlign w:val="center"/>
            <w:hideMark/>
          </w:tcPr>
          <w:p w14:paraId="42C2B0D3" w14:textId="77777777" w:rsidR="00CA4A50" w:rsidRPr="00896140" w:rsidRDefault="00CA4A50">
            <w:pPr>
              <w:jc w:val="center"/>
              <w:rPr>
                <w:rFonts w:eastAsia="Times New Roman" w:cs="Arial"/>
                <w:b/>
                <w:szCs w:val="24"/>
              </w:rPr>
            </w:pPr>
            <w:r w:rsidRPr="00896140">
              <w:rPr>
                <w:rFonts w:eastAsia="Times New Roman" w:cs="Arial"/>
                <w:b/>
                <w:szCs w:val="24"/>
              </w:rPr>
              <w:t>Extremely Important</w:t>
            </w:r>
          </w:p>
          <w:p w14:paraId="4206584F" w14:textId="77777777" w:rsidR="00CA4A50" w:rsidRPr="00896140" w:rsidRDefault="00CA4A50">
            <w:pPr>
              <w:jc w:val="center"/>
              <w:rPr>
                <w:rFonts w:eastAsia="Times New Roman" w:cs="Arial"/>
                <w:bCs/>
                <w:szCs w:val="24"/>
              </w:rPr>
            </w:pPr>
            <w:r w:rsidRPr="00896140">
              <w:rPr>
                <w:rFonts w:eastAsia="Times New Roman" w:cs="Arial"/>
                <w:b/>
                <w:szCs w:val="24"/>
              </w:rPr>
              <w:t>7</w:t>
            </w:r>
          </w:p>
        </w:tc>
      </w:tr>
      <w:tr w:rsidR="00CA4A50" w:rsidRPr="00896140" w14:paraId="0FF0A731" w14:textId="77777777" w:rsidTr="6839502D">
        <w:trPr>
          <w:trHeight w:val="399"/>
          <w:jc w:val="center"/>
        </w:trPr>
        <w:tc>
          <w:tcPr>
            <w:tcW w:w="2468" w:type="pct"/>
            <w:tcBorders>
              <w:top w:val="single" w:sz="4" w:space="0" w:color="auto"/>
              <w:left w:val="single" w:sz="4" w:space="0" w:color="auto"/>
              <w:bottom w:val="single" w:sz="4" w:space="0" w:color="auto"/>
              <w:right w:val="single" w:sz="4" w:space="0" w:color="auto"/>
            </w:tcBorders>
            <w:vAlign w:val="center"/>
          </w:tcPr>
          <w:p w14:paraId="489A456C" w14:textId="77777777" w:rsidR="00CA4A50" w:rsidRPr="00896140" w:rsidRDefault="00CA4A50" w:rsidP="003A2961">
            <w:pPr>
              <w:numPr>
                <w:ilvl w:val="0"/>
                <w:numId w:val="28"/>
              </w:numPr>
              <w:ind w:left="595"/>
              <w:rPr>
                <w:rFonts w:cs="Arial"/>
                <w:szCs w:val="24"/>
              </w:rPr>
            </w:pPr>
            <w:r w:rsidRPr="00896140">
              <w:rPr>
                <w:rFonts w:cs="Arial"/>
                <w:szCs w:val="24"/>
              </w:rPr>
              <w:t>Is FDA-indicated for HS</w:t>
            </w:r>
          </w:p>
        </w:tc>
        <w:tc>
          <w:tcPr>
            <w:tcW w:w="591" w:type="pct"/>
            <w:tcBorders>
              <w:top w:val="single" w:sz="4" w:space="0" w:color="auto"/>
              <w:left w:val="single" w:sz="4" w:space="0" w:color="auto"/>
              <w:bottom w:val="single" w:sz="4" w:space="0" w:color="auto"/>
              <w:right w:val="single" w:sz="4" w:space="0" w:color="auto"/>
            </w:tcBorders>
            <w:vAlign w:val="center"/>
          </w:tcPr>
          <w:p w14:paraId="61660A43"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2A497D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F62C5D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B4D7B3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67BBA5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63A8E755"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61BFA382"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62F41CA5" w14:textId="77777777" w:rsidTr="6839502D">
        <w:trPr>
          <w:trHeight w:val="399"/>
          <w:jc w:val="center"/>
        </w:trPr>
        <w:tc>
          <w:tcPr>
            <w:tcW w:w="2468" w:type="pct"/>
            <w:tcBorders>
              <w:top w:val="single" w:sz="4" w:space="0" w:color="auto"/>
              <w:left w:val="single" w:sz="4" w:space="0" w:color="auto"/>
              <w:bottom w:val="single" w:sz="4" w:space="0" w:color="auto"/>
              <w:right w:val="single" w:sz="4" w:space="0" w:color="auto"/>
            </w:tcBorders>
            <w:vAlign w:val="center"/>
          </w:tcPr>
          <w:p w14:paraId="1E4ACB09" w14:textId="68D39E84" w:rsidR="00CA4A50" w:rsidRPr="00896140" w:rsidRDefault="00CA4A50" w:rsidP="003A2961">
            <w:pPr>
              <w:numPr>
                <w:ilvl w:val="0"/>
                <w:numId w:val="28"/>
              </w:numPr>
              <w:ind w:left="595"/>
              <w:rPr>
                <w:rFonts w:cs="Arial"/>
                <w:szCs w:val="24"/>
              </w:rPr>
            </w:pPr>
            <w:r w:rsidRPr="00896140">
              <w:rPr>
                <w:rFonts w:cs="Arial"/>
                <w:szCs w:val="24"/>
              </w:rPr>
              <w:t>I</w:t>
            </w:r>
            <w:r w:rsidR="00922B08">
              <w:rPr>
                <w:rFonts w:cs="Arial"/>
                <w:szCs w:val="24"/>
              </w:rPr>
              <w:t>t i</w:t>
            </w:r>
            <w:r w:rsidRPr="00896140">
              <w:rPr>
                <w:rFonts w:cs="Arial"/>
                <w:szCs w:val="24"/>
              </w:rPr>
              <w:t>s efficacious in reducing pain</w:t>
            </w:r>
          </w:p>
        </w:tc>
        <w:tc>
          <w:tcPr>
            <w:tcW w:w="591" w:type="pct"/>
            <w:tcBorders>
              <w:top w:val="single" w:sz="4" w:space="0" w:color="auto"/>
              <w:left w:val="single" w:sz="4" w:space="0" w:color="auto"/>
              <w:bottom w:val="single" w:sz="4" w:space="0" w:color="auto"/>
              <w:right w:val="single" w:sz="4" w:space="0" w:color="auto"/>
            </w:tcBorders>
            <w:vAlign w:val="center"/>
          </w:tcPr>
          <w:p w14:paraId="365BCFA4"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B39A955"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6E220B2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B12B8F3"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084E1DC5"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7D8B9B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1059E00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28F54E01" w14:textId="77777777" w:rsidTr="6839502D">
        <w:trPr>
          <w:trHeight w:val="399"/>
          <w:jc w:val="center"/>
        </w:trPr>
        <w:tc>
          <w:tcPr>
            <w:tcW w:w="2468" w:type="pct"/>
            <w:tcBorders>
              <w:top w:val="single" w:sz="4" w:space="0" w:color="auto"/>
              <w:left w:val="single" w:sz="4" w:space="0" w:color="auto"/>
              <w:bottom w:val="single" w:sz="4" w:space="0" w:color="auto"/>
              <w:right w:val="single" w:sz="4" w:space="0" w:color="auto"/>
            </w:tcBorders>
            <w:vAlign w:val="center"/>
          </w:tcPr>
          <w:p w14:paraId="49FBD74F" w14:textId="77777777" w:rsidR="00CA4A50" w:rsidRPr="00896140" w:rsidRDefault="00CA4A50" w:rsidP="003A2961">
            <w:pPr>
              <w:numPr>
                <w:ilvl w:val="0"/>
                <w:numId w:val="28"/>
              </w:numPr>
              <w:ind w:left="595"/>
              <w:rPr>
                <w:rFonts w:cs="Arial"/>
                <w:szCs w:val="24"/>
              </w:rPr>
            </w:pPr>
            <w:r w:rsidRPr="00896140">
              <w:rPr>
                <w:rFonts w:cs="Arial"/>
                <w:szCs w:val="24"/>
              </w:rPr>
              <w:t xml:space="preserve">Is efficacious </w:t>
            </w:r>
            <w:r>
              <w:rPr>
                <w:rFonts w:cs="Arial"/>
                <w:szCs w:val="24"/>
              </w:rPr>
              <w:t>over</w:t>
            </w:r>
            <w:r w:rsidRPr="00896140">
              <w:rPr>
                <w:rFonts w:cs="Arial"/>
                <w:szCs w:val="24"/>
              </w:rPr>
              <w:t xml:space="preserve"> long </w:t>
            </w:r>
            <w:r>
              <w:rPr>
                <w:rFonts w:cs="Arial"/>
                <w:szCs w:val="24"/>
              </w:rPr>
              <w:t>term</w:t>
            </w:r>
          </w:p>
        </w:tc>
        <w:tc>
          <w:tcPr>
            <w:tcW w:w="591" w:type="pct"/>
            <w:tcBorders>
              <w:top w:val="single" w:sz="4" w:space="0" w:color="auto"/>
              <w:left w:val="single" w:sz="4" w:space="0" w:color="auto"/>
              <w:bottom w:val="single" w:sz="4" w:space="0" w:color="auto"/>
              <w:right w:val="single" w:sz="4" w:space="0" w:color="auto"/>
            </w:tcBorders>
            <w:vAlign w:val="center"/>
          </w:tcPr>
          <w:p w14:paraId="5D7FC4B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09AAAA94"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35E9A2C"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0F4D82D9"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BA171DC"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6B99D325"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0746249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092FAE" w:rsidRPr="00896140" w14:paraId="065965BC" w14:textId="77777777" w:rsidTr="6839502D">
        <w:trPr>
          <w:trHeight w:val="399"/>
          <w:jc w:val="center"/>
        </w:trPr>
        <w:tc>
          <w:tcPr>
            <w:tcW w:w="2468" w:type="pct"/>
            <w:tcBorders>
              <w:top w:val="single" w:sz="4" w:space="0" w:color="auto"/>
              <w:left w:val="single" w:sz="4" w:space="0" w:color="auto"/>
              <w:bottom w:val="single" w:sz="4" w:space="0" w:color="auto"/>
              <w:right w:val="single" w:sz="4" w:space="0" w:color="auto"/>
            </w:tcBorders>
            <w:vAlign w:val="center"/>
          </w:tcPr>
          <w:p w14:paraId="7337DC05" w14:textId="63BCF1CA" w:rsidR="00092FAE" w:rsidRPr="00896140" w:rsidRDefault="00092FAE" w:rsidP="00092FAE">
            <w:pPr>
              <w:numPr>
                <w:ilvl w:val="0"/>
                <w:numId w:val="28"/>
              </w:numPr>
              <w:ind w:left="595"/>
              <w:rPr>
                <w:rFonts w:cs="Arial"/>
                <w:szCs w:val="24"/>
              </w:rPr>
            </w:pPr>
            <w:r w:rsidRPr="00092FAE">
              <w:rPr>
                <w:rFonts w:cs="Arial"/>
                <w:szCs w:val="24"/>
                <w:highlight w:val="yellow"/>
              </w:rPr>
              <w:t>Slows down / controls disease progression</w:t>
            </w:r>
            <w:r>
              <w:rPr>
                <w:rFonts w:cs="Arial"/>
                <w:szCs w:val="24"/>
              </w:rPr>
              <w:t xml:space="preserve"> </w:t>
            </w:r>
          </w:p>
        </w:tc>
        <w:tc>
          <w:tcPr>
            <w:tcW w:w="591" w:type="pct"/>
            <w:tcBorders>
              <w:top w:val="single" w:sz="4" w:space="0" w:color="auto"/>
              <w:left w:val="single" w:sz="4" w:space="0" w:color="auto"/>
              <w:bottom w:val="single" w:sz="4" w:space="0" w:color="auto"/>
              <w:right w:val="single" w:sz="4" w:space="0" w:color="auto"/>
            </w:tcBorders>
            <w:vAlign w:val="center"/>
          </w:tcPr>
          <w:p w14:paraId="41009311" w14:textId="5D525D05" w:rsidR="00092FAE" w:rsidRPr="00896140" w:rsidRDefault="00092FAE" w:rsidP="00092FAE">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E16D8B4" w14:textId="3BC77829" w:rsidR="00092FAE" w:rsidRPr="00896140" w:rsidRDefault="00092FAE" w:rsidP="00092FAE">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D844FF3" w14:textId="6E599396" w:rsidR="00092FAE" w:rsidRPr="00896140" w:rsidRDefault="00092FAE" w:rsidP="00092FAE">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7FBFFF5" w14:textId="7D7FC166" w:rsidR="00092FAE" w:rsidRPr="00896140" w:rsidRDefault="00092FAE" w:rsidP="00092FAE">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9973C4F" w14:textId="292B5314" w:rsidR="00092FAE" w:rsidRPr="00896140" w:rsidRDefault="00092FAE" w:rsidP="00092FAE">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9F18888" w14:textId="7E1EE4D4" w:rsidR="00092FAE" w:rsidRPr="00896140" w:rsidRDefault="00092FAE" w:rsidP="00092FAE">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620F771C" w14:textId="023D8C8F" w:rsidR="00092FAE" w:rsidRPr="00896140" w:rsidRDefault="00092FAE" w:rsidP="00092FAE">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599F1ED5"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65BE3DD9" w14:textId="47B25747" w:rsidR="00CA4A50" w:rsidRPr="00896140" w:rsidRDefault="00CA4A50" w:rsidP="003A2961">
            <w:pPr>
              <w:pStyle w:val="ListParagraph"/>
              <w:numPr>
                <w:ilvl w:val="0"/>
                <w:numId w:val="28"/>
              </w:numPr>
              <w:ind w:left="600"/>
              <w:rPr>
                <w:rFonts w:cs="Arial"/>
                <w:szCs w:val="24"/>
              </w:rPr>
            </w:pPr>
            <w:r w:rsidRPr="00896140">
              <w:rPr>
                <w:rFonts w:cs="Arial"/>
                <w:szCs w:val="24"/>
              </w:rPr>
              <w:t>Statistica</w:t>
            </w:r>
            <w:r w:rsidR="00B567B1">
              <w:rPr>
                <w:rFonts w:cs="Arial"/>
                <w:szCs w:val="24"/>
              </w:rPr>
              <w:t>l</w:t>
            </w:r>
            <w:r w:rsidRPr="00896140">
              <w:rPr>
                <w:rFonts w:cs="Arial"/>
                <w:szCs w:val="24"/>
              </w:rPr>
              <w:t>l</w:t>
            </w:r>
            <w:r w:rsidR="00B567B1">
              <w:rPr>
                <w:rFonts w:cs="Arial"/>
                <w:szCs w:val="24"/>
              </w:rPr>
              <w:t>y</w:t>
            </w:r>
            <w:r w:rsidRPr="00896140">
              <w:rPr>
                <w:rFonts w:cs="Arial"/>
                <w:szCs w:val="24"/>
              </w:rPr>
              <w:t xml:space="preserve"> significa</w:t>
            </w:r>
            <w:r w:rsidR="00B567B1">
              <w:rPr>
                <w:rFonts w:cs="Arial"/>
                <w:szCs w:val="24"/>
              </w:rPr>
              <w:t>nt</w:t>
            </w:r>
            <w:r w:rsidRPr="00896140">
              <w:rPr>
                <w:rFonts w:cs="Arial"/>
                <w:szCs w:val="24"/>
              </w:rPr>
              <w:t xml:space="preserve"> change from baseline on </w:t>
            </w:r>
            <w:r w:rsidR="00DE65E0">
              <w:rPr>
                <w:rFonts w:cs="Arial"/>
                <w:szCs w:val="24"/>
              </w:rPr>
              <w:t>Scale 1</w:t>
            </w:r>
            <w:r w:rsidRPr="00896140">
              <w:rPr>
                <w:rFonts w:cs="Arial"/>
                <w:szCs w:val="24"/>
              </w:rPr>
              <w:t xml:space="preserve">score </w:t>
            </w:r>
          </w:p>
        </w:tc>
        <w:tc>
          <w:tcPr>
            <w:tcW w:w="591" w:type="pct"/>
            <w:tcBorders>
              <w:top w:val="single" w:sz="4" w:space="0" w:color="auto"/>
              <w:left w:val="single" w:sz="4" w:space="0" w:color="auto"/>
              <w:bottom w:val="single" w:sz="4" w:space="0" w:color="auto"/>
              <w:right w:val="single" w:sz="4" w:space="0" w:color="auto"/>
            </w:tcBorders>
            <w:vAlign w:val="center"/>
          </w:tcPr>
          <w:p w14:paraId="4E57A49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352313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337B8B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BB6303B"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765028E"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91FC12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1240C3A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4CA792BE"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486EB58F" w14:textId="77777777" w:rsidR="00CA4A50" w:rsidRPr="00896140" w:rsidRDefault="00CA4A50" w:rsidP="003A2961">
            <w:pPr>
              <w:numPr>
                <w:ilvl w:val="0"/>
                <w:numId w:val="28"/>
              </w:numPr>
              <w:ind w:left="584" w:hanging="357"/>
              <w:rPr>
                <w:rFonts w:cs="Arial"/>
                <w:szCs w:val="24"/>
              </w:rPr>
            </w:pPr>
            <w:r w:rsidRPr="00896140">
              <w:rPr>
                <w:rFonts w:cs="Arial"/>
                <w:szCs w:val="24"/>
              </w:rPr>
              <w:t>Provides significant functional improvement</w:t>
            </w:r>
          </w:p>
        </w:tc>
        <w:tc>
          <w:tcPr>
            <w:tcW w:w="591" w:type="pct"/>
            <w:tcBorders>
              <w:top w:val="single" w:sz="4" w:space="0" w:color="auto"/>
              <w:left w:val="single" w:sz="4" w:space="0" w:color="auto"/>
              <w:bottom w:val="single" w:sz="4" w:space="0" w:color="auto"/>
              <w:right w:val="single" w:sz="4" w:space="0" w:color="auto"/>
            </w:tcBorders>
            <w:vAlign w:val="center"/>
          </w:tcPr>
          <w:p w14:paraId="5A38032B"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1DE68C1"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C658FA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F45B85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0BDA8F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706D60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7C4DB862"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7705BA5F"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53B568B3" w14:textId="737B2531" w:rsidR="00CA4A50" w:rsidRPr="00896140" w:rsidRDefault="00922B08" w:rsidP="003A2961">
            <w:pPr>
              <w:numPr>
                <w:ilvl w:val="0"/>
                <w:numId w:val="28"/>
              </w:numPr>
              <w:ind w:left="584" w:hanging="357"/>
              <w:rPr>
                <w:rFonts w:cs="Arial"/>
                <w:szCs w:val="24"/>
              </w:rPr>
            </w:pPr>
            <w:r w:rsidRPr="00896140">
              <w:rPr>
                <w:rFonts w:cs="Arial"/>
                <w:szCs w:val="24"/>
              </w:rPr>
              <w:t>It is</w:t>
            </w:r>
            <w:r w:rsidR="00CA4A50" w:rsidRPr="00896140">
              <w:rPr>
                <w:rFonts w:cs="Arial"/>
                <w:szCs w:val="24"/>
              </w:rPr>
              <w:t xml:space="preserve"> safe for long-term use</w:t>
            </w:r>
          </w:p>
        </w:tc>
        <w:tc>
          <w:tcPr>
            <w:tcW w:w="591" w:type="pct"/>
            <w:tcBorders>
              <w:top w:val="single" w:sz="4" w:space="0" w:color="auto"/>
              <w:left w:val="single" w:sz="4" w:space="0" w:color="auto"/>
              <w:bottom w:val="single" w:sz="4" w:space="0" w:color="auto"/>
              <w:right w:val="single" w:sz="4" w:space="0" w:color="auto"/>
            </w:tcBorders>
            <w:vAlign w:val="center"/>
          </w:tcPr>
          <w:p w14:paraId="717E8785"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E21FA1F"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8853408"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929D64C"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650EEEB5"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08E89270"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5D468FC1"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r>
      <w:tr w:rsidR="00CA4A50" w:rsidRPr="00896140" w14:paraId="2A2EFE2E"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31CBD7DB" w14:textId="77777777" w:rsidR="00CA4A50" w:rsidRPr="00896140" w:rsidRDefault="00CA4A50" w:rsidP="003A2961">
            <w:pPr>
              <w:numPr>
                <w:ilvl w:val="0"/>
                <w:numId w:val="28"/>
              </w:numPr>
              <w:ind w:left="584" w:hanging="357"/>
              <w:rPr>
                <w:rFonts w:cs="Arial"/>
                <w:szCs w:val="24"/>
              </w:rPr>
            </w:pPr>
            <w:r w:rsidRPr="00896140">
              <w:rPr>
                <w:rFonts w:eastAsia="Calibri" w:cs="Arial"/>
                <w:szCs w:val="24"/>
              </w:rPr>
              <w:t>Has a favorable side effect profile</w:t>
            </w:r>
          </w:p>
        </w:tc>
        <w:tc>
          <w:tcPr>
            <w:tcW w:w="591" w:type="pct"/>
            <w:tcBorders>
              <w:top w:val="single" w:sz="4" w:space="0" w:color="auto"/>
              <w:left w:val="single" w:sz="4" w:space="0" w:color="auto"/>
              <w:bottom w:val="single" w:sz="4" w:space="0" w:color="auto"/>
              <w:right w:val="single" w:sz="4" w:space="0" w:color="auto"/>
            </w:tcBorders>
            <w:vAlign w:val="center"/>
          </w:tcPr>
          <w:p w14:paraId="7424C472"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1914C1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E20DFC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E36A652"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197728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A117D9C"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1C0C97F9"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747EE3B6"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67D9F291" w14:textId="77777777" w:rsidR="00CA4A50" w:rsidRPr="00896140" w:rsidRDefault="00CA4A50" w:rsidP="003A2961">
            <w:pPr>
              <w:numPr>
                <w:ilvl w:val="0"/>
                <w:numId w:val="28"/>
              </w:numPr>
              <w:ind w:left="584" w:hanging="357"/>
              <w:rPr>
                <w:rFonts w:cs="Arial"/>
                <w:szCs w:val="24"/>
              </w:rPr>
            </w:pPr>
            <w:r w:rsidRPr="00896140">
              <w:rPr>
                <w:rFonts w:cs="Arial"/>
                <w:szCs w:val="24"/>
              </w:rPr>
              <w:t>Has a unique mechanism of action</w:t>
            </w:r>
          </w:p>
        </w:tc>
        <w:tc>
          <w:tcPr>
            <w:tcW w:w="591" w:type="pct"/>
            <w:tcBorders>
              <w:top w:val="single" w:sz="4" w:space="0" w:color="auto"/>
              <w:left w:val="single" w:sz="4" w:space="0" w:color="auto"/>
              <w:bottom w:val="single" w:sz="4" w:space="0" w:color="auto"/>
              <w:right w:val="single" w:sz="4" w:space="0" w:color="auto"/>
            </w:tcBorders>
            <w:vAlign w:val="center"/>
          </w:tcPr>
          <w:p w14:paraId="2F3B85EF"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98DF2D3"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5A949B0"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A7CD840"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280FE12"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99FC4E4"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11513C31" w14:textId="77777777" w:rsidR="00CA4A50" w:rsidRPr="00896140" w:rsidRDefault="00CA4A50">
            <w:pPr>
              <w:jc w:val="center"/>
              <w:rPr>
                <w:rFonts w:eastAsia="Times New Roman" w:cs="Arial"/>
                <w:szCs w:val="24"/>
              </w:rPr>
            </w:pPr>
            <w:r w:rsidRPr="00896140">
              <w:rPr>
                <w:rFonts w:ascii="Wingdings" w:eastAsia="Wingdings" w:hAnsi="Wingdings" w:cs="Wingdings"/>
                <w:szCs w:val="24"/>
              </w:rPr>
              <w:t></w:t>
            </w:r>
          </w:p>
        </w:tc>
      </w:tr>
      <w:tr w:rsidR="00CA4A50" w:rsidRPr="00896140" w14:paraId="357FB713"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42F2BAFF" w14:textId="77777777" w:rsidR="00CA4A50" w:rsidRPr="00896140" w:rsidRDefault="00CA4A50" w:rsidP="003A2961">
            <w:pPr>
              <w:numPr>
                <w:ilvl w:val="0"/>
                <w:numId w:val="28"/>
              </w:numPr>
              <w:ind w:left="584" w:hanging="357"/>
              <w:rPr>
                <w:rFonts w:eastAsia="Calibri" w:cs="Arial"/>
                <w:szCs w:val="24"/>
              </w:rPr>
            </w:pPr>
            <w:r w:rsidRPr="00896140">
              <w:rPr>
                <w:rFonts w:eastAsia="Calibri" w:cs="Arial"/>
                <w:szCs w:val="24"/>
              </w:rPr>
              <w:t>Promotes high patient compliance and adherence</w:t>
            </w:r>
          </w:p>
        </w:tc>
        <w:tc>
          <w:tcPr>
            <w:tcW w:w="591" w:type="pct"/>
            <w:tcBorders>
              <w:top w:val="single" w:sz="4" w:space="0" w:color="auto"/>
              <w:left w:val="single" w:sz="4" w:space="0" w:color="auto"/>
              <w:bottom w:val="single" w:sz="4" w:space="0" w:color="auto"/>
              <w:right w:val="single" w:sz="4" w:space="0" w:color="auto"/>
            </w:tcBorders>
            <w:vAlign w:val="center"/>
          </w:tcPr>
          <w:p w14:paraId="74FCA87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BD7E9A6"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52B4811"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87887F3"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3042B9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20980DF"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01A1C142"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4B1A5F59"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7F9F3349" w14:textId="77777777" w:rsidR="00CA4A50" w:rsidRPr="00896140" w:rsidRDefault="00CA4A50" w:rsidP="003A2961">
            <w:pPr>
              <w:numPr>
                <w:ilvl w:val="0"/>
                <w:numId w:val="28"/>
              </w:numPr>
              <w:ind w:left="584" w:hanging="357"/>
              <w:rPr>
                <w:rFonts w:eastAsia="Calibri" w:cs="Arial"/>
                <w:szCs w:val="24"/>
              </w:rPr>
            </w:pPr>
            <w:r w:rsidRPr="00896140">
              <w:rPr>
                <w:rFonts w:eastAsia="Calibri" w:cs="Arial"/>
                <w:szCs w:val="24"/>
              </w:rPr>
              <w:t>Has a convenient dosing schedule</w:t>
            </w:r>
          </w:p>
        </w:tc>
        <w:tc>
          <w:tcPr>
            <w:tcW w:w="591" w:type="pct"/>
            <w:tcBorders>
              <w:top w:val="single" w:sz="4" w:space="0" w:color="auto"/>
              <w:left w:val="single" w:sz="4" w:space="0" w:color="auto"/>
              <w:bottom w:val="single" w:sz="4" w:space="0" w:color="auto"/>
              <w:right w:val="single" w:sz="4" w:space="0" w:color="auto"/>
            </w:tcBorders>
            <w:vAlign w:val="center"/>
          </w:tcPr>
          <w:p w14:paraId="197F659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769254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7C6E876"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4D0B30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57134A4"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02FD3F4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4871A6D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22F40CFD"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4DC8B09F" w14:textId="77777777" w:rsidR="00CA4A50" w:rsidRPr="00896140" w:rsidRDefault="00CA4A50" w:rsidP="003A2961">
            <w:pPr>
              <w:numPr>
                <w:ilvl w:val="0"/>
                <w:numId w:val="28"/>
              </w:numPr>
              <w:ind w:left="584" w:hanging="357"/>
              <w:rPr>
                <w:rFonts w:eastAsia="Calibri" w:cs="Arial"/>
                <w:szCs w:val="24"/>
              </w:rPr>
            </w:pPr>
            <w:r w:rsidRPr="00896140">
              <w:rPr>
                <w:rFonts w:eastAsia="Calibri" w:cs="Arial"/>
                <w:szCs w:val="24"/>
              </w:rPr>
              <w:t>Offers a flexible dosing schedule</w:t>
            </w:r>
          </w:p>
        </w:tc>
        <w:tc>
          <w:tcPr>
            <w:tcW w:w="591" w:type="pct"/>
            <w:tcBorders>
              <w:top w:val="single" w:sz="4" w:space="0" w:color="auto"/>
              <w:left w:val="single" w:sz="4" w:space="0" w:color="auto"/>
              <w:bottom w:val="single" w:sz="4" w:space="0" w:color="auto"/>
              <w:right w:val="single" w:sz="4" w:space="0" w:color="auto"/>
            </w:tcBorders>
            <w:vAlign w:val="center"/>
          </w:tcPr>
          <w:p w14:paraId="272CB50E"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92AA623"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434749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B68AF3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A1701B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FAA75F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497B86E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0A54AF0B"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07A3060D" w14:textId="7794D342" w:rsidR="00CA4A50" w:rsidRPr="00896140" w:rsidRDefault="00CA4A50" w:rsidP="003A2961">
            <w:pPr>
              <w:numPr>
                <w:ilvl w:val="0"/>
                <w:numId w:val="28"/>
              </w:numPr>
              <w:ind w:left="584" w:hanging="357"/>
              <w:rPr>
                <w:rFonts w:eastAsia="Calibri" w:cs="Arial"/>
                <w:szCs w:val="24"/>
              </w:rPr>
            </w:pPr>
            <w:r w:rsidRPr="00896140">
              <w:rPr>
                <w:rFonts w:eastAsia="Calibri" w:cs="Arial"/>
                <w:szCs w:val="24"/>
              </w:rPr>
              <w:t>Offers low out-of-pocket cost</w:t>
            </w:r>
            <w:r w:rsidR="00CD0003">
              <w:rPr>
                <w:rFonts w:eastAsia="Calibri" w:cs="Arial"/>
                <w:szCs w:val="24"/>
              </w:rPr>
              <w:t>/</w:t>
            </w:r>
            <w:r w:rsidRPr="00896140">
              <w:rPr>
                <w:rFonts w:eastAsia="Calibri" w:cs="Arial"/>
                <w:szCs w:val="24"/>
              </w:rPr>
              <w:t>good insurance coverage</w:t>
            </w:r>
          </w:p>
        </w:tc>
        <w:tc>
          <w:tcPr>
            <w:tcW w:w="591" w:type="pct"/>
            <w:tcBorders>
              <w:top w:val="single" w:sz="4" w:space="0" w:color="auto"/>
              <w:left w:val="single" w:sz="4" w:space="0" w:color="auto"/>
              <w:bottom w:val="single" w:sz="4" w:space="0" w:color="auto"/>
              <w:right w:val="single" w:sz="4" w:space="0" w:color="auto"/>
            </w:tcBorders>
            <w:vAlign w:val="center"/>
          </w:tcPr>
          <w:p w14:paraId="142BE6C9"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3415A2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2D2B64CE"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4C6EAF4"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0E3094B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8C616E8"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6269A7BB"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3000B143"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6DCBE101" w14:textId="5ECB9C99" w:rsidR="00CA4A50" w:rsidRPr="00896140" w:rsidRDefault="00DF0F0D" w:rsidP="003A2961">
            <w:pPr>
              <w:numPr>
                <w:ilvl w:val="0"/>
                <w:numId w:val="28"/>
              </w:numPr>
              <w:ind w:left="584" w:hanging="357"/>
              <w:rPr>
                <w:rFonts w:eastAsia="Calibri" w:cs="Arial"/>
                <w:szCs w:val="24"/>
              </w:rPr>
            </w:pPr>
            <w:r w:rsidRPr="00896140">
              <w:rPr>
                <w:rFonts w:eastAsia="Calibri" w:cs="Arial"/>
                <w:szCs w:val="24"/>
              </w:rPr>
              <w:t>It is</w:t>
            </w:r>
            <w:r w:rsidR="00CA4A50" w:rsidRPr="00896140">
              <w:rPr>
                <w:rFonts w:eastAsia="Calibri" w:cs="Arial"/>
                <w:szCs w:val="24"/>
              </w:rPr>
              <w:t xml:space="preserve"> easy to obtain prior authorization for</w:t>
            </w:r>
          </w:p>
        </w:tc>
        <w:tc>
          <w:tcPr>
            <w:tcW w:w="591" w:type="pct"/>
            <w:tcBorders>
              <w:top w:val="single" w:sz="4" w:space="0" w:color="auto"/>
              <w:left w:val="single" w:sz="4" w:space="0" w:color="auto"/>
              <w:bottom w:val="single" w:sz="4" w:space="0" w:color="auto"/>
              <w:right w:val="single" w:sz="4" w:space="0" w:color="auto"/>
            </w:tcBorders>
            <w:vAlign w:val="center"/>
          </w:tcPr>
          <w:p w14:paraId="4183E36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BB843AE"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670952CF"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6BBABEE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63B108A"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2F66FF3"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533193D2"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7D6B53BD"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259D263E" w14:textId="16BA9743" w:rsidR="00CA4A50" w:rsidRPr="00896140" w:rsidRDefault="7C5BC3E5" w:rsidP="6839502D">
            <w:pPr>
              <w:numPr>
                <w:ilvl w:val="0"/>
                <w:numId w:val="28"/>
              </w:numPr>
              <w:ind w:left="584" w:hanging="357"/>
              <w:rPr>
                <w:rFonts w:eastAsia="Calibri" w:cs="Arial"/>
              </w:rPr>
            </w:pPr>
            <w:r w:rsidRPr="6839502D">
              <w:rPr>
                <w:rFonts w:eastAsia="Calibri" w:cs="Arial"/>
              </w:rPr>
              <w:t>Has rapid onset of action</w:t>
            </w:r>
          </w:p>
        </w:tc>
        <w:tc>
          <w:tcPr>
            <w:tcW w:w="591" w:type="pct"/>
            <w:tcBorders>
              <w:top w:val="single" w:sz="4" w:space="0" w:color="auto"/>
              <w:left w:val="single" w:sz="4" w:space="0" w:color="auto"/>
              <w:bottom w:val="single" w:sz="4" w:space="0" w:color="auto"/>
              <w:right w:val="single" w:sz="4" w:space="0" w:color="auto"/>
            </w:tcBorders>
            <w:vAlign w:val="center"/>
          </w:tcPr>
          <w:p w14:paraId="18D0D644"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EB8BBF5"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300F63E5"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9782361"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0F21C3F"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3329F31"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1811C97C"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896140" w14:paraId="4A662161"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1978749F" w14:textId="77777777" w:rsidR="00CA4A50" w:rsidRPr="00896140" w:rsidRDefault="00CA4A50" w:rsidP="003A2961">
            <w:pPr>
              <w:pStyle w:val="ListParagraph"/>
              <w:numPr>
                <w:ilvl w:val="0"/>
                <w:numId w:val="28"/>
              </w:numPr>
              <w:ind w:left="598"/>
              <w:rPr>
                <w:rFonts w:eastAsia="Calibri" w:cs="Arial"/>
                <w:szCs w:val="24"/>
              </w:rPr>
            </w:pPr>
            <w:r w:rsidRPr="00896140">
              <w:rPr>
                <w:rFonts w:eastAsia="Calibri" w:cs="Arial"/>
                <w:szCs w:val="24"/>
              </w:rPr>
              <w:t>Offers good manufacturer support and related programs</w:t>
            </w:r>
          </w:p>
        </w:tc>
        <w:tc>
          <w:tcPr>
            <w:tcW w:w="591" w:type="pct"/>
            <w:tcBorders>
              <w:top w:val="single" w:sz="4" w:space="0" w:color="auto"/>
              <w:left w:val="single" w:sz="4" w:space="0" w:color="auto"/>
              <w:bottom w:val="single" w:sz="4" w:space="0" w:color="auto"/>
              <w:right w:val="single" w:sz="4" w:space="0" w:color="auto"/>
            </w:tcBorders>
            <w:vAlign w:val="center"/>
          </w:tcPr>
          <w:p w14:paraId="3D1EAE16"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5D094FEB"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494BC09D"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7A29237E"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7439E86"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5" w:type="pct"/>
            <w:tcBorders>
              <w:top w:val="single" w:sz="4" w:space="0" w:color="auto"/>
              <w:left w:val="single" w:sz="4" w:space="0" w:color="auto"/>
              <w:bottom w:val="single" w:sz="4" w:space="0" w:color="auto"/>
              <w:right w:val="single" w:sz="4" w:space="0" w:color="auto"/>
            </w:tcBorders>
            <w:vAlign w:val="center"/>
          </w:tcPr>
          <w:p w14:paraId="18253700"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66" w:type="pct"/>
            <w:tcBorders>
              <w:top w:val="single" w:sz="4" w:space="0" w:color="auto"/>
              <w:left w:val="single" w:sz="4" w:space="0" w:color="auto"/>
              <w:bottom w:val="single" w:sz="4" w:space="0" w:color="auto"/>
              <w:right w:val="single" w:sz="4" w:space="0" w:color="auto"/>
            </w:tcBorders>
            <w:vAlign w:val="center"/>
          </w:tcPr>
          <w:p w14:paraId="66BBB6F1"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56197B" w:rsidRPr="00896140" w14:paraId="184D27CE"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4E2CCEC8" w14:textId="62FCD07E" w:rsidR="0056197B" w:rsidRPr="00896140" w:rsidRDefault="0056197B" w:rsidP="003A2961">
            <w:pPr>
              <w:pStyle w:val="ListParagraph"/>
              <w:numPr>
                <w:ilvl w:val="0"/>
                <w:numId w:val="28"/>
              </w:numPr>
              <w:ind w:left="598"/>
              <w:rPr>
                <w:rFonts w:eastAsia="Calibri" w:cs="Arial"/>
                <w:szCs w:val="24"/>
              </w:rPr>
            </w:pPr>
            <w:r w:rsidRPr="0073600D">
              <w:rPr>
                <w:rFonts w:asciiTheme="minorHAnsi" w:hAnsiTheme="minorHAnsi" w:cstheme="minorHAnsi"/>
                <w:bCs/>
              </w:rPr>
              <w:t>Offers best-in-class support services for my office and office staff</w:t>
            </w:r>
          </w:p>
        </w:tc>
        <w:tc>
          <w:tcPr>
            <w:tcW w:w="591" w:type="pct"/>
            <w:tcBorders>
              <w:top w:val="single" w:sz="4" w:space="0" w:color="auto"/>
              <w:left w:val="single" w:sz="4" w:space="0" w:color="auto"/>
              <w:bottom w:val="single" w:sz="4" w:space="0" w:color="auto"/>
              <w:right w:val="single" w:sz="4" w:space="0" w:color="auto"/>
            </w:tcBorders>
            <w:vAlign w:val="center"/>
          </w:tcPr>
          <w:p w14:paraId="2805BC34" w14:textId="78D44259" w:rsidR="0056197B" w:rsidRPr="00896140" w:rsidRDefault="001F0865">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7F11DFCB" w14:textId="02025901" w:rsidR="0056197B" w:rsidRPr="00896140" w:rsidRDefault="001F0865">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BC364D5" w14:textId="2F1D3AD4" w:rsidR="0056197B" w:rsidRPr="00896140" w:rsidRDefault="001F0865">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42002369" w14:textId="0F66AB17" w:rsidR="0056197B" w:rsidRPr="00896140" w:rsidRDefault="001F0865">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1A5B3981" w14:textId="70BE5430" w:rsidR="0056197B" w:rsidRPr="00896140" w:rsidRDefault="001F0865">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38B9D2D8" w14:textId="50B0B68A" w:rsidR="0056197B" w:rsidRPr="00896140" w:rsidRDefault="001F0865">
            <w:pPr>
              <w:jc w:val="center"/>
              <w:rPr>
                <w:rFonts w:ascii="Wingdings" w:eastAsia="Wingdings" w:hAnsi="Wingdings" w:cs="Wingdings"/>
                <w:szCs w:val="24"/>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4BDA7F29" w14:textId="2657A4C6" w:rsidR="0056197B" w:rsidRPr="00896140" w:rsidRDefault="001F0865">
            <w:pPr>
              <w:jc w:val="center"/>
              <w:rPr>
                <w:rFonts w:ascii="Wingdings" w:eastAsia="Wingdings" w:hAnsi="Wingdings" w:cs="Wingdings"/>
                <w:szCs w:val="24"/>
              </w:rPr>
            </w:pPr>
            <w:r w:rsidRPr="00896140">
              <w:rPr>
                <w:rFonts w:ascii="Wingdings" w:hAnsi="Wingdings" w:cs="Arial"/>
                <w:szCs w:val="24"/>
                <w:lang w:val="en-GB"/>
              </w:rPr>
              <w:t></w:t>
            </w:r>
          </w:p>
        </w:tc>
      </w:tr>
      <w:tr w:rsidR="00264E3E" w:rsidRPr="00896140" w14:paraId="31750B81"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tcPr>
          <w:p w14:paraId="601D55F4" w14:textId="370F7A57" w:rsidR="00264E3E" w:rsidRPr="00111469" w:rsidRDefault="00264E3E" w:rsidP="003A2961">
            <w:pPr>
              <w:pStyle w:val="ListParagraph"/>
              <w:numPr>
                <w:ilvl w:val="0"/>
                <w:numId w:val="28"/>
              </w:numPr>
              <w:ind w:left="598"/>
              <w:rPr>
                <w:rFonts w:asciiTheme="minorHAnsi" w:hAnsiTheme="minorHAnsi" w:cstheme="minorHAnsi"/>
              </w:rPr>
            </w:pPr>
            <w:r w:rsidRPr="00655E54">
              <w:rPr>
                <w:rFonts w:asciiTheme="minorHAnsi" w:hAnsiTheme="minorHAnsi" w:cstheme="minorHAnsi"/>
                <w:bCs/>
              </w:rPr>
              <w:lastRenderedPageBreak/>
              <w:t>Approval and access to medication is fast and simple</w:t>
            </w:r>
          </w:p>
        </w:tc>
        <w:tc>
          <w:tcPr>
            <w:tcW w:w="591" w:type="pct"/>
            <w:tcBorders>
              <w:top w:val="single" w:sz="4" w:space="0" w:color="auto"/>
              <w:left w:val="single" w:sz="4" w:space="0" w:color="auto"/>
              <w:bottom w:val="single" w:sz="4" w:space="0" w:color="auto"/>
              <w:right w:val="single" w:sz="4" w:space="0" w:color="auto"/>
            </w:tcBorders>
            <w:vAlign w:val="center"/>
          </w:tcPr>
          <w:p w14:paraId="60775A17" w14:textId="0B591534" w:rsidR="00264E3E" w:rsidRPr="00896140" w:rsidRDefault="001F0865"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5DC80623" w14:textId="738F1420" w:rsidR="00264E3E" w:rsidRPr="00896140" w:rsidRDefault="001F0865"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5DA04820" w14:textId="5303FE38" w:rsidR="00264E3E" w:rsidRPr="00896140" w:rsidRDefault="001F0865"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8FBE48A" w14:textId="5B3C8814" w:rsidR="00264E3E" w:rsidRPr="00896140" w:rsidRDefault="001F0865"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227B7812" w14:textId="3C3D4A06" w:rsidR="00264E3E" w:rsidRPr="00896140" w:rsidRDefault="001F0865"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75BA20A1" w14:textId="164D8B18" w:rsidR="00264E3E" w:rsidRPr="00896140" w:rsidRDefault="001F0865" w:rsidP="00264E3E">
            <w:pPr>
              <w:jc w:val="center"/>
              <w:rPr>
                <w:rFonts w:ascii="Wingdings" w:eastAsia="Wingdings" w:hAnsi="Wingdings" w:cs="Wingdings"/>
                <w:szCs w:val="24"/>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0082B561" w14:textId="37DDD310" w:rsidR="00264E3E" w:rsidRPr="00896140" w:rsidRDefault="001F0865" w:rsidP="00264E3E">
            <w:pPr>
              <w:jc w:val="center"/>
              <w:rPr>
                <w:rFonts w:ascii="Wingdings" w:eastAsia="Wingdings" w:hAnsi="Wingdings" w:cs="Wingdings"/>
                <w:szCs w:val="24"/>
              </w:rPr>
            </w:pPr>
            <w:r w:rsidRPr="00896140">
              <w:rPr>
                <w:rFonts w:ascii="Wingdings" w:hAnsi="Wingdings" w:cs="Arial"/>
                <w:szCs w:val="24"/>
                <w:lang w:val="en-GB"/>
              </w:rPr>
              <w:t></w:t>
            </w:r>
          </w:p>
        </w:tc>
      </w:tr>
      <w:tr w:rsidR="00264E3E" w:rsidRPr="00896140" w14:paraId="48F6C9F1"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4B1B5A4F" w14:textId="091F5290" w:rsidR="00264E3E" w:rsidRPr="00896140" w:rsidRDefault="00264E3E" w:rsidP="003A2961">
            <w:pPr>
              <w:pStyle w:val="ListParagraph"/>
              <w:numPr>
                <w:ilvl w:val="0"/>
                <w:numId w:val="28"/>
              </w:numPr>
              <w:ind w:left="598"/>
              <w:rPr>
                <w:rFonts w:eastAsia="Calibri" w:cs="Arial"/>
                <w:szCs w:val="24"/>
              </w:rPr>
            </w:pPr>
            <w:r w:rsidRPr="00896140">
              <w:rPr>
                <w:rFonts w:eastAsia="Calibri" w:cs="Arial"/>
                <w:szCs w:val="24"/>
              </w:rPr>
              <w:t>Is easily accessible to my practice</w:t>
            </w:r>
            <w:r w:rsidR="00CD0003">
              <w:rPr>
                <w:rFonts w:eastAsia="Calibri" w:cs="Arial"/>
                <w:szCs w:val="24"/>
              </w:rPr>
              <w:t>/</w:t>
            </w:r>
            <w:r w:rsidRPr="00896140">
              <w:rPr>
                <w:rFonts w:eastAsia="Calibri" w:cs="Arial"/>
                <w:szCs w:val="24"/>
              </w:rPr>
              <w:t>patient</w:t>
            </w:r>
          </w:p>
        </w:tc>
        <w:tc>
          <w:tcPr>
            <w:tcW w:w="591" w:type="pct"/>
            <w:tcBorders>
              <w:top w:val="single" w:sz="4" w:space="0" w:color="auto"/>
              <w:left w:val="single" w:sz="4" w:space="0" w:color="auto"/>
              <w:bottom w:val="single" w:sz="4" w:space="0" w:color="auto"/>
              <w:right w:val="single" w:sz="4" w:space="0" w:color="auto"/>
            </w:tcBorders>
            <w:vAlign w:val="center"/>
          </w:tcPr>
          <w:p w14:paraId="73645AE5" w14:textId="77777777" w:rsidR="00264E3E" w:rsidRPr="00896140" w:rsidRDefault="00264E3E"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BFFE6FE" w14:textId="77777777" w:rsidR="00264E3E" w:rsidRPr="00896140" w:rsidRDefault="00264E3E"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534D9C60" w14:textId="77777777" w:rsidR="00264E3E" w:rsidRPr="00896140" w:rsidRDefault="00264E3E"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37503B0" w14:textId="77777777" w:rsidR="00264E3E" w:rsidRPr="00896140" w:rsidRDefault="00264E3E"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1B1B5799" w14:textId="77777777" w:rsidR="00264E3E" w:rsidRPr="00896140" w:rsidRDefault="00264E3E" w:rsidP="00264E3E">
            <w:pPr>
              <w:jc w:val="center"/>
              <w:rPr>
                <w:rFonts w:ascii="Wingdings" w:eastAsia="Wingdings" w:hAnsi="Wingdings" w:cs="Wingdings"/>
                <w:szCs w:val="24"/>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02FC4833" w14:textId="77777777" w:rsidR="00264E3E" w:rsidRPr="00896140" w:rsidRDefault="00264E3E" w:rsidP="00264E3E">
            <w:pPr>
              <w:jc w:val="center"/>
              <w:rPr>
                <w:rFonts w:ascii="Wingdings" w:eastAsia="Wingdings" w:hAnsi="Wingdings" w:cs="Wingdings"/>
                <w:szCs w:val="24"/>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236A882C" w14:textId="77777777" w:rsidR="00264E3E" w:rsidRPr="00896140" w:rsidRDefault="00264E3E" w:rsidP="00264E3E">
            <w:pPr>
              <w:jc w:val="center"/>
              <w:rPr>
                <w:rFonts w:ascii="Wingdings" w:eastAsia="Wingdings" w:hAnsi="Wingdings" w:cs="Wingdings"/>
                <w:szCs w:val="24"/>
              </w:rPr>
            </w:pPr>
            <w:r w:rsidRPr="00896140">
              <w:rPr>
                <w:rFonts w:ascii="Wingdings" w:hAnsi="Wingdings" w:cs="Arial"/>
                <w:szCs w:val="24"/>
                <w:lang w:val="en-GB"/>
              </w:rPr>
              <w:t></w:t>
            </w:r>
          </w:p>
        </w:tc>
      </w:tr>
      <w:tr w:rsidR="001F0865" w:rsidRPr="00896140" w14:paraId="30FB2E89"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tcPr>
          <w:p w14:paraId="5D741C57" w14:textId="598790E3" w:rsidR="001F0865" w:rsidRPr="0073600D" w:rsidRDefault="001F0865" w:rsidP="003A2961">
            <w:pPr>
              <w:pStyle w:val="ListParagraph"/>
              <w:numPr>
                <w:ilvl w:val="0"/>
                <w:numId w:val="28"/>
              </w:numPr>
              <w:ind w:left="598"/>
              <w:rPr>
                <w:rFonts w:eastAsia="Calibri" w:cs="Arial"/>
                <w:szCs w:val="24"/>
              </w:rPr>
            </w:pPr>
            <w:r w:rsidRPr="0073600D">
              <w:rPr>
                <w:rFonts w:asciiTheme="minorHAnsi" w:hAnsiTheme="minorHAnsi" w:cstheme="minorHAnsi"/>
                <w:bCs/>
              </w:rPr>
              <w:t>Positive experiences with manufacturer representatives</w:t>
            </w:r>
          </w:p>
        </w:tc>
        <w:tc>
          <w:tcPr>
            <w:tcW w:w="591" w:type="pct"/>
            <w:tcBorders>
              <w:top w:val="single" w:sz="4" w:space="0" w:color="auto"/>
              <w:left w:val="single" w:sz="4" w:space="0" w:color="auto"/>
              <w:bottom w:val="single" w:sz="4" w:space="0" w:color="auto"/>
              <w:right w:val="single" w:sz="4" w:space="0" w:color="auto"/>
            </w:tcBorders>
            <w:vAlign w:val="center"/>
          </w:tcPr>
          <w:p w14:paraId="4A702805" w14:textId="12BE2A0C" w:rsidR="001F0865" w:rsidRPr="00896140" w:rsidRDefault="001F0865" w:rsidP="001F0865">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4BBC2FAB" w14:textId="245FD4CB" w:rsidR="001F0865" w:rsidRPr="00896140" w:rsidRDefault="001F0865" w:rsidP="001F0865">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0D7D8386" w14:textId="0B733FB3" w:rsidR="001F0865" w:rsidRPr="00896140" w:rsidRDefault="001F0865" w:rsidP="001F0865">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232B5B56" w14:textId="5F5F623C" w:rsidR="001F0865" w:rsidRPr="00896140" w:rsidRDefault="001F0865" w:rsidP="001F0865">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515BB9CC" w14:textId="69487814" w:rsidR="001F0865" w:rsidRPr="00896140" w:rsidRDefault="001F0865" w:rsidP="001F0865">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46F3B2DB" w14:textId="1C3380C4" w:rsidR="001F0865" w:rsidRPr="00896140" w:rsidRDefault="001F0865" w:rsidP="001F0865">
            <w:pPr>
              <w:jc w:val="center"/>
              <w:rPr>
                <w:rFonts w:ascii="Wingdings" w:hAnsi="Wingdings" w:cs="Arial"/>
                <w:szCs w:val="24"/>
                <w:lang w:val="en-GB"/>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0E215D0B" w14:textId="7EDFAF73" w:rsidR="001F0865" w:rsidRPr="00896140" w:rsidRDefault="001F0865" w:rsidP="001F0865">
            <w:pPr>
              <w:jc w:val="center"/>
              <w:rPr>
                <w:rFonts w:ascii="Wingdings" w:hAnsi="Wingdings" w:cs="Arial"/>
                <w:szCs w:val="24"/>
                <w:lang w:val="en-GB"/>
              </w:rPr>
            </w:pPr>
            <w:r w:rsidRPr="00896140">
              <w:rPr>
                <w:rFonts w:ascii="Wingdings" w:hAnsi="Wingdings" w:cs="Arial"/>
                <w:szCs w:val="24"/>
                <w:lang w:val="en-GB"/>
              </w:rPr>
              <w:t></w:t>
            </w:r>
          </w:p>
        </w:tc>
      </w:tr>
      <w:tr w:rsidR="000D1D47" w:rsidRPr="00896140" w14:paraId="063F74DD"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0C6437D2" w14:textId="7C175773" w:rsidR="000D1D47" w:rsidRPr="0037473E" w:rsidRDefault="000D1D47" w:rsidP="000D1D47">
            <w:pPr>
              <w:pStyle w:val="ListParagraph"/>
              <w:numPr>
                <w:ilvl w:val="0"/>
                <w:numId w:val="28"/>
              </w:numPr>
              <w:ind w:left="598"/>
              <w:rPr>
                <w:rFonts w:asciiTheme="minorHAnsi" w:hAnsiTheme="minorHAnsi" w:cstheme="minorHAnsi"/>
              </w:rPr>
            </w:pPr>
            <w:r w:rsidRPr="0037473E">
              <w:rPr>
                <w:rFonts w:asciiTheme="minorHAnsi" w:hAnsiTheme="minorHAnsi" w:cstheme="minorHAnsi"/>
              </w:rPr>
              <w:t>Does not hamper patient</w:t>
            </w:r>
            <w:r>
              <w:rPr>
                <w:rFonts w:asciiTheme="minorHAnsi" w:hAnsiTheme="minorHAnsi" w:cstheme="minorHAnsi"/>
              </w:rPr>
              <w:t>’</w:t>
            </w:r>
            <w:r w:rsidRPr="0037473E">
              <w:rPr>
                <w:rFonts w:asciiTheme="minorHAnsi" w:hAnsiTheme="minorHAnsi" w:cstheme="minorHAnsi"/>
              </w:rPr>
              <w:t>s QoL</w:t>
            </w:r>
          </w:p>
        </w:tc>
        <w:tc>
          <w:tcPr>
            <w:tcW w:w="591" w:type="pct"/>
            <w:tcBorders>
              <w:top w:val="single" w:sz="4" w:space="0" w:color="auto"/>
              <w:left w:val="single" w:sz="4" w:space="0" w:color="auto"/>
              <w:bottom w:val="single" w:sz="4" w:space="0" w:color="auto"/>
              <w:right w:val="single" w:sz="4" w:space="0" w:color="auto"/>
            </w:tcBorders>
            <w:vAlign w:val="center"/>
          </w:tcPr>
          <w:p w14:paraId="7BBE3AC4" w14:textId="737A1E03"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4BE17C58" w14:textId="2EDE4091"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246C21A6" w14:textId="1F5FCEAC"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353A370" w14:textId="398867B7"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1AB1DA21" w14:textId="40FF990B"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3409E0AE" w14:textId="289F125D"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79FD51FE" w14:textId="79904BAE"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r>
      <w:tr w:rsidR="000D1D47" w:rsidRPr="00896140" w14:paraId="52485E32"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0463A7A7" w14:textId="21AFF772" w:rsidR="000D1D47" w:rsidRPr="0037473E" w:rsidRDefault="34DD17F6" w:rsidP="6839502D">
            <w:pPr>
              <w:pStyle w:val="ListParagraph"/>
              <w:numPr>
                <w:ilvl w:val="0"/>
                <w:numId w:val="28"/>
              </w:numPr>
              <w:ind w:left="598"/>
              <w:rPr>
                <w:rFonts w:asciiTheme="minorHAnsi" w:hAnsiTheme="minorHAnsi"/>
              </w:rPr>
            </w:pPr>
            <w:r w:rsidRPr="6839502D">
              <w:rPr>
                <w:rFonts w:asciiTheme="minorHAnsi" w:hAnsiTheme="minorHAnsi"/>
              </w:rPr>
              <w:t xml:space="preserve">Reduces </w:t>
            </w:r>
            <w:r w:rsidR="00006A8C">
              <w:rPr>
                <w:rFonts w:asciiTheme="minorHAnsi" w:hAnsiTheme="minorHAnsi"/>
              </w:rPr>
              <w:t xml:space="preserve">THERAPY AREA </w:t>
            </w:r>
            <w:r w:rsidR="00DE65E0">
              <w:rPr>
                <w:rFonts w:asciiTheme="minorHAnsi" w:hAnsiTheme="minorHAnsi"/>
              </w:rPr>
              <w:t>symptom 3</w:t>
            </w:r>
          </w:p>
        </w:tc>
        <w:tc>
          <w:tcPr>
            <w:tcW w:w="591" w:type="pct"/>
            <w:tcBorders>
              <w:top w:val="single" w:sz="4" w:space="0" w:color="auto"/>
              <w:left w:val="single" w:sz="4" w:space="0" w:color="auto"/>
              <w:bottom w:val="single" w:sz="4" w:space="0" w:color="auto"/>
              <w:right w:val="single" w:sz="4" w:space="0" w:color="auto"/>
            </w:tcBorders>
            <w:vAlign w:val="center"/>
          </w:tcPr>
          <w:p w14:paraId="7E2352D2" w14:textId="2FB44082"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2C2D3DBC" w14:textId="311B7D17"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5EA625B2" w14:textId="069AA83C"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2700F3AF" w14:textId="7634C735"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A914821" w14:textId="61CB2C0C"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28905BC" w14:textId="4A65A27F"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3DADDEC7" w14:textId="3817CFAF"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r>
      <w:tr w:rsidR="000D1D47" w:rsidRPr="00896140" w14:paraId="531A6CE4"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48C417C7" w14:textId="55A24AFF" w:rsidR="000D1D47" w:rsidRPr="0037473E" w:rsidRDefault="000D1D47" w:rsidP="000D1D47">
            <w:pPr>
              <w:pStyle w:val="ListParagraph"/>
              <w:numPr>
                <w:ilvl w:val="0"/>
                <w:numId w:val="28"/>
              </w:numPr>
              <w:ind w:left="598"/>
              <w:rPr>
                <w:rFonts w:asciiTheme="minorHAnsi" w:hAnsiTheme="minorHAnsi" w:cstheme="minorHAnsi"/>
              </w:rPr>
            </w:pPr>
            <w:r w:rsidRPr="0037473E">
              <w:rPr>
                <w:rFonts w:asciiTheme="minorHAnsi" w:hAnsiTheme="minorHAnsi" w:cstheme="minorHAnsi"/>
              </w:rPr>
              <w:t xml:space="preserve">Reduces </w:t>
            </w:r>
            <w:r w:rsidR="00DE65E0">
              <w:rPr>
                <w:rFonts w:asciiTheme="minorHAnsi" w:hAnsiTheme="minorHAnsi" w:cstheme="minorHAnsi"/>
              </w:rPr>
              <w:t>symptom 5</w:t>
            </w:r>
            <w:r w:rsidRPr="0037473E">
              <w:rPr>
                <w:rFonts w:asciiTheme="minorHAnsi" w:hAnsiTheme="minorHAnsi" w:cstheme="minorHAnsi"/>
              </w:rPr>
              <w:t>s</w:t>
            </w:r>
          </w:p>
        </w:tc>
        <w:tc>
          <w:tcPr>
            <w:tcW w:w="591" w:type="pct"/>
            <w:tcBorders>
              <w:top w:val="single" w:sz="4" w:space="0" w:color="auto"/>
              <w:left w:val="single" w:sz="4" w:space="0" w:color="auto"/>
              <w:bottom w:val="single" w:sz="4" w:space="0" w:color="auto"/>
              <w:right w:val="single" w:sz="4" w:space="0" w:color="auto"/>
            </w:tcBorders>
            <w:vAlign w:val="center"/>
          </w:tcPr>
          <w:p w14:paraId="25D10E41" w14:textId="0487357C"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01C88BC" w14:textId="521B7F68"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41B68C2F" w14:textId="03F39CD1"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132CB288" w14:textId="33D39DD9"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34C9BB83" w14:textId="585B4FD8"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3A2B5B98" w14:textId="4212EC48"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2C65A93E" w14:textId="6AFF65B0"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r>
      <w:tr w:rsidR="000D1D47" w:rsidRPr="00896140" w14:paraId="5B0E787A"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4381D8D1" w14:textId="04EE32C3" w:rsidR="000D1D47" w:rsidRPr="0037473E" w:rsidRDefault="000D1D47" w:rsidP="000D1D47">
            <w:pPr>
              <w:pStyle w:val="ListParagraph"/>
              <w:numPr>
                <w:ilvl w:val="0"/>
                <w:numId w:val="28"/>
              </w:numPr>
              <w:ind w:left="598"/>
              <w:rPr>
                <w:rFonts w:asciiTheme="minorHAnsi" w:hAnsiTheme="minorHAnsi" w:cstheme="minorHAnsi"/>
              </w:rPr>
            </w:pPr>
            <w:r w:rsidRPr="0037473E">
              <w:rPr>
                <w:rFonts w:asciiTheme="minorHAnsi" w:hAnsiTheme="minorHAnsi" w:cstheme="minorHAnsi"/>
              </w:rPr>
              <w:t xml:space="preserve">No risk of </w:t>
            </w:r>
            <w:r w:rsidR="00DE65E0">
              <w:rPr>
                <w:rFonts w:asciiTheme="minorHAnsi" w:hAnsiTheme="minorHAnsi" w:cstheme="minorHAnsi"/>
              </w:rPr>
              <w:t>symptom x</w:t>
            </w:r>
          </w:p>
        </w:tc>
        <w:tc>
          <w:tcPr>
            <w:tcW w:w="591" w:type="pct"/>
            <w:tcBorders>
              <w:top w:val="single" w:sz="4" w:space="0" w:color="auto"/>
              <w:left w:val="single" w:sz="4" w:space="0" w:color="auto"/>
              <w:bottom w:val="single" w:sz="4" w:space="0" w:color="auto"/>
              <w:right w:val="single" w:sz="4" w:space="0" w:color="auto"/>
            </w:tcBorders>
            <w:vAlign w:val="center"/>
          </w:tcPr>
          <w:p w14:paraId="67679048" w14:textId="62ED017A"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0B170981" w14:textId="395E9EEE"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0DD44A32" w14:textId="7E03E2BB"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242F19B6" w14:textId="761E0AB4"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3DFA21C6" w14:textId="798D9572"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3FEE8DC9" w14:textId="47AB3292"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3DC21E3A" w14:textId="0DBFE422"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r>
      <w:tr w:rsidR="000D1D47" w:rsidRPr="00896140" w14:paraId="5EC7CA05"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5BE6C889" w14:textId="219F2D69" w:rsidR="000D1D47" w:rsidRPr="0037473E" w:rsidRDefault="000D1D47" w:rsidP="000D1D47">
            <w:pPr>
              <w:pStyle w:val="ListParagraph"/>
              <w:numPr>
                <w:ilvl w:val="0"/>
                <w:numId w:val="28"/>
              </w:numPr>
              <w:ind w:left="598"/>
              <w:rPr>
                <w:rFonts w:asciiTheme="minorHAnsi" w:hAnsiTheme="minorHAnsi" w:cstheme="minorHAnsi"/>
              </w:rPr>
            </w:pPr>
            <w:r w:rsidRPr="0037473E">
              <w:rPr>
                <w:rFonts w:asciiTheme="minorHAnsi" w:hAnsiTheme="minorHAnsi" w:cstheme="minorHAnsi"/>
              </w:rPr>
              <w:t>No risk of oral candidiasis</w:t>
            </w:r>
          </w:p>
        </w:tc>
        <w:tc>
          <w:tcPr>
            <w:tcW w:w="591" w:type="pct"/>
            <w:tcBorders>
              <w:top w:val="single" w:sz="4" w:space="0" w:color="auto"/>
              <w:left w:val="single" w:sz="4" w:space="0" w:color="auto"/>
              <w:bottom w:val="single" w:sz="4" w:space="0" w:color="auto"/>
              <w:right w:val="single" w:sz="4" w:space="0" w:color="auto"/>
            </w:tcBorders>
            <w:vAlign w:val="center"/>
          </w:tcPr>
          <w:p w14:paraId="3FA81466" w14:textId="159F9EB5"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2E2364B9" w14:textId="27983BA1"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1EDBD49E" w14:textId="163459F8"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727868D8" w14:textId="716C47B2"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105B1032" w14:textId="6207783D"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10890D08" w14:textId="539CB0AC"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74C5AE97" w14:textId="3D32A1A2"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r>
      <w:tr w:rsidR="000D1D47" w:rsidRPr="00896140" w14:paraId="166DE6AA" w14:textId="77777777" w:rsidTr="6839502D">
        <w:trPr>
          <w:trHeight w:val="351"/>
          <w:jc w:val="center"/>
        </w:trPr>
        <w:tc>
          <w:tcPr>
            <w:tcW w:w="2468" w:type="pct"/>
            <w:tcBorders>
              <w:top w:val="single" w:sz="4" w:space="0" w:color="auto"/>
              <w:left w:val="single" w:sz="4" w:space="0" w:color="auto"/>
              <w:bottom w:val="single" w:sz="4" w:space="0" w:color="auto"/>
              <w:right w:val="single" w:sz="4" w:space="0" w:color="auto"/>
            </w:tcBorders>
            <w:vAlign w:val="center"/>
          </w:tcPr>
          <w:p w14:paraId="68BD62AC" w14:textId="206C290D" w:rsidR="000D1D47" w:rsidRPr="0037473E" w:rsidRDefault="000D1D47" w:rsidP="000D1D47">
            <w:pPr>
              <w:pStyle w:val="ListParagraph"/>
              <w:numPr>
                <w:ilvl w:val="0"/>
                <w:numId w:val="28"/>
              </w:numPr>
              <w:ind w:left="598"/>
              <w:rPr>
                <w:rFonts w:asciiTheme="minorHAnsi" w:hAnsiTheme="minorHAnsi" w:cstheme="minorHAnsi"/>
              </w:rPr>
            </w:pPr>
            <w:r w:rsidRPr="0037473E">
              <w:rPr>
                <w:rFonts w:asciiTheme="minorHAnsi" w:hAnsiTheme="minorHAnsi" w:cstheme="minorHAnsi"/>
              </w:rPr>
              <w:t>No black box warning(s)</w:t>
            </w:r>
          </w:p>
        </w:tc>
        <w:tc>
          <w:tcPr>
            <w:tcW w:w="591" w:type="pct"/>
            <w:tcBorders>
              <w:top w:val="single" w:sz="4" w:space="0" w:color="auto"/>
              <w:left w:val="single" w:sz="4" w:space="0" w:color="auto"/>
              <w:bottom w:val="single" w:sz="4" w:space="0" w:color="auto"/>
              <w:right w:val="single" w:sz="4" w:space="0" w:color="auto"/>
            </w:tcBorders>
            <w:vAlign w:val="center"/>
          </w:tcPr>
          <w:p w14:paraId="447F55E6" w14:textId="5A6F93F3"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640F243B" w14:textId="058BB1CA"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33EDD6CF" w14:textId="5B30440F"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465681D7" w14:textId="65AFDDB2"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7FBFE93F" w14:textId="26D8E53C"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255" w:type="pct"/>
            <w:tcBorders>
              <w:top w:val="single" w:sz="4" w:space="0" w:color="auto"/>
              <w:left w:val="single" w:sz="4" w:space="0" w:color="auto"/>
              <w:bottom w:val="single" w:sz="4" w:space="0" w:color="auto"/>
              <w:right w:val="single" w:sz="4" w:space="0" w:color="auto"/>
            </w:tcBorders>
            <w:vAlign w:val="center"/>
          </w:tcPr>
          <w:p w14:paraId="0064156B" w14:textId="69DEF407"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c>
          <w:tcPr>
            <w:tcW w:w="666" w:type="pct"/>
            <w:tcBorders>
              <w:top w:val="single" w:sz="4" w:space="0" w:color="auto"/>
              <w:left w:val="single" w:sz="4" w:space="0" w:color="auto"/>
              <w:bottom w:val="single" w:sz="4" w:space="0" w:color="auto"/>
              <w:right w:val="single" w:sz="4" w:space="0" w:color="auto"/>
            </w:tcBorders>
            <w:vAlign w:val="center"/>
          </w:tcPr>
          <w:p w14:paraId="1A966358" w14:textId="2944AA74" w:rsidR="000D1D47" w:rsidRPr="00896140" w:rsidRDefault="000D1D47" w:rsidP="000D1D47">
            <w:pPr>
              <w:jc w:val="center"/>
              <w:rPr>
                <w:rFonts w:ascii="Wingdings" w:hAnsi="Wingdings" w:cs="Arial"/>
                <w:szCs w:val="24"/>
                <w:lang w:val="en-GB"/>
              </w:rPr>
            </w:pPr>
            <w:r w:rsidRPr="00896140">
              <w:rPr>
                <w:rFonts w:ascii="Wingdings" w:hAnsi="Wingdings" w:cs="Arial"/>
                <w:szCs w:val="24"/>
                <w:lang w:val="en-GB"/>
              </w:rPr>
              <w:t></w:t>
            </w:r>
          </w:p>
        </w:tc>
      </w:tr>
    </w:tbl>
    <w:p w14:paraId="5F194A3C" w14:textId="77777777" w:rsidR="005E061E" w:rsidRDefault="005E061E" w:rsidP="00CA4A50">
      <w:pPr>
        <w:tabs>
          <w:tab w:val="left" w:pos="540"/>
          <w:tab w:val="left" w:pos="5670"/>
          <w:tab w:val="left" w:pos="7797"/>
        </w:tabs>
        <w:ind w:left="709" w:hanging="709"/>
        <w:rPr>
          <w:rFonts w:eastAsia="Times New Roman" w:cs="Arial"/>
          <w:color w:val="0000FF"/>
          <w:szCs w:val="24"/>
        </w:rPr>
      </w:pPr>
    </w:p>
    <w:p w14:paraId="33062205" w14:textId="170CBF73" w:rsidR="00CA4A50" w:rsidRPr="00896140" w:rsidRDefault="00E21514" w:rsidP="00CA4A50">
      <w:pPr>
        <w:tabs>
          <w:tab w:val="left" w:pos="540"/>
          <w:tab w:val="left" w:pos="5670"/>
          <w:tab w:val="left" w:pos="7797"/>
        </w:tabs>
        <w:ind w:left="709" w:hanging="709"/>
        <w:rPr>
          <w:rFonts w:eastAsia="Times New Roman" w:cs="Arial"/>
          <w:color w:val="0000FF"/>
          <w:szCs w:val="24"/>
        </w:rPr>
      </w:pPr>
      <w:r>
        <w:rPr>
          <w:rFonts w:eastAsia="Times New Roman" w:cs="Arial"/>
          <w:color w:val="0000FF"/>
          <w:szCs w:val="24"/>
        </w:rPr>
        <w:t>B</w:t>
      </w:r>
      <w:r w:rsidR="00CA4A50" w:rsidRPr="00896140">
        <w:rPr>
          <w:rFonts w:eastAsia="Times New Roman" w:cs="Arial"/>
          <w:color w:val="0000FF"/>
          <w:szCs w:val="24"/>
        </w:rPr>
        <w:t>1a.</w:t>
      </w:r>
      <w:r w:rsidR="00CA4A50" w:rsidRPr="00896140">
        <w:rPr>
          <w:rFonts w:eastAsia="Times New Roman" w:cs="Arial"/>
          <w:color w:val="0000FF"/>
          <w:szCs w:val="24"/>
        </w:rPr>
        <w:tab/>
      </w:r>
      <w:r w:rsidR="00CA4A50" w:rsidRPr="00896140">
        <w:rPr>
          <w:rFonts w:eastAsia="Times New Roman" w:cs="Arial"/>
          <w:color w:val="0000FF"/>
          <w:szCs w:val="24"/>
        </w:rPr>
        <w:tab/>
      </w:r>
      <w:r w:rsidR="00CA4A50" w:rsidRPr="00896140">
        <w:rPr>
          <w:rFonts w:eastAsia="Times New Roman" w:cs="Arial"/>
          <w:szCs w:val="24"/>
        </w:rPr>
        <w:t>Please rate how well the following</w:t>
      </w:r>
      <w:r w:rsidR="00CA4A50" w:rsidRPr="00896140">
        <w:rPr>
          <w:rFonts w:eastAsia="Times New Roman" w:cs="Arial"/>
          <w:b/>
          <w:szCs w:val="24"/>
        </w:rPr>
        <w:t xml:space="preserve"> treatment(s)</w:t>
      </w:r>
      <w:r w:rsidR="00CA4A50" w:rsidRPr="00896140">
        <w:rPr>
          <w:rFonts w:eastAsia="Times New Roman" w:cs="Arial"/>
          <w:szCs w:val="24"/>
        </w:rPr>
        <w:t xml:space="preserve"> </w:t>
      </w:r>
      <w:r w:rsidR="00777930" w:rsidRPr="00896140">
        <w:rPr>
          <w:rFonts w:eastAsia="Times New Roman" w:cs="Arial"/>
          <w:b/>
          <w:szCs w:val="24"/>
        </w:rPr>
        <w:t>performs</w:t>
      </w:r>
      <w:r w:rsidR="00CA4A50" w:rsidRPr="00896140">
        <w:rPr>
          <w:rFonts w:eastAsia="Times New Roman" w:cs="Arial"/>
          <w:szCs w:val="24"/>
        </w:rPr>
        <w:t xml:space="preserve"> on each attribute.</w:t>
      </w:r>
    </w:p>
    <w:p w14:paraId="0D53E62C" w14:textId="77777777" w:rsidR="00CA4A50" w:rsidRPr="00896140" w:rsidRDefault="00CA4A50" w:rsidP="00CA4A50">
      <w:pPr>
        <w:ind w:left="709"/>
        <w:rPr>
          <w:rFonts w:eastAsia="Times New Roman" w:cs="Arial"/>
          <w:bCs/>
          <w:szCs w:val="24"/>
        </w:rPr>
      </w:pPr>
    </w:p>
    <w:p w14:paraId="66B1DCFB" w14:textId="510F9B3A" w:rsidR="00CA4A50" w:rsidRPr="00896140" w:rsidRDefault="00CA4A50" w:rsidP="00CA4A50">
      <w:pPr>
        <w:ind w:left="709"/>
        <w:rPr>
          <w:rFonts w:eastAsia="Times New Roman" w:cs="Arial"/>
          <w:bCs/>
          <w:szCs w:val="24"/>
        </w:rPr>
      </w:pPr>
      <w:r w:rsidRPr="00896140">
        <w:rPr>
          <w:rFonts w:eastAsia="Times New Roman" w:cs="Arial"/>
          <w:bCs/>
          <w:szCs w:val="24"/>
        </w:rPr>
        <w:t xml:space="preserve">Please rate your response on a 7-point scale, where 1 = “Performs Extremely Poorly” and 7 = “Performs Extremely Well”. </w:t>
      </w:r>
      <w:r w:rsidRPr="00896140">
        <w:rPr>
          <w:rFonts w:eastAsia="Times New Roman" w:cs="Times New Roman"/>
          <w:szCs w:val="24"/>
        </w:rPr>
        <w:t>I</w:t>
      </w:r>
      <w:r w:rsidRPr="00896140">
        <w:rPr>
          <w:rFonts w:eastAsia="Times New Roman" w:cs="Times New Roman"/>
          <w:szCs w:val="24"/>
          <w:lang w:eastAsia="ja-JP"/>
        </w:rPr>
        <w:t>f you do not have enough experience to rate, please select “Not Enough Experience”.</w:t>
      </w:r>
    </w:p>
    <w:p w14:paraId="50776F76" w14:textId="77777777" w:rsidR="00CA4A50" w:rsidRPr="00896140" w:rsidRDefault="00CA4A50" w:rsidP="00CA4A50">
      <w:pPr>
        <w:spacing w:after="120"/>
        <w:ind w:left="717"/>
        <w:rPr>
          <w:rFonts w:eastAsia="Times New Roman" w:cs="Arial"/>
          <w:bCs/>
          <w:color w:val="0000FF"/>
          <w:szCs w:val="24"/>
        </w:rPr>
      </w:pPr>
    </w:p>
    <w:p w14:paraId="10FBD963" w14:textId="099CB555" w:rsidR="00CA4A50" w:rsidRPr="00896140" w:rsidRDefault="00CA4A50" w:rsidP="00CA4A50">
      <w:pPr>
        <w:spacing w:after="120"/>
        <w:ind w:left="717"/>
        <w:rPr>
          <w:rFonts w:eastAsia="Times New Roman" w:cs="Arial"/>
          <w:bCs/>
          <w:color w:val="0000FF"/>
          <w:szCs w:val="24"/>
        </w:rPr>
      </w:pPr>
      <w:r w:rsidRPr="00896140">
        <w:rPr>
          <w:rFonts w:eastAsia="Times New Roman" w:cs="Arial"/>
          <w:bCs/>
          <w:color w:val="0000FF"/>
          <w:szCs w:val="24"/>
        </w:rPr>
        <w:t xml:space="preserve">[PN: Show attributes in the same order as </w:t>
      </w:r>
      <w:r w:rsidR="00F81B87">
        <w:rPr>
          <w:rFonts w:eastAsia="Times New Roman" w:cs="Arial"/>
          <w:bCs/>
          <w:color w:val="0000FF"/>
          <w:szCs w:val="24"/>
        </w:rPr>
        <w:t>B</w:t>
      </w:r>
      <w:r w:rsidRPr="00896140">
        <w:rPr>
          <w:rFonts w:eastAsia="Times New Roman" w:cs="Arial"/>
          <w:bCs/>
          <w:color w:val="0000FF"/>
          <w:szCs w:val="24"/>
        </w:rPr>
        <w:t xml:space="preserve">1. Insert attributes one by one just as shown below in the top left-hand cell. Show only the below listed treatments that are selected as ‘Aware’ in </w:t>
      </w:r>
      <w:r w:rsidR="00F81B87">
        <w:rPr>
          <w:rFonts w:eastAsia="Times New Roman" w:cs="Arial"/>
          <w:bCs/>
          <w:color w:val="0000FF"/>
          <w:szCs w:val="24"/>
        </w:rPr>
        <w:t>A</w:t>
      </w:r>
      <w:r w:rsidRPr="00896140">
        <w:rPr>
          <w:rFonts w:eastAsia="Times New Roman" w:cs="Arial"/>
          <w:bCs/>
          <w:color w:val="0000FF"/>
          <w:szCs w:val="24"/>
        </w:rPr>
        <w:t>1 and in same order</w:t>
      </w:r>
      <w:r w:rsidRPr="00896140">
        <w:rPr>
          <w:rFonts w:eastAsia="Times New Roman" w:cs="Arial"/>
          <w:color w:val="0000FF"/>
          <w:szCs w:val="24"/>
        </w:rPr>
        <w:t xml:space="preserve">. Insert 7-point scale with anchor words. Show 8 grids per page. </w:t>
      </w:r>
      <w:r w:rsidRPr="00896140">
        <w:rPr>
          <w:rFonts w:eastAsia="Times New Roman" w:cs="Arial"/>
          <w:bCs/>
          <w:color w:val="0000FF"/>
          <w:szCs w:val="24"/>
        </w:rPr>
        <w:t>The last column color should be grey on the web to differentiate from other ratings.]</w:t>
      </w:r>
    </w:p>
    <w:p w14:paraId="28CF6470" w14:textId="77777777" w:rsidR="00CA4A50" w:rsidRPr="00896140" w:rsidRDefault="00CA4A50" w:rsidP="00CA4A50">
      <w:pPr>
        <w:spacing w:after="120"/>
        <w:ind w:left="717"/>
        <w:rPr>
          <w:rFonts w:eastAsia="Times New Roman" w:cs="Arial"/>
          <w:bCs/>
          <w:color w:val="0000FF"/>
          <w:szCs w:val="24"/>
        </w:rPr>
      </w:pPr>
    </w:p>
    <w:tbl>
      <w:tblPr>
        <w:tblW w:w="11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930"/>
        <w:gridCol w:w="1520"/>
        <w:gridCol w:w="626"/>
        <w:gridCol w:w="626"/>
        <w:gridCol w:w="626"/>
        <w:gridCol w:w="626"/>
        <w:gridCol w:w="626"/>
        <w:gridCol w:w="1516"/>
        <w:gridCol w:w="257"/>
        <w:gridCol w:w="1516"/>
      </w:tblGrid>
      <w:tr w:rsidR="00CA4A50" w:rsidRPr="00896140" w14:paraId="3FFA18D3" w14:textId="77777777">
        <w:trPr>
          <w:trHeight w:val="311"/>
          <w:jc w:val="center"/>
        </w:trPr>
        <w:tc>
          <w:tcPr>
            <w:tcW w:w="3930" w:type="dxa"/>
            <w:vAlign w:val="center"/>
          </w:tcPr>
          <w:p w14:paraId="374CDC61" w14:textId="64B1C431" w:rsidR="00CA4A50" w:rsidRPr="00896140" w:rsidRDefault="00CA4A50">
            <w:pPr>
              <w:jc w:val="center"/>
              <w:rPr>
                <w:rFonts w:eastAsia="Times New Roman" w:cs="Arial"/>
                <w:b/>
                <w:color w:val="0000FF"/>
                <w:szCs w:val="24"/>
              </w:rPr>
            </w:pPr>
            <w:r w:rsidRPr="00896140">
              <w:rPr>
                <w:rFonts w:eastAsia="Times New Roman" w:cs="Arial"/>
                <w:b/>
                <w:szCs w:val="24"/>
              </w:rPr>
              <w:t>ATTRIBUTE:</w:t>
            </w:r>
            <w:r w:rsidRPr="00896140">
              <w:rPr>
                <w:rFonts w:eastAsia="Times New Roman" w:cs="Arial"/>
                <w:bCs/>
                <w:color w:val="0000FF"/>
                <w:szCs w:val="24"/>
              </w:rPr>
              <w:t xml:space="preserve"> </w:t>
            </w:r>
            <w:r w:rsidRPr="00896140">
              <w:rPr>
                <w:rFonts w:eastAsia="Times New Roman" w:cs="Arial"/>
                <w:b/>
                <w:color w:val="0000FF"/>
                <w:szCs w:val="24"/>
              </w:rPr>
              <w:t xml:space="preserve">[INSERT ATTRIBUTES IN BIG BLUE FONT FROM </w:t>
            </w:r>
            <w:r w:rsidR="00F81B87">
              <w:rPr>
                <w:rFonts w:eastAsia="Times New Roman" w:cs="Arial"/>
                <w:b/>
                <w:color w:val="0000FF"/>
                <w:szCs w:val="24"/>
              </w:rPr>
              <w:t>B</w:t>
            </w:r>
            <w:r w:rsidRPr="00896140">
              <w:rPr>
                <w:rFonts w:eastAsia="Times New Roman" w:cs="Arial"/>
                <w:b/>
                <w:color w:val="0000FF"/>
                <w:szCs w:val="24"/>
              </w:rPr>
              <w:t>1]</w:t>
            </w:r>
          </w:p>
        </w:tc>
        <w:tc>
          <w:tcPr>
            <w:tcW w:w="1520" w:type="dxa"/>
            <w:vAlign w:val="bottom"/>
          </w:tcPr>
          <w:p w14:paraId="1AAF37DA" w14:textId="77777777" w:rsidR="00CA4A50" w:rsidRPr="00896140" w:rsidRDefault="00CA4A50">
            <w:pPr>
              <w:jc w:val="center"/>
              <w:rPr>
                <w:rFonts w:eastAsia="Cambria Math" w:cs="Arial"/>
                <w:b/>
                <w:color w:val="000000"/>
              </w:rPr>
            </w:pPr>
            <w:r w:rsidRPr="00896140">
              <w:rPr>
                <w:rFonts w:eastAsia="Cambria Math" w:cs="Arial"/>
                <w:b/>
                <w:color w:val="000000"/>
              </w:rPr>
              <w:t>Performs Extremely Poorly</w:t>
            </w:r>
          </w:p>
          <w:p w14:paraId="4EFE6C07" w14:textId="77777777" w:rsidR="00CA4A50" w:rsidRPr="00896140" w:rsidRDefault="00CA4A50">
            <w:pPr>
              <w:jc w:val="center"/>
              <w:rPr>
                <w:rFonts w:eastAsia="Times New Roman" w:cs="Arial"/>
                <w:bCs/>
                <w:szCs w:val="24"/>
              </w:rPr>
            </w:pPr>
            <w:r w:rsidRPr="00896140">
              <w:rPr>
                <w:rFonts w:eastAsia="Cambria Math" w:cs="Arial"/>
                <w:b/>
                <w:color w:val="000000"/>
              </w:rPr>
              <w:t>1</w:t>
            </w:r>
          </w:p>
        </w:tc>
        <w:tc>
          <w:tcPr>
            <w:tcW w:w="626" w:type="dxa"/>
            <w:vAlign w:val="bottom"/>
          </w:tcPr>
          <w:p w14:paraId="11832D79" w14:textId="77777777" w:rsidR="00CA4A50" w:rsidRPr="00896140" w:rsidRDefault="00CA4A50">
            <w:pPr>
              <w:jc w:val="center"/>
              <w:rPr>
                <w:rFonts w:eastAsia="Times New Roman" w:cs="Arial"/>
                <w:b/>
                <w:bCs/>
                <w:szCs w:val="24"/>
              </w:rPr>
            </w:pPr>
            <w:r w:rsidRPr="00896140">
              <w:rPr>
                <w:rFonts w:eastAsia="Cambria Math" w:cs="Arial"/>
                <w:b/>
                <w:color w:val="000000"/>
              </w:rPr>
              <w:t>2</w:t>
            </w:r>
          </w:p>
        </w:tc>
        <w:tc>
          <w:tcPr>
            <w:tcW w:w="626" w:type="dxa"/>
            <w:vAlign w:val="bottom"/>
          </w:tcPr>
          <w:p w14:paraId="70744821" w14:textId="77777777" w:rsidR="00CA4A50" w:rsidRPr="00896140" w:rsidRDefault="00CA4A50">
            <w:pPr>
              <w:jc w:val="center"/>
              <w:rPr>
                <w:rFonts w:eastAsia="Times New Roman" w:cs="Arial"/>
                <w:b/>
                <w:bCs/>
                <w:szCs w:val="24"/>
              </w:rPr>
            </w:pPr>
            <w:r w:rsidRPr="00896140">
              <w:rPr>
                <w:rFonts w:eastAsia="Cambria Math" w:cs="Arial"/>
                <w:b/>
                <w:color w:val="000000"/>
              </w:rPr>
              <w:t>3</w:t>
            </w:r>
          </w:p>
        </w:tc>
        <w:tc>
          <w:tcPr>
            <w:tcW w:w="626" w:type="dxa"/>
            <w:vAlign w:val="bottom"/>
          </w:tcPr>
          <w:p w14:paraId="38001DA3" w14:textId="77777777" w:rsidR="00CA4A50" w:rsidRPr="00896140" w:rsidRDefault="00CA4A50">
            <w:pPr>
              <w:jc w:val="center"/>
              <w:rPr>
                <w:rFonts w:eastAsia="Times New Roman" w:cs="Arial"/>
                <w:b/>
                <w:bCs/>
                <w:szCs w:val="24"/>
              </w:rPr>
            </w:pPr>
            <w:r w:rsidRPr="00896140">
              <w:rPr>
                <w:rFonts w:eastAsia="Cambria Math" w:cs="Arial"/>
                <w:b/>
                <w:color w:val="000000"/>
              </w:rPr>
              <w:t>4</w:t>
            </w:r>
          </w:p>
        </w:tc>
        <w:tc>
          <w:tcPr>
            <w:tcW w:w="626" w:type="dxa"/>
            <w:vAlign w:val="bottom"/>
          </w:tcPr>
          <w:p w14:paraId="777DD598" w14:textId="77777777" w:rsidR="00CA4A50" w:rsidRPr="00896140" w:rsidRDefault="00CA4A50">
            <w:pPr>
              <w:jc w:val="center"/>
              <w:rPr>
                <w:rFonts w:eastAsia="Times New Roman" w:cs="Arial"/>
                <w:b/>
                <w:bCs/>
                <w:szCs w:val="24"/>
              </w:rPr>
            </w:pPr>
            <w:r w:rsidRPr="00896140">
              <w:rPr>
                <w:rFonts w:eastAsia="Cambria Math" w:cs="Arial"/>
                <w:b/>
                <w:color w:val="000000"/>
              </w:rPr>
              <w:t>5</w:t>
            </w:r>
          </w:p>
        </w:tc>
        <w:tc>
          <w:tcPr>
            <w:tcW w:w="626" w:type="dxa"/>
            <w:vAlign w:val="bottom"/>
          </w:tcPr>
          <w:p w14:paraId="31783130" w14:textId="77777777" w:rsidR="00CA4A50" w:rsidRPr="00896140" w:rsidRDefault="00CA4A50">
            <w:pPr>
              <w:jc w:val="center"/>
              <w:rPr>
                <w:rFonts w:eastAsia="Times New Roman" w:cs="Arial"/>
                <w:b/>
                <w:bCs/>
                <w:szCs w:val="24"/>
              </w:rPr>
            </w:pPr>
            <w:r w:rsidRPr="00896140">
              <w:rPr>
                <w:rFonts w:eastAsia="Cambria Math" w:cs="Arial"/>
                <w:b/>
                <w:color w:val="000000"/>
              </w:rPr>
              <w:t>6</w:t>
            </w:r>
          </w:p>
        </w:tc>
        <w:tc>
          <w:tcPr>
            <w:tcW w:w="1516" w:type="dxa"/>
            <w:vAlign w:val="center"/>
          </w:tcPr>
          <w:p w14:paraId="6B03D9C6" w14:textId="77777777" w:rsidR="00CA4A50" w:rsidRPr="00896140" w:rsidRDefault="00CA4A50">
            <w:pPr>
              <w:jc w:val="center"/>
              <w:rPr>
                <w:rFonts w:eastAsia="Cambria Math" w:cs="Arial"/>
                <w:b/>
                <w:color w:val="000000"/>
              </w:rPr>
            </w:pPr>
            <w:r w:rsidRPr="00896140">
              <w:rPr>
                <w:rFonts w:eastAsia="Cambria Math" w:cs="Arial"/>
                <w:b/>
                <w:color w:val="000000"/>
              </w:rPr>
              <w:t>Performs Extremely Well</w:t>
            </w:r>
          </w:p>
          <w:p w14:paraId="0DC66AE2" w14:textId="77777777" w:rsidR="00CA4A50" w:rsidRPr="00896140" w:rsidRDefault="00CA4A50">
            <w:pPr>
              <w:jc w:val="center"/>
              <w:rPr>
                <w:rFonts w:eastAsia="Times New Roman" w:cs="Arial"/>
                <w:bCs/>
                <w:szCs w:val="24"/>
              </w:rPr>
            </w:pPr>
            <w:r w:rsidRPr="00896140">
              <w:rPr>
                <w:rFonts w:eastAsia="Cambria Math" w:cs="Arial"/>
                <w:b/>
                <w:color w:val="000000"/>
              </w:rPr>
              <w:t>7</w:t>
            </w:r>
          </w:p>
        </w:tc>
        <w:tc>
          <w:tcPr>
            <w:tcW w:w="257" w:type="dxa"/>
            <w:tcBorders>
              <w:top w:val="nil"/>
              <w:bottom w:val="nil"/>
            </w:tcBorders>
          </w:tcPr>
          <w:p w14:paraId="0FFF0D96" w14:textId="77777777" w:rsidR="00CA4A50" w:rsidRPr="00896140" w:rsidRDefault="00CA4A50">
            <w:pPr>
              <w:jc w:val="center"/>
              <w:rPr>
                <w:rFonts w:eastAsia="Cambria Math" w:cs="Arial"/>
                <w:b/>
                <w:color w:val="000000"/>
              </w:rPr>
            </w:pPr>
          </w:p>
        </w:tc>
        <w:tc>
          <w:tcPr>
            <w:tcW w:w="1516" w:type="dxa"/>
            <w:shd w:val="clear" w:color="auto" w:fill="BFBFBF" w:themeFill="background1" w:themeFillShade="BF"/>
            <w:vAlign w:val="center"/>
          </w:tcPr>
          <w:p w14:paraId="46B8F0C9" w14:textId="77777777" w:rsidR="00CA4A50" w:rsidRPr="00896140" w:rsidRDefault="00CA4A50">
            <w:pPr>
              <w:jc w:val="center"/>
              <w:rPr>
                <w:rFonts w:eastAsia="Cambria Math" w:cs="Arial"/>
                <w:b/>
                <w:color w:val="000000"/>
              </w:rPr>
            </w:pPr>
            <w:r w:rsidRPr="00896140">
              <w:rPr>
                <w:rFonts w:eastAsia="Times New Roman" w:cs="Arial"/>
                <w:b/>
                <w:bCs/>
                <w:szCs w:val="24"/>
              </w:rPr>
              <w:t>Not Enough Experience</w:t>
            </w:r>
          </w:p>
        </w:tc>
      </w:tr>
      <w:tr w:rsidR="00CA4A50" w:rsidRPr="00896140" w14:paraId="353AC8B0" w14:textId="77777777">
        <w:trPr>
          <w:trHeight w:val="469"/>
          <w:jc w:val="center"/>
        </w:trPr>
        <w:tc>
          <w:tcPr>
            <w:tcW w:w="3930" w:type="dxa"/>
            <w:vAlign w:val="center"/>
          </w:tcPr>
          <w:p w14:paraId="78972D44" w14:textId="19DAE0FF" w:rsidR="00CA4A50" w:rsidRPr="00896140" w:rsidRDefault="00CA4A50" w:rsidP="003A2961">
            <w:pPr>
              <w:numPr>
                <w:ilvl w:val="0"/>
                <w:numId w:val="29"/>
              </w:numPr>
              <w:rPr>
                <w:rFonts w:eastAsia="Times New Roman" w:cs="Arial"/>
                <w:szCs w:val="24"/>
              </w:rPr>
            </w:pPr>
            <w:r w:rsidRPr="0037473E">
              <w:rPr>
                <w:rFonts w:cs="Arial"/>
                <w:color w:val="000000"/>
                <w:szCs w:val="24"/>
              </w:rPr>
              <w:t>Humira</w:t>
            </w:r>
          </w:p>
        </w:tc>
        <w:tc>
          <w:tcPr>
            <w:tcW w:w="1520" w:type="dxa"/>
            <w:vAlign w:val="center"/>
          </w:tcPr>
          <w:p w14:paraId="5AB08901"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4184DC95"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210F053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5847D496"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56B374E1"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3D97B547"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1516" w:type="dxa"/>
            <w:vAlign w:val="center"/>
          </w:tcPr>
          <w:p w14:paraId="001240F6"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7" w:type="dxa"/>
            <w:tcBorders>
              <w:top w:val="nil"/>
              <w:bottom w:val="nil"/>
            </w:tcBorders>
          </w:tcPr>
          <w:p w14:paraId="5752BA83" w14:textId="77777777" w:rsidR="00CA4A50" w:rsidRPr="00896140" w:rsidRDefault="00CA4A50">
            <w:pPr>
              <w:jc w:val="center"/>
              <w:rPr>
                <w:rFonts w:ascii="Wingdings" w:eastAsia="Wingdings" w:hAnsi="Wingdings" w:cs="Wingdings"/>
                <w:szCs w:val="24"/>
              </w:rPr>
            </w:pPr>
          </w:p>
        </w:tc>
        <w:tc>
          <w:tcPr>
            <w:tcW w:w="1516" w:type="dxa"/>
            <w:shd w:val="clear" w:color="auto" w:fill="BFBFBF" w:themeFill="background1" w:themeFillShade="BF"/>
            <w:vAlign w:val="center"/>
          </w:tcPr>
          <w:p w14:paraId="1BCA26AF" w14:textId="77777777" w:rsidR="00CA4A50" w:rsidRPr="00896140"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C015AC" w14:paraId="23B852F9" w14:textId="77777777">
        <w:trPr>
          <w:trHeight w:val="469"/>
          <w:jc w:val="center"/>
        </w:trPr>
        <w:tc>
          <w:tcPr>
            <w:tcW w:w="3930" w:type="dxa"/>
            <w:vAlign w:val="center"/>
          </w:tcPr>
          <w:p w14:paraId="2B31DBDC" w14:textId="2B58E8EA" w:rsidR="00CA4A50" w:rsidRDefault="00155D0C" w:rsidP="003A2961">
            <w:pPr>
              <w:numPr>
                <w:ilvl w:val="0"/>
                <w:numId w:val="29"/>
              </w:numPr>
              <w:rPr>
                <w:rFonts w:eastAsia="Times New Roman" w:cs="Arial"/>
                <w:szCs w:val="24"/>
              </w:rPr>
            </w:pPr>
            <w:r>
              <w:rPr>
                <w:rFonts w:cs="Arial"/>
                <w:color w:val="000000"/>
                <w:szCs w:val="24"/>
              </w:rPr>
              <w:t>P4</w:t>
            </w:r>
          </w:p>
        </w:tc>
        <w:tc>
          <w:tcPr>
            <w:tcW w:w="1520" w:type="dxa"/>
            <w:vAlign w:val="center"/>
          </w:tcPr>
          <w:p w14:paraId="32CC4B2F"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626D0FC1"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0D025C79"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2EA23D03"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210B78A1"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501F787A"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1516" w:type="dxa"/>
            <w:vAlign w:val="center"/>
          </w:tcPr>
          <w:p w14:paraId="625DBECE"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7" w:type="dxa"/>
            <w:tcBorders>
              <w:top w:val="nil"/>
              <w:bottom w:val="nil"/>
            </w:tcBorders>
          </w:tcPr>
          <w:p w14:paraId="416DC08C" w14:textId="77777777" w:rsidR="00CA4A50" w:rsidRPr="00C015AC" w:rsidRDefault="00CA4A50">
            <w:pPr>
              <w:jc w:val="center"/>
              <w:rPr>
                <w:rFonts w:ascii="Wingdings" w:eastAsia="Wingdings" w:hAnsi="Wingdings" w:cs="Wingdings"/>
                <w:szCs w:val="24"/>
              </w:rPr>
            </w:pPr>
          </w:p>
        </w:tc>
        <w:tc>
          <w:tcPr>
            <w:tcW w:w="1516" w:type="dxa"/>
            <w:shd w:val="clear" w:color="auto" w:fill="BFBFBF" w:themeFill="background1" w:themeFillShade="BF"/>
            <w:vAlign w:val="center"/>
          </w:tcPr>
          <w:p w14:paraId="2A80A14A" w14:textId="77777777" w:rsidR="00CA4A50" w:rsidRPr="00F012BD" w:rsidRDefault="00CA4A50">
            <w:pPr>
              <w:jc w:val="center"/>
              <w:rPr>
                <w:rFonts w:ascii="Wingdings" w:eastAsia="Wingdings" w:hAnsi="Wingdings" w:cs="Wingdings"/>
                <w:szCs w:val="24"/>
              </w:rPr>
            </w:pPr>
            <w:r w:rsidRPr="00896140">
              <w:rPr>
                <w:rFonts w:ascii="Wingdings" w:eastAsia="Wingdings" w:hAnsi="Wingdings" w:cs="Wingdings"/>
                <w:szCs w:val="24"/>
              </w:rPr>
              <w:t></w:t>
            </w:r>
          </w:p>
        </w:tc>
      </w:tr>
      <w:tr w:rsidR="00CA4A50" w:rsidRPr="00C015AC" w14:paraId="5584AC1F" w14:textId="77777777">
        <w:trPr>
          <w:trHeight w:val="469"/>
          <w:jc w:val="center"/>
        </w:trPr>
        <w:tc>
          <w:tcPr>
            <w:tcW w:w="3930" w:type="dxa"/>
            <w:vAlign w:val="center"/>
          </w:tcPr>
          <w:p w14:paraId="7153F20C" w14:textId="479A2C39" w:rsidR="00CA4A50" w:rsidRDefault="00A87931" w:rsidP="003A2961">
            <w:pPr>
              <w:numPr>
                <w:ilvl w:val="0"/>
                <w:numId w:val="29"/>
              </w:numPr>
              <w:rPr>
                <w:rFonts w:eastAsia="Times New Roman" w:cs="Arial"/>
                <w:szCs w:val="24"/>
              </w:rPr>
            </w:pPr>
            <w:r>
              <w:rPr>
                <w:rFonts w:cs="Arial"/>
                <w:bCs/>
                <w:color w:val="000000"/>
                <w:szCs w:val="24"/>
              </w:rPr>
              <w:t>P1</w:t>
            </w:r>
          </w:p>
        </w:tc>
        <w:tc>
          <w:tcPr>
            <w:tcW w:w="1520" w:type="dxa"/>
            <w:vAlign w:val="center"/>
          </w:tcPr>
          <w:p w14:paraId="3C799D29"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208F0FD4"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2B5EFB01"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75D017AC"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4B29182C"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626" w:type="dxa"/>
            <w:vAlign w:val="center"/>
          </w:tcPr>
          <w:p w14:paraId="02911F0A"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1516" w:type="dxa"/>
            <w:vAlign w:val="center"/>
          </w:tcPr>
          <w:p w14:paraId="146067F3" w14:textId="77777777" w:rsidR="00CA4A50" w:rsidRPr="00C015AC" w:rsidRDefault="00CA4A50">
            <w:pPr>
              <w:jc w:val="center"/>
              <w:rPr>
                <w:rFonts w:ascii="Wingdings" w:eastAsia="Wingdings" w:hAnsi="Wingdings" w:cs="Wingdings"/>
                <w:szCs w:val="24"/>
              </w:rPr>
            </w:pPr>
            <w:r w:rsidRPr="00896140">
              <w:rPr>
                <w:rFonts w:ascii="Wingdings" w:eastAsia="Wingdings" w:hAnsi="Wingdings" w:cs="Wingdings"/>
                <w:szCs w:val="24"/>
              </w:rPr>
              <w:t></w:t>
            </w:r>
          </w:p>
        </w:tc>
        <w:tc>
          <w:tcPr>
            <w:tcW w:w="257" w:type="dxa"/>
            <w:tcBorders>
              <w:top w:val="nil"/>
              <w:bottom w:val="nil"/>
            </w:tcBorders>
          </w:tcPr>
          <w:p w14:paraId="51809A4A" w14:textId="77777777" w:rsidR="00CA4A50" w:rsidRPr="00C015AC" w:rsidRDefault="00CA4A50">
            <w:pPr>
              <w:jc w:val="center"/>
              <w:rPr>
                <w:rFonts w:ascii="Wingdings" w:eastAsia="Wingdings" w:hAnsi="Wingdings" w:cs="Wingdings"/>
                <w:szCs w:val="24"/>
              </w:rPr>
            </w:pPr>
          </w:p>
        </w:tc>
        <w:tc>
          <w:tcPr>
            <w:tcW w:w="1516" w:type="dxa"/>
            <w:shd w:val="clear" w:color="auto" w:fill="BFBFBF" w:themeFill="background1" w:themeFillShade="BF"/>
            <w:vAlign w:val="center"/>
          </w:tcPr>
          <w:p w14:paraId="4DABDE86" w14:textId="77777777" w:rsidR="00CA4A50" w:rsidRPr="00F012BD" w:rsidRDefault="00CA4A50">
            <w:pPr>
              <w:jc w:val="center"/>
              <w:rPr>
                <w:rFonts w:ascii="Wingdings" w:eastAsia="Wingdings" w:hAnsi="Wingdings" w:cs="Wingdings"/>
                <w:szCs w:val="24"/>
              </w:rPr>
            </w:pPr>
            <w:r w:rsidRPr="00896140">
              <w:rPr>
                <w:rFonts w:ascii="Wingdings" w:eastAsia="Wingdings" w:hAnsi="Wingdings" w:cs="Wingdings"/>
                <w:szCs w:val="24"/>
              </w:rPr>
              <w:t></w:t>
            </w:r>
          </w:p>
        </w:tc>
      </w:tr>
    </w:tbl>
    <w:p w14:paraId="5DCBFB40" w14:textId="77777777" w:rsidR="00CA4A50" w:rsidRPr="00896140" w:rsidRDefault="00CA4A50" w:rsidP="00CA4A50">
      <w:pPr>
        <w:spacing w:after="160" w:line="278" w:lineRule="auto"/>
        <w:ind w:left="720" w:hanging="720"/>
        <w:rPr>
          <w:rFonts w:eastAsia="Times New Roman" w:cs="Arial"/>
          <w:color w:val="0000FF"/>
          <w:szCs w:val="24"/>
        </w:rPr>
      </w:pPr>
    </w:p>
    <w:p w14:paraId="443014EB" w14:textId="77777777" w:rsidR="00B4469F" w:rsidRDefault="00B4469F">
      <w:pPr>
        <w:spacing w:after="160" w:line="259" w:lineRule="auto"/>
        <w:rPr>
          <w:rFonts w:eastAsia="Times New Roman" w:cs="Arial"/>
          <w:color w:val="0000FF"/>
          <w:szCs w:val="24"/>
        </w:rPr>
      </w:pPr>
      <w:r>
        <w:rPr>
          <w:rFonts w:eastAsia="Times New Roman" w:cs="Arial"/>
          <w:color w:val="0000FF"/>
          <w:szCs w:val="24"/>
        </w:rPr>
        <w:br w:type="page"/>
      </w:r>
    </w:p>
    <w:p w14:paraId="7572A5DB" w14:textId="1F63317E" w:rsidR="00CA4A50" w:rsidRPr="00896140" w:rsidRDefault="00E21514" w:rsidP="00CA4A50">
      <w:pPr>
        <w:spacing w:after="160" w:line="278" w:lineRule="auto"/>
        <w:ind w:left="720" w:hanging="720"/>
        <w:rPr>
          <w:rFonts w:eastAsia="Cambria Math" w:cs="Arial"/>
          <w:szCs w:val="24"/>
          <w:lang w:eastAsia="ja-JP"/>
        </w:rPr>
      </w:pPr>
      <w:r>
        <w:rPr>
          <w:rFonts w:eastAsia="Times New Roman" w:cs="Arial"/>
          <w:color w:val="0000FF"/>
          <w:szCs w:val="24"/>
        </w:rPr>
        <w:lastRenderedPageBreak/>
        <w:t>B</w:t>
      </w:r>
      <w:r w:rsidR="00CA4A50" w:rsidRPr="00896140">
        <w:rPr>
          <w:rFonts w:eastAsia="Times New Roman" w:cs="Arial"/>
          <w:color w:val="0000FF"/>
          <w:szCs w:val="24"/>
        </w:rPr>
        <w:t>2.</w:t>
      </w:r>
      <w:r w:rsidR="00CA4A50" w:rsidRPr="00896140">
        <w:tab/>
      </w:r>
      <w:r w:rsidR="00CA4A50" w:rsidRPr="00896140">
        <w:rPr>
          <w:rFonts w:eastAsia="Cambria Math" w:cs="Arial"/>
          <w:szCs w:val="24"/>
          <w:lang w:eastAsia="ja-JP"/>
        </w:rPr>
        <w:t xml:space="preserve">Please indicate your level of </w:t>
      </w:r>
      <w:r w:rsidR="00CA4A50" w:rsidRPr="00896140">
        <w:rPr>
          <w:rFonts w:eastAsia="Cambria Math" w:cs="Arial"/>
          <w:b/>
          <w:bCs/>
          <w:szCs w:val="24"/>
          <w:lang w:eastAsia="ja-JP"/>
        </w:rPr>
        <w:t>agreement</w:t>
      </w:r>
      <w:r w:rsidR="00CA4A50" w:rsidRPr="00896140">
        <w:rPr>
          <w:rFonts w:eastAsia="Cambria Math" w:cs="Arial"/>
          <w:szCs w:val="24"/>
          <w:lang w:eastAsia="ja-JP"/>
        </w:rPr>
        <w:t xml:space="preserve"> with each of the following statements</w:t>
      </w:r>
      <w:r w:rsidR="00CA4A50" w:rsidRPr="00896140">
        <w:rPr>
          <w:rFonts w:eastAsia="Cambria Math" w:cs="Arial"/>
          <w:b/>
          <w:bCs/>
          <w:szCs w:val="24"/>
          <w:lang w:eastAsia="ja-JP"/>
        </w:rPr>
        <w:t xml:space="preserve"> </w:t>
      </w:r>
      <w:r w:rsidR="00CA4A50" w:rsidRPr="00896140">
        <w:rPr>
          <w:rFonts w:eastAsia="Cambria Math" w:cs="Arial"/>
          <w:szCs w:val="24"/>
          <w:lang w:eastAsia="ja-JP"/>
        </w:rPr>
        <w:t xml:space="preserve">on a scale from 1 to 7, where </w:t>
      </w:r>
      <w:r w:rsidR="00CA4A50" w:rsidRPr="00896140">
        <w:rPr>
          <w:rFonts w:eastAsia="Cambria Math" w:cs="Arial"/>
          <w:b/>
          <w:bCs/>
          <w:szCs w:val="24"/>
          <w:lang w:eastAsia="ja-JP"/>
        </w:rPr>
        <w:t>1 = "Strongly Disagree" and 7 = "Strongly Agree"</w:t>
      </w:r>
      <w:r w:rsidR="00CA4A50" w:rsidRPr="00896140">
        <w:rPr>
          <w:rFonts w:eastAsia="Cambria Math" w:cs="Arial"/>
          <w:szCs w:val="24"/>
          <w:lang w:eastAsia="ja-JP"/>
        </w:rPr>
        <w:t>.</w:t>
      </w:r>
    </w:p>
    <w:p w14:paraId="4A51BA12" w14:textId="77777777" w:rsidR="00CA4A50" w:rsidRPr="00896140" w:rsidRDefault="00CA4A50" w:rsidP="00CA4A50">
      <w:pPr>
        <w:ind w:left="806"/>
        <w:rPr>
          <w:rFonts w:cs="Arial"/>
          <w:color w:val="0000FF"/>
          <w:szCs w:val="24"/>
        </w:rPr>
      </w:pPr>
      <w:r w:rsidRPr="00896140">
        <w:rPr>
          <w:rFonts w:cs="Arial"/>
          <w:color w:val="0000FF"/>
          <w:szCs w:val="24"/>
        </w:rPr>
        <w:t xml:space="preserve">[PN: Insert seven-point scale with anchor words. </w:t>
      </w:r>
      <w:r w:rsidRPr="00896140">
        <w:rPr>
          <w:rFonts w:eastAsia="Times New Roman" w:cs="Arial"/>
          <w:color w:val="0000FF"/>
          <w:szCs w:val="24"/>
        </w:rPr>
        <w:t>Allow only one selection per row.</w:t>
      </w:r>
      <w:r w:rsidRPr="00896140">
        <w:rPr>
          <w:rFonts w:cs="Arial"/>
          <w:color w:val="0000FF"/>
          <w:szCs w:val="24"/>
        </w:rPr>
        <w:t xml:space="preserve"> Randomize statements. Show pop up if all ratings are same, “</w:t>
      </w:r>
      <w:r w:rsidRPr="00896140">
        <w:rPr>
          <w:rFonts w:eastAsia="Cambria Math" w:cs="Arial"/>
          <w:b/>
          <w:szCs w:val="24"/>
          <w:lang w:eastAsia="ja-JP"/>
        </w:rPr>
        <w:t>You have indicated the same level of agreement for all statements. Please confirm your selections.</w:t>
      </w:r>
      <w:r w:rsidRPr="00896140">
        <w:rPr>
          <w:rFonts w:cs="Arial"/>
          <w:color w:val="0000FF"/>
          <w:szCs w:val="24"/>
        </w:rPr>
        <w:t>”]</w:t>
      </w:r>
    </w:p>
    <w:p w14:paraId="3C5C1397" w14:textId="77777777" w:rsidR="00CA4A50" w:rsidRPr="00896140" w:rsidRDefault="00CA4A50" w:rsidP="00CA4A50">
      <w:pPr>
        <w:ind w:left="806"/>
        <w:rPr>
          <w:rFonts w:eastAsia="Cambria Math" w:cs="Arial"/>
          <w:color w:val="0000FF"/>
          <w:sz w:val="20"/>
          <w:szCs w:val="24"/>
          <w:lang w:eastAsia="ja-JP"/>
        </w:rPr>
      </w:pPr>
    </w:p>
    <w:tbl>
      <w:tblPr>
        <w:tblW w:w="52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4A0" w:firstRow="1" w:lastRow="0" w:firstColumn="1" w:lastColumn="0" w:noHBand="0" w:noVBand="1"/>
      </w:tblPr>
      <w:tblGrid>
        <w:gridCol w:w="4536"/>
        <w:gridCol w:w="1304"/>
        <w:gridCol w:w="398"/>
        <w:gridCol w:w="396"/>
        <w:gridCol w:w="1076"/>
        <w:gridCol w:w="396"/>
        <w:gridCol w:w="396"/>
        <w:gridCol w:w="1302"/>
      </w:tblGrid>
      <w:tr w:rsidR="00CA4A50" w:rsidRPr="00896140" w14:paraId="394C0205"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hideMark/>
          </w:tcPr>
          <w:p w14:paraId="33685389" w14:textId="77777777" w:rsidR="00CA4A50" w:rsidRPr="00896140" w:rsidRDefault="00CA4A50">
            <w:pPr>
              <w:jc w:val="center"/>
              <w:rPr>
                <w:rFonts w:eastAsia="Times New Roman" w:cs="Arial"/>
                <w:b/>
                <w:bCs/>
                <w:szCs w:val="24"/>
                <w:lang w:val="en-GB"/>
              </w:rPr>
            </w:pPr>
            <w:r w:rsidRPr="00896140">
              <w:rPr>
                <w:rFonts w:eastAsia="Times New Roman" w:cs="Arial"/>
                <w:b/>
                <w:bCs/>
                <w:szCs w:val="24"/>
                <w:lang w:val="en-GB"/>
              </w:rPr>
              <w:t>Statements</w:t>
            </w:r>
          </w:p>
        </w:tc>
        <w:tc>
          <w:tcPr>
            <w:tcW w:w="665" w:type="pct"/>
            <w:tcBorders>
              <w:top w:val="single" w:sz="4" w:space="0" w:color="auto"/>
              <w:left w:val="single" w:sz="4" w:space="0" w:color="auto"/>
              <w:bottom w:val="single" w:sz="4" w:space="0" w:color="auto"/>
              <w:right w:val="single" w:sz="4" w:space="0" w:color="auto"/>
            </w:tcBorders>
            <w:vAlign w:val="bottom"/>
            <w:hideMark/>
          </w:tcPr>
          <w:p w14:paraId="445973C7"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Strongly Disagree</w:t>
            </w:r>
          </w:p>
          <w:p w14:paraId="36BB7E4C" w14:textId="77777777" w:rsidR="00CA4A50" w:rsidRPr="00896140" w:rsidRDefault="00CA4A50">
            <w:pPr>
              <w:jc w:val="center"/>
              <w:rPr>
                <w:rFonts w:eastAsia="Times New Roman" w:cs="Arial"/>
                <w:szCs w:val="24"/>
                <w:lang w:val="en-GB"/>
              </w:rPr>
            </w:pPr>
            <w:r w:rsidRPr="00896140">
              <w:rPr>
                <w:rFonts w:eastAsia="Times New Roman" w:cs="Arial"/>
                <w:b/>
                <w:szCs w:val="24"/>
                <w:lang w:val="en-GB"/>
              </w:rPr>
              <w:t>1</w:t>
            </w:r>
          </w:p>
        </w:tc>
        <w:tc>
          <w:tcPr>
            <w:tcW w:w="203" w:type="pct"/>
            <w:tcBorders>
              <w:top w:val="single" w:sz="4" w:space="0" w:color="auto"/>
              <w:left w:val="single" w:sz="4" w:space="0" w:color="auto"/>
              <w:bottom w:val="single" w:sz="4" w:space="0" w:color="auto"/>
              <w:right w:val="single" w:sz="4" w:space="0" w:color="auto"/>
            </w:tcBorders>
            <w:vAlign w:val="bottom"/>
            <w:hideMark/>
          </w:tcPr>
          <w:p w14:paraId="51E8FDC1"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2</w:t>
            </w:r>
          </w:p>
        </w:tc>
        <w:tc>
          <w:tcPr>
            <w:tcW w:w="202" w:type="pct"/>
            <w:tcBorders>
              <w:top w:val="single" w:sz="4" w:space="0" w:color="auto"/>
              <w:left w:val="single" w:sz="4" w:space="0" w:color="auto"/>
              <w:bottom w:val="single" w:sz="4" w:space="0" w:color="auto"/>
              <w:right w:val="single" w:sz="4" w:space="0" w:color="auto"/>
            </w:tcBorders>
            <w:vAlign w:val="bottom"/>
            <w:hideMark/>
          </w:tcPr>
          <w:p w14:paraId="725BAE46"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3</w:t>
            </w:r>
          </w:p>
        </w:tc>
        <w:tc>
          <w:tcPr>
            <w:tcW w:w="549" w:type="pct"/>
            <w:tcBorders>
              <w:top w:val="single" w:sz="4" w:space="0" w:color="auto"/>
              <w:left w:val="single" w:sz="4" w:space="0" w:color="auto"/>
              <w:bottom w:val="single" w:sz="4" w:space="0" w:color="auto"/>
              <w:right w:val="single" w:sz="4" w:space="0" w:color="auto"/>
            </w:tcBorders>
            <w:vAlign w:val="bottom"/>
            <w:hideMark/>
          </w:tcPr>
          <w:p w14:paraId="4239B97A"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Neutral</w:t>
            </w:r>
          </w:p>
          <w:p w14:paraId="3B8D5583"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4</w:t>
            </w:r>
          </w:p>
        </w:tc>
        <w:tc>
          <w:tcPr>
            <w:tcW w:w="202" w:type="pct"/>
            <w:tcBorders>
              <w:top w:val="single" w:sz="4" w:space="0" w:color="auto"/>
              <w:left w:val="single" w:sz="4" w:space="0" w:color="auto"/>
              <w:bottom w:val="single" w:sz="4" w:space="0" w:color="auto"/>
              <w:right w:val="single" w:sz="4" w:space="0" w:color="auto"/>
            </w:tcBorders>
            <w:vAlign w:val="bottom"/>
            <w:hideMark/>
          </w:tcPr>
          <w:p w14:paraId="3816546A"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5</w:t>
            </w:r>
          </w:p>
        </w:tc>
        <w:tc>
          <w:tcPr>
            <w:tcW w:w="202" w:type="pct"/>
            <w:tcBorders>
              <w:top w:val="single" w:sz="4" w:space="0" w:color="auto"/>
              <w:left w:val="single" w:sz="4" w:space="0" w:color="auto"/>
              <w:bottom w:val="single" w:sz="4" w:space="0" w:color="auto"/>
              <w:right w:val="single" w:sz="4" w:space="0" w:color="auto"/>
            </w:tcBorders>
            <w:vAlign w:val="bottom"/>
            <w:hideMark/>
          </w:tcPr>
          <w:p w14:paraId="4BB12778"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6</w:t>
            </w:r>
          </w:p>
        </w:tc>
        <w:tc>
          <w:tcPr>
            <w:tcW w:w="664" w:type="pct"/>
            <w:tcBorders>
              <w:top w:val="single" w:sz="4" w:space="0" w:color="auto"/>
              <w:left w:val="single" w:sz="4" w:space="0" w:color="auto"/>
              <w:bottom w:val="single" w:sz="4" w:space="0" w:color="auto"/>
              <w:right w:val="single" w:sz="4" w:space="0" w:color="auto"/>
            </w:tcBorders>
            <w:vAlign w:val="bottom"/>
            <w:hideMark/>
          </w:tcPr>
          <w:p w14:paraId="664412F0"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Strongly Agree</w:t>
            </w:r>
          </w:p>
          <w:p w14:paraId="5C97740D" w14:textId="77777777" w:rsidR="00CA4A50" w:rsidRPr="00896140" w:rsidRDefault="00CA4A50">
            <w:pPr>
              <w:jc w:val="center"/>
              <w:rPr>
                <w:rFonts w:eastAsia="Times New Roman" w:cs="Arial"/>
                <w:szCs w:val="24"/>
                <w:lang w:val="en-GB"/>
              </w:rPr>
            </w:pPr>
            <w:r w:rsidRPr="00896140">
              <w:rPr>
                <w:rFonts w:eastAsia="Times New Roman" w:cs="Arial"/>
                <w:b/>
                <w:szCs w:val="24"/>
                <w:lang w:val="en-GB"/>
              </w:rPr>
              <w:t>7</w:t>
            </w:r>
          </w:p>
        </w:tc>
      </w:tr>
      <w:tr w:rsidR="00DD0CD1" w:rsidRPr="00896140" w14:paraId="58341F8C" w14:textId="77777777" w:rsidTr="00DD0CD1">
        <w:trPr>
          <w:trHeight w:val="50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79B2B76F" w14:textId="1A525B6E" w:rsidR="00DD0CD1" w:rsidRPr="00E23285" w:rsidRDefault="00DD0CD1" w:rsidP="007B2AB9">
            <w:pPr>
              <w:rPr>
                <w:rFonts w:asciiTheme="minorHAnsi" w:eastAsia="Times New Roman" w:hAnsiTheme="minorHAnsi" w:cstheme="minorHAnsi"/>
                <w:b/>
                <w:bCs/>
                <w:szCs w:val="24"/>
                <w:lang w:val="en-GB"/>
              </w:rPr>
            </w:pPr>
            <w:r w:rsidRPr="00E23285">
              <w:rPr>
                <w:rFonts w:asciiTheme="minorHAnsi" w:hAnsiTheme="minorHAnsi" w:cstheme="minorHAnsi"/>
                <w:b/>
                <w:bCs/>
                <w:szCs w:val="24"/>
                <w:lang w:val="en-GB"/>
              </w:rPr>
              <w:t>Brand Choice Drivers</w:t>
            </w:r>
          </w:p>
        </w:tc>
      </w:tr>
      <w:tr w:rsidR="00CA4A50" w:rsidRPr="00D454CA" w14:paraId="344565C3"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33F657DA" w14:textId="77777777" w:rsidR="00CA4A50" w:rsidRPr="00477B60" w:rsidRDefault="00CA4A50" w:rsidP="003A2961">
            <w:pPr>
              <w:numPr>
                <w:ilvl w:val="0"/>
                <w:numId w:val="27"/>
              </w:numPr>
              <w:tabs>
                <w:tab w:val="clear" w:pos="630"/>
              </w:tabs>
              <w:ind w:left="510"/>
              <w:rPr>
                <w:rFonts w:eastAsia="Times New Roman" w:cs="Arial"/>
                <w:szCs w:val="24"/>
                <w:lang w:val="en-GB" w:eastAsia="ja-JP"/>
              </w:rPr>
            </w:pPr>
            <w:r>
              <w:rPr>
                <w:rFonts w:cs="Arial"/>
                <w:color w:val="000000"/>
              </w:rPr>
              <w:t xml:space="preserve">I always </w:t>
            </w:r>
            <w:r>
              <w:rPr>
                <w:rFonts w:cs="Arial"/>
                <w:b/>
                <w:bCs/>
                <w:color w:val="000000"/>
              </w:rPr>
              <w:t>titrate</w:t>
            </w:r>
            <w:r>
              <w:rPr>
                <w:rFonts w:cs="Arial"/>
                <w:color w:val="000000"/>
              </w:rPr>
              <w:t xml:space="preserve"> a medication if the current dosage is ineffective </w:t>
            </w:r>
          </w:p>
        </w:tc>
        <w:tc>
          <w:tcPr>
            <w:tcW w:w="665" w:type="pct"/>
            <w:tcBorders>
              <w:top w:val="single" w:sz="4" w:space="0" w:color="auto"/>
              <w:left w:val="single" w:sz="4" w:space="0" w:color="auto"/>
              <w:bottom w:val="single" w:sz="4" w:space="0" w:color="auto"/>
              <w:right w:val="single" w:sz="4" w:space="0" w:color="auto"/>
            </w:tcBorders>
            <w:vAlign w:val="center"/>
          </w:tcPr>
          <w:p w14:paraId="0C951E77" w14:textId="77777777" w:rsidR="00CA4A50" w:rsidRPr="00477B60" w:rsidRDefault="00CA4A50">
            <w:pPr>
              <w:jc w:val="center"/>
              <w:rPr>
                <w:rFonts w:ascii="Wingdings" w:eastAsia="Times New Roman" w:hAnsi="Wingdings" w:cs="Arial"/>
                <w:szCs w:val="24"/>
                <w:lang w:val="en-GB"/>
              </w:rPr>
            </w:pPr>
            <w:r w:rsidRPr="00477B6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FBE6DA8" w14:textId="77777777" w:rsidR="00CA4A50" w:rsidRPr="00477B60" w:rsidRDefault="00CA4A50">
            <w:pPr>
              <w:jc w:val="center"/>
              <w:rPr>
                <w:rFonts w:ascii="Wingdings" w:eastAsia="Times New Roman"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781A93C" w14:textId="77777777" w:rsidR="00CA4A50" w:rsidRPr="00477B60" w:rsidRDefault="00CA4A50">
            <w:pPr>
              <w:jc w:val="center"/>
              <w:rPr>
                <w:rFonts w:ascii="Wingdings" w:eastAsia="Times New Roman" w:hAnsi="Wingdings" w:cs="Arial"/>
                <w:szCs w:val="24"/>
                <w:lang w:val="en-GB"/>
              </w:rPr>
            </w:pPr>
            <w:r w:rsidRPr="00477B6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24464F85" w14:textId="77777777" w:rsidR="00CA4A50" w:rsidRPr="00477B60" w:rsidRDefault="00CA4A50">
            <w:pPr>
              <w:jc w:val="center"/>
              <w:rPr>
                <w:rFonts w:ascii="Wingdings" w:eastAsia="Times New Roman"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8656A4C" w14:textId="77777777" w:rsidR="00CA4A50" w:rsidRPr="00477B60" w:rsidRDefault="00CA4A50">
            <w:pPr>
              <w:jc w:val="center"/>
              <w:rPr>
                <w:rFonts w:ascii="Wingdings" w:eastAsia="Times New Roman"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5ABBC4E" w14:textId="77777777" w:rsidR="00CA4A50" w:rsidRPr="00477B60" w:rsidRDefault="00CA4A50">
            <w:pPr>
              <w:jc w:val="center"/>
              <w:rPr>
                <w:rFonts w:ascii="Wingdings" w:eastAsia="Times New Roman" w:hAnsi="Wingdings" w:cs="Arial"/>
                <w:szCs w:val="24"/>
                <w:lang w:val="en-GB"/>
              </w:rPr>
            </w:pPr>
            <w:r w:rsidRPr="00477B6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863B5E1" w14:textId="77777777" w:rsidR="00CA4A50" w:rsidRPr="00477B60" w:rsidRDefault="00CA4A50">
            <w:pPr>
              <w:jc w:val="center"/>
              <w:rPr>
                <w:rFonts w:ascii="Wingdings" w:eastAsia="Times New Roman" w:hAnsi="Wingdings" w:cs="Arial"/>
                <w:szCs w:val="24"/>
                <w:lang w:val="en-GB"/>
              </w:rPr>
            </w:pPr>
            <w:r w:rsidRPr="00477B60">
              <w:rPr>
                <w:rFonts w:ascii="Wingdings" w:hAnsi="Wingdings" w:cs="Arial"/>
                <w:szCs w:val="24"/>
                <w:lang w:val="en-GB"/>
              </w:rPr>
              <w:t></w:t>
            </w:r>
          </w:p>
        </w:tc>
      </w:tr>
      <w:tr w:rsidR="006B32F5" w:rsidRPr="00D454CA" w14:paraId="23823119"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790461E1" w14:textId="6F31F2F2" w:rsidR="006B32F5" w:rsidRPr="0037473E" w:rsidRDefault="006B32F5" w:rsidP="006B32F5">
            <w:pPr>
              <w:numPr>
                <w:ilvl w:val="0"/>
                <w:numId w:val="27"/>
              </w:numPr>
              <w:tabs>
                <w:tab w:val="clear" w:pos="630"/>
              </w:tabs>
              <w:ind w:left="510"/>
              <w:rPr>
                <w:rFonts w:cs="Arial"/>
                <w:color w:val="000000"/>
              </w:rPr>
            </w:pPr>
            <w:r w:rsidRPr="0037473E">
              <w:rPr>
                <w:rFonts w:cs="Arial"/>
                <w:color w:val="000000"/>
              </w:rPr>
              <w:t xml:space="preserve">I always start a medication from a low dose and then </w:t>
            </w:r>
            <w:r w:rsidRPr="0037473E">
              <w:rPr>
                <w:rFonts w:cs="Arial"/>
                <w:b/>
                <w:color w:val="000000"/>
              </w:rPr>
              <w:t>titrate up</w:t>
            </w:r>
            <w:r w:rsidRPr="0037473E">
              <w:rPr>
                <w:rFonts w:cs="Arial"/>
                <w:color w:val="000000"/>
              </w:rPr>
              <w:t xml:space="preserve"> until required efficacy outcomes are achieved</w:t>
            </w:r>
          </w:p>
        </w:tc>
        <w:tc>
          <w:tcPr>
            <w:tcW w:w="665" w:type="pct"/>
            <w:tcBorders>
              <w:top w:val="single" w:sz="4" w:space="0" w:color="auto"/>
              <w:left w:val="single" w:sz="4" w:space="0" w:color="auto"/>
              <w:bottom w:val="single" w:sz="4" w:space="0" w:color="auto"/>
              <w:right w:val="single" w:sz="4" w:space="0" w:color="auto"/>
            </w:tcBorders>
            <w:vAlign w:val="center"/>
          </w:tcPr>
          <w:p w14:paraId="382BF11F" w14:textId="053D826C"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08CDF9D2" w14:textId="23C10EED"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0F5B2AC" w14:textId="40665B96"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CD451F7" w14:textId="31D459E4"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85956A3" w14:textId="3A8955D9"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65D5FE3" w14:textId="41AF2D64"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27347BE8" w14:textId="786D1AB5"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r>
      <w:tr w:rsidR="006B32F5" w:rsidRPr="00525D86" w14:paraId="79A1566B"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7DF54A14" w14:textId="7D20FF6E" w:rsidR="006B32F5" w:rsidRPr="0037473E" w:rsidRDefault="006B32F5" w:rsidP="006B32F5">
            <w:pPr>
              <w:numPr>
                <w:ilvl w:val="0"/>
                <w:numId w:val="27"/>
              </w:numPr>
              <w:tabs>
                <w:tab w:val="clear" w:pos="630"/>
              </w:tabs>
              <w:ind w:left="510"/>
              <w:rPr>
                <w:rFonts w:cs="Arial"/>
                <w:color w:val="000000"/>
              </w:rPr>
            </w:pPr>
            <w:r w:rsidRPr="0037473E">
              <w:rPr>
                <w:rFonts w:cs="Arial"/>
                <w:color w:val="000000"/>
              </w:rPr>
              <w:t xml:space="preserve">I always start a medication from a high dose and then </w:t>
            </w:r>
            <w:r w:rsidRPr="0037473E">
              <w:rPr>
                <w:rFonts w:cs="Arial"/>
                <w:b/>
                <w:color w:val="000000"/>
              </w:rPr>
              <w:t xml:space="preserve">titrate down </w:t>
            </w:r>
            <w:r w:rsidRPr="0037473E">
              <w:rPr>
                <w:rFonts w:cs="Arial"/>
                <w:color w:val="000000"/>
              </w:rPr>
              <w:t>once immediate efficacy outcomes are achieved</w:t>
            </w:r>
          </w:p>
        </w:tc>
        <w:tc>
          <w:tcPr>
            <w:tcW w:w="665" w:type="pct"/>
            <w:tcBorders>
              <w:top w:val="single" w:sz="4" w:space="0" w:color="auto"/>
              <w:left w:val="single" w:sz="4" w:space="0" w:color="auto"/>
              <w:bottom w:val="single" w:sz="4" w:space="0" w:color="auto"/>
              <w:right w:val="single" w:sz="4" w:space="0" w:color="auto"/>
            </w:tcBorders>
            <w:vAlign w:val="center"/>
          </w:tcPr>
          <w:p w14:paraId="4627E1C5" w14:textId="0CA6999A"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030D09D4" w14:textId="6E5F688F"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63EB387" w14:textId="5D3B17F4"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E7A0DA6" w14:textId="3F12DBF5"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B6A6E59" w14:textId="518D2A8F"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D182C63" w14:textId="2FA680A6"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236BCCED" w14:textId="21A22BD6" w:rsidR="006B32F5" w:rsidRPr="00477B60" w:rsidRDefault="006B32F5" w:rsidP="006B32F5">
            <w:pPr>
              <w:jc w:val="center"/>
              <w:rPr>
                <w:rFonts w:ascii="Wingdings" w:hAnsi="Wingdings" w:cs="Arial"/>
                <w:szCs w:val="24"/>
                <w:lang w:val="en-GB"/>
              </w:rPr>
            </w:pPr>
            <w:r w:rsidRPr="00477B60">
              <w:rPr>
                <w:rFonts w:ascii="Wingdings" w:hAnsi="Wingdings" w:cs="Arial"/>
                <w:szCs w:val="24"/>
                <w:lang w:val="en-GB"/>
              </w:rPr>
              <w:t></w:t>
            </w:r>
          </w:p>
        </w:tc>
      </w:tr>
      <w:tr w:rsidR="00CA4A50" w:rsidRPr="00525D86" w14:paraId="282800A6"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655DA854" w14:textId="58048EE5" w:rsidR="00CA4A50" w:rsidRPr="00477B60" w:rsidRDefault="00CA4A50" w:rsidP="003A2961">
            <w:pPr>
              <w:numPr>
                <w:ilvl w:val="0"/>
                <w:numId w:val="27"/>
              </w:numPr>
              <w:tabs>
                <w:tab w:val="clear" w:pos="630"/>
              </w:tabs>
              <w:ind w:left="510"/>
              <w:rPr>
                <w:rFonts w:eastAsia="Times New Roman" w:cs="Arial"/>
                <w:szCs w:val="24"/>
                <w:lang w:val="en-GB" w:eastAsia="ja-JP"/>
              </w:rPr>
            </w:pPr>
            <w:r>
              <w:rPr>
                <w:rFonts w:cs="Arial"/>
                <w:color w:val="000000"/>
              </w:rPr>
              <w:t xml:space="preserve">I always </w:t>
            </w:r>
            <w:r>
              <w:rPr>
                <w:rFonts w:cs="Arial"/>
                <w:b/>
                <w:bCs/>
                <w:color w:val="000000"/>
              </w:rPr>
              <w:t>switch</w:t>
            </w:r>
            <w:r>
              <w:rPr>
                <w:rFonts w:cs="Arial"/>
                <w:color w:val="000000"/>
              </w:rPr>
              <w:t xml:space="preserve"> patients to a different treatment</w:t>
            </w:r>
            <w:r w:rsidRPr="00D059E4">
              <w:rPr>
                <w:rFonts w:cs="Arial"/>
                <w:color w:val="000000"/>
              </w:rPr>
              <w:t xml:space="preserve"> as soon as </w:t>
            </w:r>
            <w:r w:rsidR="002345B8">
              <w:rPr>
                <w:rFonts w:cs="Arial"/>
                <w:color w:val="000000"/>
              </w:rPr>
              <w:t>I feel the</w:t>
            </w:r>
            <w:r w:rsidRPr="00D059E4">
              <w:rPr>
                <w:rFonts w:cs="Arial"/>
                <w:color w:val="000000"/>
              </w:rPr>
              <w:t xml:space="preserve"> current dosage is ineffective</w:t>
            </w:r>
            <w:r>
              <w:rPr>
                <w:rFonts w:cs="Arial"/>
                <w:color w:val="0000FF"/>
              </w:rPr>
              <w:t xml:space="preserve"> </w:t>
            </w:r>
          </w:p>
        </w:tc>
        <w:tc>
          <w:tcPr>
            <w:tcW w:w="665" w:type="pct"/>
            <w:tcBorders>
              <w:top w:val="single" w:sz="4" w:space="0" w:color="auto"/>
              <w:left w:val="single" w:sz="4" w:space="0" w:color="auto"/>
              <w:bottom w:val="single" w:sz="4" w:space="0" w:color="auto"/>
              <w:right w:val="single" w:sz="4" w:space="0" w:color="auto"/>
            </w:tcBorders>
            <w:vAlign w:val="center"/>
          </w:tcPr>
          <w:p w14:paraId="550F8B16"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5057AC66"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E7DA3FD"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5090012"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554803E"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5C88BDD"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9AA5FBF"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r>
      <w:tr w:rsidR="00CA4A50" w:rsidRPr="00525D86" w14:paraId="370D0D0C"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21ADA71D" w14:textId="77777777" w:rsidR="00CA4A50" w:rsidRPr="00477B60" w:rsidRDefault="00CA4A50" w:rsidP="003A2961">
            <w:pPr>
              <w:numPr>
                <w:ilvl w:val="0"/>
                <w:numId w:val="27"/>
              </w:numPr>
              <w:tabs>
                <w:tab w:val="clear" w:pos="630"/>
              </w:tabs>
              <w:ind w:left="510"/>
              <w:rPr>
                <w:rFonts w:eastAsia="Times New Roman" w:cs="Arial"/>
                <w:szCs w:val="24"/>
                <w:lang w:val="en-GB" w:eastAsia="ja-JP"/>
              </w:rPr>
            </w:pPr>
            <w:r>
              <w:rPr>
                <w:rFonts w:cs="Arial"/>
                <w:color w:val="000000"/>
              </w:rPr>
              <w:t xml:space="preserve">The </w:t>
            </w:r>
            <w:r>
              <w:rPr>
                <w:rFonts w:cs="Arial"/>
                <w:b/>
                <w:bCs/>
                <w:color w:val="000000"/>
              </w:rPr>
              <w:t>ability to titrate the dosage</w:t>
            </w:r>
            <w:r>
              <w:rPr>
                <w:rFonts w:cs="Arial"/>
                <w:color w:val="000000"/>
              </w:rPr>
              <w:t xml:space="preserve"> of a treatment is very important to me</w:t>
            </w:r>
          </w:p>
        </w:tc>
        <w:tc>
          <w:tcPr>
            <w:tcW w:w="665" w:type="pct"/>
            <w:tcBorders>
              <w:top w:val="single" w:sz="4" w:space="0" w:color="auto"/>
              <w:left w:val="single" w:sz="4" w:space="0" w:color="auto"/>
              <w:bottom w:val="single" w:sz="4" w:space="0" w:color="auto"/>
              <w:right w:val="single" w:sz="4" w:space="0" w:color="auto"/>
            </w:tcBorders>
            <w:vAlign w:val="center"/>
          </w:tcPr>
          <w:p w14:paraId="1DF0CFF7"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3A66F4B2"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AC632D3"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0987A2E"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4941306"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FAA9EA1"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3F944AF9" w14:textId="77777777" w:rsidR="00CA4A50" w:rsidRPr="00477B60" w:rsidRDefault="00CA4A50">
            <w:pPr>
              <w:jc w:val="center"/>
              <w:rPr>
                <w:rFonts w:ascii="Wingdings" w:hAnsi="Wingdings" w:cs="Arial"/>
                <w:szCs w:val="24"/>
                <w:lang w:val="en-GB"/>
              </w:rPr>
            </w:pPr>
            <w:r w:rsidRPr="00477B60">
              <w:rPr>
                <w:rFonts w:ascii="Wingdings" w:hAnsi="Wingdings" w:cs="Arial"/>
                <w:szCs w:val="24"/>
                <w:lang w:val="en-GB"/>
              </w:rPr>
              <w:t></w:t>
            </w:r>
          </w:p>
        </w:tc>
      </w:tr>
      <w:tr w:rsidR="007F26CA" w:rsidRPr="00896140" w14:paraId="54362E1F"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480ADDD3" w14:textId="7B8180F6" w:rsidR="007F26CA" w:rsidRPr="00896140" w:rsidRDefault="007F26CA" w:rsidP="003A2961">
            <w:pPr>
              <w:numPr>
                <w:ilvl w:val="0"/>
                <w:numId w:val="27"/>
              </w:numPr>
              <w:ind w:left="504"/>
              <w:rPr>
                <w:rFonts w:eastAsia="Times New Roman" w:cs="Arial"/>
                <w:szCs w:val="24"/>
                <w:lang w:val="en-GB" w:eastAsia="ja-JP"/>
              </w:rPr>
            </w:pPr>
            <w:r>
              <w:rPr>
                <w:rFonts w:cs="Arial"/>
                <w:color w:val="000000"/>
              </w:rPr>
              <w:t xml:space="preserve">I am </w:t>
            </w:r>
            <w:r>
              <w:rPr>
                <w:rFonts w:cs="Arial"/>
                <w:b/>
                <w:bCs/>
                <w:color w:val="000000"/>
              </w:rPr>
              <w:t xml:space="preserve">comfortable </w:t>
            </w:r>
            <w:r>
              <w:rPr>
                <w:rFonts w:cs="Arial"/>
                <w:color w:val="000000"/>
              </w:rPr>
              <w:t xml:space="preserve">prescribing </w:t>
            </w:r>
            <w:r w:rsidR="00A87931">
              <w:rPr>
                <w:rFonts w:cs="Arial"/>
                <w:b/>
                <w:bCs/>
                <w:color w:val="000000"/>
              </w:rPr>
              <w:t>P1</w:t>
            </w:r>
            <w:r>
              <w:rPr>
                <w:rFonts w:ascii="Aptos Narrow" w:hAnsi="Aptos Narrow"/>
                <w:color w:val="000000"/>
              </w:rPr>
              <w:t xml:space="preserve"> </w:t>
            </w:r>
            <w:r w:rsidRPr="00247D1C">
              <w:rPr>
                <w:rFonts w:cs="Arial"/>
                <w:color w:val="000000"/>
              </w:rPr>
              <w:t>as my first choice when considering biologic treatment options for HS</w:t>
            </w:r>
          </w:p>
        </w:tc>
        <w:tc>
          <w:tcPr>
            <w:tcW w:w="665" w:type="pct"/>
            <w:tcBorders>
              <w:top w:val="single" w:sz="4" w:space="0" w:color="auto"/>
              <w:left w:val="single" w:sz="4" w:space="0" w:color="auto"/>
              <w:bottom w:val="single" w:sz="4" w:space="0" w:color="auto"/>
              <w:right w:val="single" w:sz="4" w:space="0" w:color="auto"/>
            </w:tcBorders>
            <w:vAlign w:val="center"/>
          </w:tcPr>
          <w:p w14:paraId="63ECB56D"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0AF90545"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E4BE669"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10D3026B"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A108629"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6F78AB8"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19174AF"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r>
      <w:tr w:rsidR="007F26CA" w:rsidRPr="00896140" w14:paraId="2A15487C"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3D943F37" w14:textId="5C929E90" w:rsidR="007F26CA" w:rsidRPr="00896140" w:rsidRDefault="007F26CA" w:rsidP="003A2961">
            <w:pPr>
              <w:numPr>
                <w:ilvl w:val="0"/>
                <w:numId w:val="27"/>
              </w:numPr>
              <w:ind w:left="504"/>
              <w:rPr>
                <w:rFonts w:eastAsia="Times New Roman" w:cs="Arial"/>
                <w:szCs w:val="24"/>
                <w:lang w:val="en-GB" w:eastAsia="ja-JP"/>
              </w:rPr>
            </w:pPr>
            <w:r>
              <w:rPr>
                <w:rFonts w:cs="Arial"/>
                <w:color w:val="000000"/>
              </w:rPr>
              <w:t xml:space="preserve">I am </w:t>
            </w:r>
            <w:r>
              <w:rPr>
                <w:rFonts w:cs="Arial"/>
                <w:b/>
                <w:bCs/>
                <w:color w:val="000000"/>
              </w:rPr>
              <w:t xml:space="preserve">comfortable </w:t>
            </w:r>
            <w:r>
              <w:rPr>
                <w:rFonts w:cs="Arial"/>
                <w:color w:val="000000"/>
              </w:rPr>
              <w:t xml:space="preserve">prescribing </w:t>
            </w:r>
            <w:r w:rsidR="00155D0C">
              <w:rPr>
                <w:rFonts w:cs="Arial"/>
                <w:b/>
                <w:bCs/>
                <w:color w:val="000000"/>
              </w:rPr>
              <w:t>P4</w:t>
            </w:r>
            <w:r>
              <w:rPr>
                <w:rFonts w:cs="Arial"/>
                <w:color w:val="000000"/>
              </w:rPr>
              <w:t xml:space="preserve"> as my first choice when considering biologic treatment options for HS</w:t>
            </w:r>
          </w:p>
        </w:tc>
        <w:tc>
          <w:tcPr>
            <w:tcW w:w="665" w:type="pct"/>
            <w:tcBorders>
              <w:top w:val="single" w:sz="4" w:space="0" w:color="auto"/>
              <w:left w:val="single" w:sz="4" w:space="0" w:color="auto"/>
              <w:bottom w:val="single" w:sz="4" w:space="0" w:color="auto"/>
              <w:right w:val="single" w:sz="4" w:space="0" w:color="auto"/>
            </w:tcBorders>
            <w:vAlign w:val="center"/>
          </w:tcPr>
          <w:p w14:paraId="7B4A06A8"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61EE4787"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D3AE07C"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26C2B1BE"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6297E73"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0E4ACA3"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6FBFBF28"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r>
      <w:tr w:rsidR="007F26CA" w:rsidRPr="00896140" w14:paraId="219920A3"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0D8A86B4" w14:textId="305F175E" w:rsidR="007F26CA" w:rsidRPr="00896140" w:rsidRDefault="007F26CA" w:rsidP="003A2961">
            <w:pPr>
              <w:numPr>
                <w:ilvl w:val="0"/>
                <w:numId w:val="27"/>
              </w:numPr>
              <w:ind w:left="504"/>
              <w:rPr>
                <w:rFonts w:eastAsia="Times New Roman" w:cs="Arial"/>
                <w:szCs w:val="24"/>
                <w:lang w:val="en-GB" w:eastAsia="ja-JP"/>
              </w:rPr>
            </w:pPr>
            <w:r>
              <w:rPr>
                <w:rFonts w:cs="Arial"/>
                <w:color w:val="000000"/>
              </w:rPr>
              <w:t xml:space="preserve">I am </w:t>
            </w:r>
            <w:r>
              <w:rPr>
                <w:rFonts w:cs="Arial"/>
                <w:b/>
                <w:bCs/>
                <w:color w:val="000000"/>
              </w:rPr>
              <w:t xml:space="preserve">comfortable </w:t>
            </w:r>
            <w:r>
              <w:rPr>
                <w:rFonts w:cs="Arial"/>
                <w:color w:val="000000"/>
              </w:rPr>
              <w:t xml:space="preserve">prescribing </w:t>
            </w:r>
            <w:r w:rsidR="00155D0C">
              <w:rPr>
                <w:rFonts w:cs="Arial"/>
                <w:b/>
                <w:bCs/>
                <w:color w:val="000000"/>
              </w:rPr>
              <w:t>P2</w:t>
            </w:r>
            <w:r w:rsidR="00CD0003">
              <w:rPr>
                <w:rFonts w:cs="Arial"/>
                <w:b/>
                <w:bCs/>
                <w:color w:val="000000"/>
              </w:rPr>
              <w:t>/</w:t>
            </w:r>
            <w:r w:rsidR="009A454C">
              <w:rPr>
                <w:rFonts w:cs="Arial"/>
                <w:b/>
                <w:bCs/>
                <w:color w:val="000000"/>
              </w:rPr>
              <w:t xml:space="preserve"> </w:t>
            </w:r>
            <w:r w:rsidR="00155D0C">
              <w:rPr>
                <w:rStyle w:val="CommentReference"/>
                <w:b/>
                <w:bCs/>
                <w:sz w:val="24"/>
                <w:szCs w:val="24"/>
              </w:rPr>
              <w:t>P3</w:t>
            </w:r>
            <w:r>
              <w:rPr>
                <w:rFonts w:cs="Arial"/>
                <w:color w:val="000000"/>
              </w:rPr>
              <w:t xml:space="preserve"> as my first choice when considering biologic treatment options for HS</w:t>
            </w:r>
          </w:p>
        </w:tc>
        <w:tc>
          <w:tcPr>
            <w:tcW w:w="665" w:type="pct"/>
            <w:tcBorders>
              <w:top w:val="single" w:sz="4" w:space="0" w:color="auto"/>
              <w:left w:val="single" w:sz="4" w:space="0" w:color="auto"/>
              <w:bottom w:val="single" w:sz="4" w:space="0" w:color="auto"/>
              <w:right w:val="single" w:sz="4" w:space="0" w:color="auto"/>
            </w:tcBorders>
            <w:vAlign w:val="center"/>
          </w:tcPr>
          <w:p w14:paraId="165E7013"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3FFE43B9"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878DA3D"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F591B51"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879E55E"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7611334"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322A7361" w14:textId="77777777" w:rsidR="007F26CA" w:rsidRPr="00896140" w:rsidRDefault="007F26C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79C1D1EF"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0FBC80A6" w14:textId="64D774E1" w:rsidR="001A42BA" w:rsidRDefault="001A42BA" w:rsidP="001A42BA">
            <w:pPr>
              <w:numPr>
                <w:ilvl w:val="0"/>
                <w:numId w:val="27"/>
              </w:numPr>
              <w:ind w:left="504"/>
              <w:rPr>
                <w:rFonts w:cs="Arial"/>
                <w:color w:val="000000"/>
              </w:rPr>
            </w:pPr>
            <w:r w:rsidRPr="0037473E">
              <w:rPr>
                <w:rFonts w:cs="Arial"/>
                <w:color w:val="000000"/>
              </w:rPr>
              <w:t xml:space="preserve">I find </w:t>
            </w:r>
            <w:r w:rsidR="00155D0C">
              <w:rPr>
                <w:rFonts w:cs="Arial"/>
                <w:color w:val="000000"/>
              </w:rPr>
              <w:t>P4</w:t>
            </w:r>
            <w:r w:rsidRPr="0037473E">
              <w:rPr>
                <w:rFonts w:cs="Arial"/>
                <w:color w:val="000000"/>
              </w:rPr>
              <w:t>s</w:t>
            </w:r>
            <w:r w:rsidR="00DC7AAD">
              <w:rPr>
                <w:rFonts w:cs="Arial"/>
                <w:color w:val="000000"/>
              </w:rPr>
              <w:t>’</w:t>
            </w:r>
            <w:r w:rsidRPr="0037473E">
              <w:rPr>
                <w:rFonts w:cs="Arial"/>
                <w:color w:val="000000"/>
              </w:rPr>
              <w:t xml:space="preserve"> </w:t>
            </w:r>
            <w:r w:rsidRPr="0037473E">
              <w:rPr>
                <w:rFonts w:cs="Arial"/>
                <w:b/>
                <w:color w:val="000000"/>
              </w:rPr>
              <w:t>loading doses</w:t>
            </w:r>
            <w:r w:rsidRPr="0037473E">
              <w:rPr>
                <w:rFonts w:cs="Arial"/>
                <w:color w:val="000000"/>
              </w:rPr>
              <w:t xml:space="preserve"> to be extremely effective in treating my </w:t>
            </w:r>
            <w:r w:rsidR="00006A8C">
              <w:rPr>
                <w:rFonts w:cs="Arial"/>
                <w:color w:val="000000"/>
              </w:rPr>
              <w:t xml:space="preserve">THERAPY AREA </w:t>
            </w:r>
            <w:r w:rsidRPr="0037473E">
              <w:rPr>
                <w:rFonts w:cs="Arial"/>
                <w:color w:val="000000"/>
              </w:rPr>
              <w:t>patients</w:t>
            </w:r>
          </w:p>
        </w:tc>
        <w:tc>
          <w:tcPr>
            <w:tcW w:w="665" w:type="pct"/>
            <w:tcBorders>
              <w:top w:val="single" w:sz="4" w:space="0" w:color="auto"/>
              <w:left w:val="single" w:sz="4" w:space="0" w:color="auto"/>
              <w:bottom w:val="single" w:sz="4" w:space="0" w:color="auto"/>
              <w:right w:val="single" w:sz="4" w:space="0" w:color="auto"/>
            </w:tcBorders>
            <w:vAlign w:val="center"/>
          </w:tcPr>
          <w:p w14:paraId="4DA00E03" w14:textId="53FA0FDF"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10465B4A" w14:textId="3B3FADA9"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628E352" w14:textId="14F60975"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19A5BEE5" w14:textId="3DD597E8"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69925A5" w14:textId="46318748"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C45E53C" w14:textId="751FB37D"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607814C6" w14:textId="5C35B68C"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525D86" w14:paraId="7F5360DC" w14:textId="77777777" w:rsidTr="00A04363">
        <w:trPr>
          <w:trHeight w:val="50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0C38EFC7" w14:textId="6E46B775" w:rsidR="001A42BA" w:rsidRPr="00E23285" w:rsidRDefault="001A42BA" w:rsidP="001A42BA">
            <w:pPr>
              <w:rPr>
                <w:rFonts w:asciiTheme="minorHAnsi" w:hAnsiTheme="minorHAnsi" w:cstheme="minorHAnsi"/>
                <w:b/>
                <w:bCs/>
                <w:szCs w:val="24"/>
                <w:lang w:val="en-GB"/>
              </w:rPr>
            </w:pPr>
            <w:r w:rsidRPr="00E23285">
              <w:rPr>
                <w:rFonts w:asciiTheme="minorHAnsi" w:hAnsiTheme="minorHAnsi" w:cstheme="minorHAnsi"/>
                <w:b/>
                <w:bCs/>
                <w:szCs w:val="24"/>
                <w:lang w:val="en-GB"/>
              </w:rPr>
              <w:t xml:space="preserve">HCP Attitudes and </w:t>
            </w:r>
            <w:r>
              <w:rPr>
                <w:rFonts w:asciiTheme="minorHAnsi" w:hAnsiTheme="minorHAnsi" w:cstheme="minorHAnsi"/>
                <w:b/>
                <w:bCs/>
                <w:szCs w:val="24"/>
                <w:lang w:val="en-GB"/>
              </w:rPr>
              <w:t>T</w:t>
            </w:r>
            <w:r w:rsidRPr="00E23285">
              <w:rPr>
                <w:rFonts w:asciiTheme="minorHAnsi" w:hAnsiTheme="minorHAnsi" w:cstheme="minorHAnsi"/>
                <w:b/>
                <w:bCs/>
                <w:szCs w:val="24"/>
                <w:lang w:val="en-GB"/>
              </w:rPr>
              <w:t xml:space="preserve">reatment </w:t>
            </w:r>
            <w:r>
              <w:rPr>
                <w:rFonts w:asciiTheme="minorHAnsi" w:hAnsiTheme="minorHAnsi" w:cstheme="minorHAnsi"/>
                <w:b/>
                <w:bCs/>
                <w:szCs w:val="24"/>
                <w:lang w:val="en-GB"/>
              </w:rPr>
              <w:t>A</w:t>
            </w:r>
            <w:r w:rsidRPr="00E23285">
              <w:rPr>
                <w:rFonts w:asciiTheme="minorHAnsi" w:hAnsiTheme="minorHAnsi" w:cstheme="minorHAnsi"/>
                <w:b/>
                <w:bCs/>
                <w:szCs w:val="24"/>
                <w:lang w:val="en-GB"/>
              </w:rPr>
              <w:t>pproach</w:t>
            </w:r>
          </w:p>
        </w:tc>
      </w:tr>
      <w:tr w:rsidR="001A42BA" w:rsidRPr="00896140" w14:paraId="3D4531D9"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6F235E1B" w14:textId="77777777" w:rsidR="001A42BA" w:rsidRPr="00896140" w:rsidRDefault="001A42BA" w:rsidP="001A42BA">
            <w:pPr>
              <w:numPr>
                <w:ilvl w:val="0"/>
                <w:numId w:val="27"/>
              </w:numPr>
              <w:ind w:left="504"/>
              <w:rPr>
                <w:rFonts w:eastAsia="Times New Roman" w:cs="Arial"/>
                <w:szCs w:val="24"/>
                <w:lang w:val="en-GB" w:eastAsia="ja-JP"/>
              </w:rPr>
            </w:pPr>
            <w:r>
              <w:rPr>
                <w:rFonts w:cs="Arial"/>
                <w:color w:val="000000"/>
              </w:rPr>
              <w:lastRenderedPageBreak/>
              <w:t xml:space="preserve">When prescribing a treatment for </w:t>
            </w:r>
            <w:r>
              <w:rPr>
                <w:rFonts w:cs="Arial"/>
                <w:b/>
                <w:bCs/>
                <w:color w:val="000000"/>
              </w:rPr>
              <w:t>HS</w:t>
            </w:r>
            <w:r>
              <w:rPr>
                <w:rFonts w:cs="Arial"/>
                <w:color w:val="000000"/>
              </w:rPr>
              <w:t xml:space="preserve">, I solely rely on my </w:t>
            </w:r>
            <w:r>
              <w:rPr>
                <w:rFonts w:cs="Arial"/>
                <w:b/>
                <w:bCs/>
                <w:color w:val="000000"/>
              </w:rPr>
              <w:t xml:space="preserve">own clinical experience </w:t>
            </w:r>
            <w:r w:rsidRPr="00BB4C92">
              <w:rPr>
                <w:rFonts w:cs="Arial"/>
                <w:color w:val="000000"/>
              </w:rPr>
              <w:t>with those treatments</w:t>
            </w:r>
          </w:p>
        </w:tc>
        <w:tc>
          <w:tcPr>
            <w:tcW w:w="665" w:type="pct"/>
            <w:tcBorders>
              <w:top w:val="single" w:sz="4" w:space="0" w:color="auto"/>
              <w:left w:val="single" w:sz="4" w:space="0" w:color="auto"/>
              <w:bottom w:val="single" w:sz="4" w:space="0" w:color="auto"/>
              <w:right w:val="single" w:sz="4" w:space="0" w:color="auto"/>
            </w:tcBorders>
            <w:vAlign w:val="center"/>
          </w:tcPr>
          <w:p w14:paraId="3ADE1F5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7665AF1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5FBC932"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17625F1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3E73D6A"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92BE49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33ED9A4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6A5E2E68"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22961C50" w14:textId="77777777"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When prescribing a treatment for </w:t>
            </w:r>
            <w:r>
              <w:rPr>
                <w:rFonts w:cs="Arial"/>
                <w:b/>
                <w:bCs/>
                <w:color w:val="000000"/>
              </w:rPr>
              <w:t>HS</w:t>
            </w:r>
            <w:r>
              <w:rPr>
                <w:rFonts w:cs="Arial"/>
                <w:color w:val="000000"/>
              </w:rPr>
              <w:t xml:space="preserve">, I solely rely on available </w:t>
            </w:r>
            <w:r>
              <w:rPr>
                <w:rFonts w:cs="Arial"/>
                <w:b/>
                <w:bCs/>
                <w:color w:val="000000"/>
              </w:rPr>
              <w:t xml:space="preserve">clinical data </w:t>
            </w:r>
            <w:r>
              <w:rPr>
                <w:rFonts w:cs="Arial"/>
                <w:color w:val="000000"/>
              </w:rPr>
              <w:t>of those treatments</w:t>
            </w:r>
          </w:p>
        </w:tc>
        <w:tc>
          <w:tcPr>
            <w:tcW w:w="665" w:type="pct"/>
            <w:tcBorders>
              <w:top w:val="single" w:sz="4" w:space="0" w:color="auto"/>
              <w:left w:val="single" w:sz="4" w:space="0" w:color="auto"/>
              <w:bottom w:val="single" w:sz="4" w:space="0" w:color="auto"/>
              <w:right w:val="single" w:sz="4" w:space="0" w:color="auto"/>
            </w:tcBorders>
            <w:vAlign w:val="center"/>
          </w:tcPr>
          <w:p w14:paraId="73C8F1AA"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7EEC075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FE23C6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533B38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B7BFF4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EFD964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17AAD7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7334EEA2"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3A274D1C" w14:textId="7B891130"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My main goal when treating </w:t>
            </w:r>
            <w:r w:rsidR="00006A8C">
              <w:rPr>
                <w:rFonts w:cs="Arial"/>
                <w:b/>
                <w:bCs/>
                <w:color w:val="000000"/>
              </w:rPr>
              <w:t xml:space="preserve">THERAPY AREA </w:t>
            </w:r>
            <w:r>
              <w:rPr>
                <w:rFonts w:cs="Arial"/>
                <w:color w:val="000000"/>
              </w:rPr>
              <w:t xml:space="preserve">is </w:t>
            </w:r>
            <w:r>
              <w:rPr>
                <w:rFonts w:cs="Arial"/>
                <w:b/>
                <w:bCs/>
                <w:color w:val="000000"/>
              </w:rPr>
              <w:t>long term disease control</w:t>
            </w:r>
          </w:p>
        </w:tc>
        <w:tc>
          <w:tcPr>
            <w:tcW w:w="665" w:type="pct"/>
            <w:tcBorders>
              <w:top w:val="single" w:sz="4" w:space="0" w:color="auto"/>
              <w:left w:val="single" w:sz="4" w:space="0" w:color="auto"/>
              <w:bottom w:val="single" w:sz="4" w:space="0" w:color="auto"/>
              <w:right w:val="single" w:sz="4" w:space="0" w:color="auto"/>
            </w:tcBorders>
            <w:vAlign w:val="center"/>
          </w:tcPr>
          <w:p w14:paraId="10C5F248"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14EC761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E7B4A90"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AE859F7"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ED048E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789763F"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7F8A2EDE"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4EE8BCA0"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50B3C3F2" w14:textId="4C7A12F4"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My main goal when treating </w:t>
            </w:r>
            <w:r w:rsidR="00006A8C">
              <w:rPr>
                <w:rFonts w:cs="Arial"/>
                <w:b/>
                <w:bCs/>
                <w:color w:val="000000"/>
              </w:rPr>
              <w:t xml:space="preserve">THERAPY AREA </w:t>
            </w:r>
            <w:r>
              <w:rPr>
                <w:rFonts w:cs="Arial"/>
                <w:color w:val="000000"/>
              </w:rPr>
              <w:t xml:space="preserve">is to provide </w:t>
            </w:r>
            <w:r>
              <w:rPr>
                <w:rFonts w:cs="Arial"/>
                <w:b/>
                <w:bCs/>
                <w:color w:val="000000"/>
              </w:rPr>
              <w:t>symptomatic relief</w:t>
            </w:r>
            <w:r>
              <w:rPr>
                <w:rFonts w:cs="Arial"/>
                <w:color w:val="000000"/>
              </w:rPr>
              <w:t xml:space="preserve"> to my patient</w:t>
            </w:r>
            <w:r w:rsidR="00C67378">
              <w:rPr>
                <w:rFonts w:cs="Arial"/>
                <w:color w:val="000000"/>
              </w:rPr>
              <w:t>s</w:t>
            </w:r>
          </w:p>
        </w:tc>
        <w:tc>
          <w:tcPr>
            <w:tcW w:w="665" w:type="pct"/>
            <w:tcBorders>
              <w:top w:val="single" w:sz="4" w:space="0" w:color="auto"/>
              <w:left w:val="single" w:sz="4" w:space="0" w:color="auto"/>
              <w:bottom w:val="single" w:sz="4" w:space="0" w:color="auto"/>
              <w:right w:val="single" w:sz="4" w:space="0" w:color="auto"/>
            </w:tcBorders>
            <w:vAlign w:val="center"/>
          </w:tcPr>
          <w:p w14:paraId="1B7107F0"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5A4A40AD"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DA0196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31FBFF47"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B7D25B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B1D2FBA"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29BCE6A3"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6B4ECF57"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519935EB" w14:textId="6AC0068D"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My main goal when treating </w:t>
            </w:r>
            <w:r w:rsidR="00006A8C">
              <w:rPr>
                <w:rFonts w:cs="Arial"/>
                <w:b/>
                <w:bCs/>
                <w:color w:val="000000"/>
              </w:rPr>
              <w:t xml:space="preserve">THERAPY AREA </w:t>
            </w:r>
            <w:r>
              <w:rPr>
                <w:rFonts w:cs="Arial"/>
                <w:color w:val="000000"/>
              </w:rPr>
              <w:t xml:space="preserve">is to improve my patient’s </w:t>
            </w:r>
            <w:r>
              <w:rPr>
                <w:rFonts w:cs="Arial"/>
                <w:b/>
                <w:bCs/>
                <w:color w:val="000000"/>
              </w:rPr>
              <w:t>QoL</w:t>
            </w:r>
          </w:p>
        </w:tc>
        <w:tc>
          <w:tcPr>
            <w:tcW w:w="665" w:type="pct"/>
            <w:tcBorders>
              <w:top w:val="single" w:sz="4" w:space="0" w:color="auto"/>
              <w:left w:val="single" w:sz="4" w:space="0" w:color="auto"/>
              <w:bottom w:val="single" w:sz="4" w:space="0" w:color="auto"/>
              <w:right w:val="single" w:sz="4" w:space="0" w:color="auto"/>
            </w:tcBorders>
            <w:vAlign w:val="center"/>
          </w:tcPr>
          <w:p w14:paraId="7DB65282"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568832C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2109EF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12B00736"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611580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26B6507"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D0F9EE0"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525D86" w14:paraId="684549E8"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0ABA4FFE" w14:textId="77777777" w:rsidR="001A42BA" w:rsidRPr="00477B60" w:rsidRDefault="001A42BA" w:rsidP="001A42BA">
            <w:pPr>
              <w:numPr>
                <w:ilvl w:val="0"/>
                <w:numId w:val="27"/>
              </w:numPr>
              <w:tabs>
                <w:tab w:val="clear" w:pos="630"/>
              </w:tabs>
              <w:ind w:left="504"/>
              <w:rPr>
                <w:rFonts w:eastAsia="Times New Roman" w:cs="Arial"/>
                <w:szCs w:val="24"/>
                <w:lang w:val="en-GB" w:eastAsia="ja-JP"/>
              </w:rPr>
            </w:pPr>
            <w:r>
              <w:rPr>
                <w:rFonts w:eastAsia="Times New Roman" w:cs="Arial"/>
                <w:szCs w:val="24"/>
                <w:lang w:val="en-GB" w:eastAsia="ja-JP"/>
              </w:rPr>
              <w:t>Efficacy is the top-most priority in my treatment selection</w:t>
            </w:r>
          </w:p>
        </w:tc>
        <w:tc>
          <w:tcPr>
            <w:tcW w:w="665" w:type="pct"/>
            <w:tcBorders>
              <w:top w:val="single" w:sz="4" w:space="0" w:color="auto"/>
              <w:left w:val="single" w:sz="4" w:space="0" w:color="auto"/>
              <w:bottom w:val="single" w:sz="4" w:space="0" w:color="auto"/>
              <w:right w:val="single" w:sz="4" w:space="0" w:color="auto"/>
            </w:tcBorders>
            <w:vAlign w:val="center"/>
          </w:tcPr>
          <w:p w14:paraId="289B7374"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6EA8FB1C"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3B6566F"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51EC480"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8655D15"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3B0CEC4"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00F8EA68"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r>
      <w:tr w:rsidR="005C066E" w:rsidRPr="00525D86" w14:paraId="2A4D7E7E" w14:textId="77777777" w:rsidTr="005C066E">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1A310798" w14:textId="158ADD90" w:rsidR="005C066E" w:rsidRDefault="005C066E" w:rsidP="005C066E">
            <w:pPr>
              <w:numPr>
                <w:ilvl w:val="0"/>
                <w:numId w:val="27"/>
              </w:numPr>
              <w:tabs>
                <w:tab w:val="clear" w:pos="630"/>
              </w:tabs>
              <w:ind w:left="504"/>
              <w:rPr>
                <w:rFonts w:eastAsia="Times New Roman" w:cs="Arial"/>
                <w:szCs w:val="24"/>
                <w:lang w:val="en-GB" w:eastAsia="ja-JP"/>
              </w:rPr>
            </w:pPr>
            <w:r w:rsidRPr="00DC43EF">
              <w:rPr>
                <w:rFonts w:eastAsia="Times New Roman" w:cs="Arial"/>
                <w:szCs w:val="24"/>
                <w:highlight w:val="yellow"/>
                <w:lang w:val="en-GB" w:eastAsia="ja-JP"/>
              </w:rPr>
              <w:t xml:space="preserve">When treating my moderate to severe </w:t>
            </w:r>
            <w:r w:rsidR="00006A8C">
              <w:rPr>
                <w:rFonts w:eastAsia="Times New Roman" w:cs="Arial"/>
                <w:b/>
                <w:szCs w:val="24"/>
                <w:highlight w:val="yellow"/>
                <w:lang w:val="en-GB" w:eastAsia="ja-JP"/>
              </w:rPr>
              <w:t xml:space="preserve">THERAPY AREA </w:t>
            </w:r>
            <w:r w:rsidRPr="00DC43EF">
              <w:rPr>
                <w:rFonts w:eastAsia="Times New Roman" w:cs="Arial"/>
                <w:szCs w:val="24"/>
                <w:highlight w:val="yellow"/>
                <w:lang w:val="en-GB" w:eastAsia="ja-JP"/>
              </w:rPr>
              <w:t xml:space="preserve">patients, I always use a drug which has a </w:t>
            </w:r>
            <w:r w:rsidRPr="00DC43EF">
              <w:rPr>
                <w:rFonts w:eastAsia="Times New Roman" w:cs="Arial"/>
                <w:b/>
                <w:szCs w:val="24"/>
                <w:highlight w:val="yellow"/>
                <w:lang w:val="en-GB" w:eastAsia="ja-JP"/>
              </w:rPr>
              <w:t>rapid onset of action</w:t>
            </w:r>
          </w:p>
        </w:tc>
        <w:tc>
          <w:tcPr>
            <w:tcW w:w="665" w:type="pct"/>
            <w:tcBorders>
              <w:top w:val="single" w:sz="4" w:space="0" w:color="auto"/>
              <w:left w:val="single" w:sz="4" w:space="0" w:color="auto"/>
              <w:bottom w:val="single" w:sz="4" w:space="0" w:color="auto"/>
              <w:right w:val="single" w:sz="4" w:space="0" w:color="auto"/>
            </w:tcBorders>
            <w:vAlign w:val="center"/>
          </w:tcPr>
          <w:p w14:paraId="65FD1401" w14:textId="73CB5BE7" w:rsidR="005C066E" w:rsidRPr="00896140" w:rsidRDefault="005C066E" w:rsidP="005C066E">
            <w:pPr>
              <w:jc w:val="center"/>
              <w:rPr>
                <w:rFonts w:ascii="Wingdings" w:hAnsi="Wingdings" w:cs="Arial"/>
                <w:szCs w:val="24"/>
                <w:lang w:val="en-GB"/>
              </w:rPr>
            </w:pPr>
            <w:r w:rsidRPr="00D51305">
              <w:rPr>
                <w:rFonts w:ascii="Wingdings" w:eastAsia="Wingdings" w:hAnsi="Wingdings" w:cs="Wingdings"/>
              </w:rPr>
              <w:t></w:t>
            </w:r>
          </w:p>
        </w:tc>
        <w:tc>
          <w:tcPr>
            <w:tcW w:w="203" w:type="pct"/>
            <w:tcBorders>
              <w:top w:val="single" w:sz="4" w:space="0" w:color="auto"/>
              <w:left w:val="single" w:sz="4" w:space="0" w:color="auto"/>
              <w:bottom w:val="single" w:sz="4" w:space="0" w:color="auto"/>
              <w:right w:val="single" w:sz="4" w:space="0" w:color="auto"/>
            </w:tcBorders>
            <w:vAlign w:val="center"/>
          </w:tcPr>
          <w:p w14:paraId="38F556A3" w14:textId="5B91A6C0" w:rsidR="005C066E" w:rsidRPr="00896140" w:rsidRDefault="005C066E" w:rsidP="005C066E">
            <w:pPr>
              <w:jc w:val="center"/>
              <w:rPr>
                <w:rFonts w:ascii="Wingdings" w:hAnsi="Wingdings" w:cs="Arial"/>
                <w:szCs w:val="24"/>
                <w:lang w:val="en-GB"/>
              </w:rPr>
            </w:pPr>
            <w:r w:rsidRPr="00D51305">
              <w:rPr>
                <w:rFonts w:ascii="Wingdings" w:eastAsia="Wingdings" w:hAnsi="Wingdings" w:cs="Wingdings"/>
              </w:rPr>
              <w:t></w:t>
            </w:r>
          </w:p>
        </w:tc>
        <w:tc>
          <w:tcPr>
            <w:tcW w:w="202" w:type="pct"/>
            <w:tcBorders>
              <w:top w:val="single" w:sz="4" w:space="0" w:color="auto"/>
              <w:left w:val="single" w:sz="4" w:space="0" w:color="auto"/>
              <w:bottom w:val="single" w:sz="4" w:space="0" w:color="auto"/>
              <w:right w:val="single" w:sz="4" w:space="0" w:color="auto"/>
            </w:tcBorders>
            <w:vAlign w:val="center"/>
          </w:tcPr>
          <w:p w14:paraId="370970C0" w14:textId="7DB6FB13" w:rsidR="005C066E" w:rsidRPr="00896140" w:rsidRDefault="005C066E" w:rsidP="005C066E">
            <w:pPr>
              <w:jc w:val="center"/>
              <w:rPr>
                <w:rFonts w:ascii="Wingdings" w:hAnsi="Wingdings" w:cs="Arial"/>
                <w:szCs w:val="24"/>
                <w:lang w:val="en-GB"/>
              </w:rPr>
            </w:pPr>
            <w:r w:rsidRPr="00D51305">
              <w:rPr>
                <w:rFonts w:ascii="Wingdings" w:eastAsia="Wingdings" w:hAnsi="Wingdings" w:cs="Wingdings"/>
              </w:rPr>
              <w:t></w:t>
            </w:r>
          </w:p>
        </w:tc>
        <w:tc>
          <w:tcPr>
            <w:tcW w:w="549" w:type="pct"/>
            <w:tcBorders>
              <w:top w:val="single" w:sz="4" w:space="0" w:color="auto"/>
              <w:left w:val="single" w:sz="4" w:space="0" w:color="auto"/>
              <w:bottom w:val="single" w:sz="4" w:space="0" w:color="auto"/>
              <w:right w:val="single" w:sz="4" w:space="0" w:color="auto"/>
            </w:tcBorders>
            <w:vAlign w:val="center"/>
          </w:tcPr>
          <w:p w14:paraId="00373ECF" w14:textId="6FCAF43F" w:rsidR="005C066E" w:rsidRPr="00896140" w:rsidRDefault="005C066E" w:rsidP="005C066E">
            <w:pPr>
              <w:jc w:val="center"/>
              <w:rPr>
                <w:rFonts w:ascii="Wingdings" w:hAnsi="Wingdings" w:cs="Arial"/>
                <w:szCs w:val="24"/>
                <w:lang w:val="en-GB"/>
              </w:rPr>
            </w:pPr>
            <w:r w:rsidRPr="00D51305">
              <w:rPr>
                <w:rFonts w:ascii="Wingdings" w:eastAsia="Wingdings" w:hAnsi="Wingdings" w:cs="Wingdings"/>
              </w:rPr>
              <w:t></w:t>
            </w:r>
          </w:p>
        </w:tc>
        <w:tc>
          <w:tcPr>
            <w:tcW w:w="202" w:type="pct"/>
            <w:tcBorders>
              <w:top w:val="single" w:sz="4" w:space="0" w:color="auto"/>
              <w:left w:val="single" w:sz="4" w:space="0" w:color="auto"/>
              <w:bottom w:val="single" w:sz="4" w:space="0" w:color="auto"/>
              <w:right w:val="single" w:sz="4" w:space="0" w:color="auto"/>
            </w:tcBorders>
            <w:vAlign w:val="center"/>
          </w:tcPr>
          <w:p w14:paraId="6271427F" w14:textId="580907E7" w:rsidR="005C066E" w:rsidRPr="00896140" w:rsidRDefault="005C066E" w:rsidP="005C066E">
            <w:pPr>
              <w:jc w:val="center"/>
              <w:rPr>
                <w:rFonts w:ascii="Wingdings" w:hAnsi="Wingdings" w:cs="Arial"/>
                <w:szCs w:val="24"/>
                <w:lang w:val="en-GB"/>
              </w:rPr>
            </w:pPr>
            <w:r w:rsidRPr="00D51305">
              <w:rPr>
                <w:rFonts w:ascii="Wingdings" w:eastAsia="Wingdings" w:hAnsi="Wingdings" w:cs="Wingdings"/>
              </w:rPr>
              <w:t></w:t>
            </w:r>
          </w:p>
        </w:tc>
        <w:tc>
          <w:tcPr>
            <w:tcW w:w="202" w:type="pct"/>
            <w:tcBorders>
              <w:top w:val="single" w:sz="4" w:space="0" w:color="auto"/>
              <w:left w:val="single" w:sz="4" w:space="0" w:color="auto"/>
              <w:bottom w:val="single" w:sz="4" w:space="0" w:color="auto"/>
              <w:right w:val="single" w:sz="4" w:space="0" w:color="auto"/>
            </w:tcBorders>
            <w:vAlign w:val="center"/>
          </w:tcPr>
          <w:p w14:paraId="2E10DDED" w14:textId="6D80FBDC" w:rsidR="005C066E" w:rsidRPr="00896140" w:rsidRDefault="005C066E" w:rsidP="005C066E">
            <w:pPr>
              <w:jc w:val="center"/>
              <w:rPr>
                <w:rFonts w:ascii="Wingdings" w:hAnsi="Wingdings" w:cs="Arial"/>
                <w:szCs w:val="24"/>
                <w:lang w:val="en-GB"/>
              </w:rPr>
            </w:pPr>
            <w:r w:rsidRPr="00D51305">
              <w:rPr>
                <w:rFonts w:ascii="Wingdings" w:eastAsia="Wingdings" w:hAnsi="Wingdings" w:cs="Wingdings"/>
              </w:rPr>
              <w:t></w:t>
            </w:r>
          </w:p>
        </w:tc>
        <w:tc>
          <w:tcPr>
            <w:tcW w:w="664" w:type="pct"/>
            <w:tcBorders>
              <w:top w:val="single" w:sz="4" w:space="0" w:color="auto"/>
              <w:left w:val="single" w:sz="4" w:space="0" w:color="auto"/>
              <w:bottom w:val="single" w:sz="4" w:space="0" w:color="auto"/>
              <w:right w:val="single" w:sz="4" w:space="0" w:color="auto"/>
            </w:tcBorders>
            <w:vAlign w:val="center"/>
          </w:tcPr>
          <w:p w14:paraId="581EA284" w14:textId="084B2A0D" w:rsidR="005C066E" w:rsidRPr="00896140" w:rsidRDefault="005C066E" w:rsidP="005C066E">
            <w:pPr>
              <w:jc w:val="center"/>
              <w:rPr>
                <w:rFonts w:ascii="Wingdings" w:hAnsi="Wingdings" w:cs="Arial"/>
                <w:szCs w:val="24"/>
                <w:lang w:val="en-GB"/>
              </w:rPr>
            </w:pPr>
            <w:r w:rsidRPr="00D51305">
              <w:rPr>
                <w:rFonts w:ascii="Wingdings" w:eastAsia="Wingdings" w:hAnsi="Wingdings" w:cs="Wingdings"/>
              </w:rPr>
              <w:t></w:t>
            </w:r>
          </w:p>
        </w:tc>
      </w:tr>
      <w:tr w:rsidR="001A42BA" w:rsidRPr="00896140" w14:paraId="23972362"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34CC7896" w14:textId="5F1A29E6" w:rsidR="001A42BA" w:rsidRPr="00896140" w:rsidRDefault="00430011" w:rsidP="001A42BA">
            <w:pPr>
              <w:numPr>
                <w:ilvl w:val="0"/>
                <w:numId w:val="27"/>
              </w:numPr>
              <w:tabs>
                <w:tab w:val="clear" w:pos="630"/>
              </w:tabs>
              <w:ind w:left="504"/>
              <w:rPr>
                <w:rFonts w:eastAsia="Times New Roman" w:cs="Arial"/>
                <w:szCs w:val="24"/>
                <w:lang w:val="en-GB" w:eastAsia="ja-JP"/>
              </w:rPr>
            </w:pPr>
            <w:r w:rsidRPr="00430011">
              <w:rPr>
                <w:rFonts w:eastAsia="Times New Roman" w:cs="Arial"/>
                <w:szCs w:val="24"/>
                <w:lang w:val="en-GB" w:eastAsia="ja-JP"/>
              </w:rPr>
              <w:t xml:space="preserve">I review </w:t>
            </w:r>
            <w:r w:rsidR="00F61E15">
              <w:rPr>
                <w:rFonts w:eastAsia="Times New Roman" w:cs="Arial"/>
                <w:szCs w:val="24"/>
                <w:lang w:val="en-GB" w:eastAsia="ja-JP"/>
              </w:rPr>
              <w:t>my</w:t>
            </w:r>
            <w:r w:rsidRPr="00430011">
              <w:rPr>
                <w:rFonts w:eastAsia="Times New Roman" w:cs="Arial"/>
                <w:szCs w:val="24"/>
                <w:lang w:val="en-GB" w:eastAsia="ja-JP"/>
              </w:rPr>
              <w:t xml:space="preserve"> patient's prior treatments but base the regimen on my own clinical assessment </w:t>
            </w:r>
            <w:r w:rsidR="001A42BA" w:rsidRPr="000D2967">
              <w:rPr>
                <w:rFonts w:eastAsia="Times New Roman" w:cs="Arial"/>
                <w:szCs w:val="24"/>
                <w:lang w:val="en-GB" w:eastAsia="ja-JP"/>
              </w:rPr>
              <w:t>for</w:t>
            </w:r>
            <w:r w:rsidR="005D4955">
              <w:rPr>
                <w:rFonts w:eastAsia="Times New Roman" w:cs="Arial"/>
                <w:szCs w:val="24"/>
                <w:lang w:val="en-GB" w:eastAsia="ja-JP"/>
              </w:rPr>
              <w:t xml:space="preserve"> </w:t>
            </w:r>
            <w:r w:rsidR="001A42BA">
              <w:rPr>
                <w:rFonts w:cs="Arial"/>
                <w:b/>
                <w:szCs w:val="24"/>
              </w:rPr>
              <w:t>moderate to severe</w:t>
            </w:r>
            <w:r w:rsidR="001A42BA" w:rsidRPr="000D2967">
              <w:rPr>
                <w:rFonts w:eastAsia="Times New Roman" w:cs="Arial"/>
                <w:szCs w:val="24"/>
                <w:lang w:val="en-GB" w:eastAsia="ja-JP"/>
              </w:rPr>
              <w:t xml:space="preserve"> </w:t>
            </w:r>
            <w:r w:rsidR="00006A8C">
              <w:rPr>
                <w:rFonts w:eastAsia="Times New Roman" w:cs="Arial"/>
                <w:b/>
                <w:szCs w:val="24"/>
                <w:lang w:val="en-GB" w:eastAsia="ja-JP"/>
              </w:rPr>
              <w:t xml:space="preserve">THERAPY AREA </w:t>
            </w:r>
            <w:r w:rsidR="001A42BA" w:rsidRPr="00ED5554">
              <w:rPr>
                <w:rFonts w:eastAsia="Times New Roman" w:cs="Arial"/>
                <w:b/>
                <w:szCs w:val="24"/>
                <w:lang w:val="en-GB" w:eastAsia="ja-JP"/>
              </w:rPr>
              <w:t>patients</w:t>
            </w:r>
          </w:p>
        </w:tc>
        <w:tc>
          <w:tcPr>
            <w:tcW w:w="665" w:type="pct"/>
            <w:tcBorders>
              <w:top w:val="single" w:sz="4" w:space="0" w:color="auto"/>
              <w:left w:val="single" w:sz="4" w:space="0" w:color="auto"/>
              <w:bottom w:val="single" w:sz="4" w:space="0" w:color="auto"/>
              <w:right w:val="single" w:sz="4" w:space="0" w:color="auto"/>
            </w:tcBorders>
            <w:vAlign w:val="center"/>
          </w:tcPr>
          <w:p w14:paraId="233AEF4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26F96582"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8B7FE5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55A5792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826427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ED15D0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0EB7292"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5224B52F"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78351FFE" w14:textId="77777777"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For my referral patients, I </w:t>
            </w:r>
            <w:r>
              <w:rPr>
                <w:rFonts w:cs="Arial"/>
                <w:b/>
                <w:bCs/>
                <w:color w:val="000000"/>
              </w:rPr>
              <w:t>only</w:t>
            </w:r>
            <w:r>
              <w:rPr>
                <w:rFonts w:cs="Arial"/>
                <w:color w:val="000000"/>
              </w:rPr>
              <w:t xml:space="preserve"> make minor adjustments to treatments prescribed by previous HCPs, that too, only </w:t>
            </w:r>
            <w:r>
              <w:rPr>
                <w:rFonts w:cs="Arial"/>
                <w:b/>
                <w:bCs/>
                <w:color w:val="000000"/>
              </w:rPr>
              <w:t>if absolutely required</w:t>
            </w:r>
          </w:p>
        </w:tc>
        <w:tc>
          <w:tcPr>
            <w:tcW w:w="665" w:type="pct"/>
            <w:tcBorders>
              <w:top w:val="single" w:sz="4" w:space="0" w:color="auto"/>
              <w:left w:val="single" w:sz="4" w:space="0" w:color="auto"/>
              <w:bottom w:val="single" w:sz="4" w:space="0" w:color="auto"/>
              <w:right w:val="single" w:sz="4" w:space="0" w:color="auto"/>
            </w:tcBorders>
            <w:vAlign w:val="center"/>
          </w:tcPr>
          <w:p w14:paraId="291958B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C6D7804"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EA1FDE2"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795851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E1EBF5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C9EF7C6"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9941CE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525D86" w14:paraId="72E33CBA"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453136FA" w14:textId="1626FB16" w:rsidR="001A42BA" w:rsidRPr="00477B60" w:rsidRDefault="001A42BA" w:rsidP="001A42BA">
            <w:pPr>
              <w:numPr>
                <w:ilvl w:val="0"/>
                <w:numId w:val="27"/>
              </w:numPr>
              <w:ind w:left="504"/>
              <w:rPr>
                <w:rFonts w:eastAsia="Times New Roman" w:cs="Arial"/>
                <w:szCs w:val="24"/>
                <w:lang w:val="en-GB" w:eastAsia="ja-JP"/>
              </w:rPr>
            </w:pPr>
            <w:r>
              <w:rPr>
                <w:rFonts w:cs="Arial"/>
                <w:color w:val="000000"/>
              </w:rPr>
              <w:t xml:space="preserve">I always prioritize my </w:t>
            </w:r>
            <w:r>
              <w:rPr>
                <w:rFonts w:cs="Arial"/>
                <w:b/>
                <w:szCs w:val="24"/>
              </w:rPr>
              <w:t>moderate to severe</w:t>
            </w:r>
            <w:r w:rsidRPr="00F01327">
              <w:rPr>
                <w:rFonts w:cs="Arial"/>
                <w:b/>
                <w:bCs/>
                <w:color w:val="000000"/>
              </w:rPr>
              <w:t xml:space="preserve"> </w:t>
            </w:r>
            <w:r w:rsidR="00006A8C">
              <w:rPr>
                <w:rFonts w:cs="Arial"/>
                <w:b/>
                <w:bCs/>
                <w:color w:val="000000"/>
              </w:rPr>
              <w:t xml:space="preserve">THERAPY AREA </w:t>
            </w:r>
            <w:r>
              <w:rPr>
                <w:rFonts w:cs="Arial"/>
                <w:b/>
                <w:bCs/>
                <w:color w:val="000000"/>
              </w:rPr>
              <w:t xml:space="preserve">patient’s QoL </w:t>
            </w:r>
            <w:r>
              <w:rPr>
                <w:rFonts w:cs="Arial"/>
                <w:color w:val="000000"/>
              </w:rPr>
              <w:t>when deciding on which treatment to prescribe</w:t>
            </w:r>
          </w:p>
        </w:tc>
        <w:tc>
          <w:tcPr>
            <w:tcW w:w="665" w:type="pct"/>
            <w:tcBorders>
              <w:top w:val="single" w:sz="4" w:space="0" w:color="auto"/>
              <w:left w:val="single" w:sz="4" w:space="0" w:color="auto"/>
              <w:bottom w:val="single" w:sz="4" w:space="0" w:color="auto"/>
              <w:right w:val="single" w:sz="4" w:space="0" w:color="auto"/>
            </w:tcBorders>
            <w:vAlign w:val="center"/>
          </w:tcPr>
          <w:p w14:paraId="0C16F721"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68136C73"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C347236"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130E53D1"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7B2365E"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ADC8BE3"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79EF7833"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r>
      <w:tr w:rsidR="001A42BA" w:rsidRPr="00896140" w14:paraId="5A6E44F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2852959C" w14:textId="44729812" w:rsidR="001A42BA" w:rsidRPr="007A0386" w:rsidRDefault="001A42BA" w:rsidP="001A42BA">
            <w:pPr>
              <w:numPr>
                <w:ilvl w:val="0"/>
                <w:numId w:val="27"/>
              </w:numPr>
              <w:ind w:left="504"/>
              <w:rPr>
                <w:rFonts w:cs="Arial"/>
                <w:spacing w:val="-2"/>
              </w:rPr>
            </w:pPr>
            <w:r w:rsidRPr="007A0386">
              <w:rPr>
                <w:rFonts w:cs="Arial"/>
                <w:color w:val="000000"/>
              </w:rPr>
              <w:t xml:space="preserve">Getting the patient to comply with certain lifestyle changes (e.g., weight loss, smoking cessation) is the biggest challenge to </w:t>
            </w:r>
            <w:r w:rsidR="00006A8C">
              <w:rPr>
                <w:rFonts w:cs="Arial"/>
                <w:color w:val="000000"/>
              </w:rPr>
              <w:t xml:space="preserve">THERAPY AREA </w:t>
            </w:r>
            <w:r w:rsidRPr="007A0386">
              <w:rPr>
                <w:rFonts w:cs="Arial"/>
                <w:color w:val="000000"/>
              </w:rPr>
              <w:t>treatment</w:t>
            </w:r>
            <w:r w:rsidRPr="007A0386">
              <w:rPr>
                <w:rFonts w:cs="Arial"/>
                <w:spacing w:val="-2"/>
              </w:rPr>
              <w:t xml:space="preserve"> </w:t>
            </w:r>
          </w:p>
        </w:tc>
        <w:tc>
          <w:tcPr>
            <w:tcW w:w="665" w:type="pct"/>
            <w:tcBorders>
              <w:top w:val="single" w:sz="4" w:space="0" w:color="auto"/>
              <w:left w:val="single" w:sz="4" w:space="0" w:color="auto"/>
              <w:bottom w:val="single" w:sz="4" w:space="0" w:color="auto"/>
              <w:right w:val="single" w:sz="4" w:space="0" w:color="auto"/>
            </w:tcBorders>
            <w:vAlign w:val="center"/>
          </w:tcPr>
          <w:p w14:paraId="03424556" w14:textId="77777777"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206AA88B" w14:textId="77777777"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6D0AE19" w14:textId="77777777"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7EB3B824" w14:textId="77777777"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FAC2CB8" w14:textId="77777777"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B3C8190" w14:textId="77777777"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7B43284E" w14:textId="77777777"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525D86" w14:paraId="0423A6CF" w14:textId="77777777" w:rsidTr="00876A17">
        <w:trPr>
          <w:trHeight w:val="504"/>
          <w:jc w:val="center"/>
        </w:trPr>
        <w:tc>
          <w:tcPr>
            <w:tcW w:w="2313" w:type="pct"/>
            <w:tcBorders>
              <w:top w:val="single" w:sz="4" w:space="0" w:color="auto"/>
              <w:left w:val="single" w:sz="4" w:space="0" w:color="auto"/>
              <w:bottom w:val="single" w:sz="4" w:space="0" w:color="auto"/>
              <w:right w:val="single" w:sz="4" w:space="0" w:color="auto"/>
            </w:tcBorders>
          </w:tcPr>
          <w:p w14:paraId="0D3026BC" w14:textId="4953E55C" w:rsidR="001A42BA" w:rsidRPr="007A0386" w:rsidRDefault="001A42BA" w:rsidP="001A42BA">
            <w:pPr>
              <w:numPr>
                <w:ilvl w:val="0"/>
                <w:numId w:val="27"/>
              </w:numPr>
              <w:ind w:left="504"/>
              <w:rPr>
                <w:rFonts w:asciiTheme="minorHAnsi" w:hAnsiTheme="minorHAnsi" w:cstheme="minorHAnsi"/>
              </w:rPr>
            </w:pPr>
            <w:r w:rsidRPr="007A0386">
              <w:rPr>
                <w:rFonts w:cs="Arial"/>
                <w:spacing w:val="-2"/>
              </w:rPr>
              <w:t xml:space="preserve">There is a </w:t>
            </w:r>
            <w:r w:rsidRPr="007A0386">
              <w:rPr>
                <w:rFonts w:cs="Arial"/>
                <w:b/>
                <w:spacing w:val="-2"/>
              </w:rPr>
              <w:t>significant unmet need</w:t>
            </w:r>
            <w:r w:rsidRPr="007A0386">
              <w:rPr>
                <w:rFonts w:cs="Arial"/>
                <w:spacing w:val="-2"/>
              </w:rPr>
              <w:t xml:space="preserve"> for better treatment options for </w:t>
            </w:r>
            <w:r w:rsidRPr="007A0386">
              <w:rPr>
                <w:rFonts w:cs="Arial"/>
                <w:b/>
                <w:spacing w:val="-2"/>
              </w:rPr>
              <w:t>HS</w:t>
            </w:r>
          </w:p>
        </w:tc>
        <w:tc>
          <w:tcPr>
            <w:tcW w:w="665" w:type="pct"/>
            <w:tcBorders>
              <w:top w:val="single" w:sz="4" w:space="0" w:color="auto"/>
              <w:left w:val="single" w:sz="4" w:space="0" w:color="auto"/>
              <w:bottom w:val="single" w:sz="4" w:space="0" w:color="auto"/>
              <w:right w:val="single" w:sz="4" w:space="0" w:color="auto"/>
            </w:tcBorders>
            <w:vAlign w:val="center"/>
          </w:tcPr>
          <w:p w14:paraId="0B4AB472" w14:textId="403D6DF0"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BF92B17" w14:textId="0FAF6948"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0F6FB9B" w14:textId="5766A182"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0E1F3284" w14:textId="174ED4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DE1B72F" w14:textId="4639A3B6"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73D7FFC" w14:textId="2C4A45B9"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D63AE54" w14:textId="3861A46C"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525D86" w14:paraId="7B3CB085" w14:textId="77777777" w:rsidTr="003A488A">
        <w:trPr>
          <w:trHeight w:val="50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400E2F63" w14:textId="1A10A22C" w:rsidR="001A42BA" w:rsidRPr="00D85AEF" w:rsidRDefault="001A42BA" w:rsidP="001A42BA">
            <w:pPr>
              <w:rPr>
                <w:rFonts w:asciiTheme="minorHAnsi" w:hAnsiTheme="minorHAnsi" w:cstheme="minorHAnsi"/>
                <w:b/>
                <w:bCs/>
                <w:szCs w:val="24"/>
                <w:lang w:val="en-GB"/>
              </w:rPr>
            </w:pPr>
            <w:r w:rsidRPr="00D85AEF">
              <w:rPr>
                <w:rFonts w:asciiTheme="minorHAnsi" w:hAnsiTheme="minorHAnsi" w:cstheme="minorHAnsi"/>
                <w:b/>
                <w:bCs/>
                <w:szCs w:val="24"/>
                <w:lang w:val="en-GB"/>
              </w:rPr>
              <w:t>Treatment Aggressiveness</w:t>
            </w:r>
          </w:p>
        </w:tc>
      </w:tr>
      <w:tr w:rsidR="001A42BA" w:rsidRPr="00525D86" w14:paraId="61D796C7"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129DA3AF" w14:textId="7F5B87AA" w:rsidR="001A42BA" w:rsidRPr="00477B60" w:rsidRDefault="001A42BA" w:rsidP="001A42BA">
            <w:pPr>
              <w:numPr>
                <w:ilvl w:val="0"/>
                <w:numId w:val="27"/>
              </w:numPr>
              <w:ind w:left="504"/>
              <w:rPr>
                <w:rFonts w:eastAsia="Times New Roman" w:cs="Arial"/>
                <w:szCs w:val="24"/>
                <w:lang w:val="en-GB" w:eastAsia="ja-JP"/>
              </w:rPr>
            </w:pPr>
            <w:r>
              <w:rPr>
                <w:rFonts w:cs="Arial"/>
                <w:color w:val="000000"/>
              </w:rPr>
              <w:lastRenderedPageBreak/>
              <w:t xml:space="preserve">I prefer to use biologics early in the disease progression for my </w:t>
            </w:r>
            <w:r w:rsidRPr="005B777F">
              <w:rPr>
                <w:rFonts w:cs="Arial"/>
                <w:b/>
                <w:bCs/>
                <w:color w:val="000000"/>
              </w:rPr>
              <w:t xml:space="preserve">moderate to severe </w:t>
            </w:r>
            <w:r w:rsidR="00006A8C">
              <w:rPr>
                <w:rFonts w:cs="Arial"/>
                <w:b/>
                <w:bCs/>
                <w:color w:val="000000"/>
              </w:rPr>
              <w:t xml:space="preserve">THERAPY AREA </w:t>
            </w:r>
            <w:r w:rsidRPr="005B777F">
              <w:rPr>
                <w:rFonts w:cs="Arial"/>
                <w:b/>
                <w:bCs/>
                <w:color w:val="000000"/>
              </w:rPr>
              <w:t>patients</w:t>
            </w:r>
          </w:p>
        </w:tc>
        <w:tc>
          <w:tcPr>
            <w:tcW w:w="665" w:type="pct"/>
            <w:tcBorders>
              <w:top w:val="single" w:sz="4" w:space="0" w:color="auto"/>
              <w:left w:val="single" w:sz="4" w:space="0" w:color="auto"/>
              <w:bottom w:val="single" w:sz="4" w:space="0" w:color="auto"/>
              <w:right w:val="single" w:sz="4" w:space="0" w:color="auto"/>
            </w:tcBorders>
            <w:vAlign w:val="center"/>
          </w:tcPr>
          <w:p w14:paraId="449D2AA5"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5C79CD03"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7BADA76"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65BA9B2"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58A00C8"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A4CE0CE"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72592B1B" w14:textId="77777777" w:rsidR="001A42BA" w:rsidRPr="00525D86" w:rsidRDefault="001A42BA" w:rsidP="001A42BA">
            <w:pPr>
              <w:jc w:val="center"/>
              <w:rPr>
                <w:rFonts w:ascii="Wingdings" w:hAnsi="Wingdings" w:cs="Arial"/>
                <w:strike/>
                <w:szCs w:val="24"/>
                <w:lang w:val="en-GB"/>
              </w:rPr>
            </w:pPr>
            <w:r w:rsidRPr="00896140">
              <w:rPr>
                <w:rFonts w:ascii="Wingdings" w:hAnsi="Wingdings" w:cs="Arial"/>
                <w:szCs w:val="24"/>
                <w:lang w:val="en-GB"/>
              </w:rPr>
              <w:t></w:t>
            </w:r>
          </w:p>
        </w:tc>
      </w:tr>
      <w:tr w:rsidR="001A42BA" w:rsidRPr="00896140" w14:paraId="007594AD"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26C046C2" w14:textId="788724AA"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I feel confident in my ability to change the progressive nature of </w:t>
            </w:r>
            <w:r w:rsidR="00006A8C">
              <w:rPr>
                <w:rFonts w:cs="Arial"/>
                <w:color w:val="000000"/>
              </w:rPr>
              <w:t xml:space="preserve">THERAPY AREA </w:t>
            </w:r>
            <w:r>
              <w:rPr>
                <w:rFonts w:cs="Arial"/>
                <w:color w:val="000000"/>
              </w:rPr>
              <w:t>using biologics </w:t>
            </w:r>
          </w:p>
        </w:tc>
        <w:tc>
          <w:tcPr>
            <w:tcW w:w="665" w:type="pct"/>
            <w:tcBorders>
              <w:top w:val="single" w:sz="4" w:space="0" w:color="auto"/>
              <w:left w:val="single" w:sz="4" w:space="0" w:color="auto"/>
              <w:bottom w:val="single" w:sz="4" w:space="0" w:color="auto"/>
              <w:right w:val="single" w:sz="4" w:space="0" w:color="auto"/>
            </w:tcBorders>
            <w:vAlign w:val="center"/>
          </w:tcPr>
          <w:p w14:paraId="39673A9F"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840BDCD"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6BE4BB8"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7D6BC16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9E7C4D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B766084"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761729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5308AA8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4C7AD16C" w14:textId="20CB0348" w:rsidR="001A42BA" w:rsidRPr="007A0386" w:rsidRDefault="001A42BA" w:rsidP="001A42BA">
            <w:pPr>
              <w:numPr>
                <w:ilvl w:val="0"/>
                <w:numId w:val="27"/>
              </w:numPr>
              <w:ind w:left="504"/>
              <w:rPr>
                <w:rFonts w:cs="Arial"/>
                <w:spacing w:val="-2"/>
              </w:rPr>
            </w:pPr>
            <w:r w:rsidRPr="007A0386">
              <w:rPr>
                <w:rFonts w:cs="Arial"/>
                <w:color w:val="000000"/>
              </w:rPr>
              <w:t xml:space="preserve">I frequently refer my </w:t>
            </w:r>
            <w:r w:rsidR="00006A8C">
              <w:rPr>
                <w:rFonts w:cs="Arial"/>
                <w:color w:val="000000"/>
              </w:rPr>
              <w:t xml:space="preserve">THERAPY AREA </w:t>
            </w:r>
            <w:r w:rsidRPr="007A0386">
              <w:rPr>
                <w:rFonts w:cs="Arial"/>
                <w:color w:val="000000"/>
              </w:rPr>
              <w:t xml:space="preserve">patients to an </w:t>
            </w:r>
            <w:r w:rsidR="00006A8C">
              <w:rPr>
                <w:rFonts w:cs="Arial"/>
                <w:color w:val="000000"/>
              </w:rPr>
              <w:t xml:space="preserve">THERAPY AREA </w:t>
            </w:r>
            <w:r w:rsidRPr="007A0386">
              <w:rPr>
                <w:rFonts w:cs="Arial"/>
                <w:color w:val="000000"/>
              </w:rPr>
              <w:t>specialist when I feel I can no longer effectively manage their treatment</w:t>
            </w:r>
          </w:p>
        </w:tc>
        <w:tc>
          <w:tcPr>
            <w:tcW w:w="665" w:type="pct"/>
            <w:tcBorders>
              <w:top w:val="single" w:sz="4" w:space="0" w:color="auto"/>
              <w:left w:val="single" w:sz="4" w:space="0" w:color="auto"/>
              <w:bottom w:val="single" w:sz="4" w:space="0" w:color="auto"/>
              <w:right w:val="single" w:sz="4" w:space="0" w:color="auto"/>
            </w:tcBorders>
            <w:vAlign w:val="center"/>
          </w:tcPr>
          <w:p w14:paraId="1EC10BE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6EF182F0"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23926FA"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25990CFA"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B93A99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ADDC65E"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90FED1F"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1F49034F"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622728EB" w14:textId="7116BD72" w:rsidR="001A42BA" w:rsidRPr="007A0386" w:rsidRDefault="001A42BA" w:rsidP="001A42BA">
            <w:pPr>
              <w:numPr>
                <w:ilvl w:val="0"/>
                <w:numId w:val="27"/>
              </w:numPr>
              <w:ind w:left="504"/>
              <w:rPr>
                <w:rFonts w:cs="Arial"/>
              </w:rPr>
            </w:pPr>
            <w:r w:rsidRPr="007A0386">
              <w:rPr>
                <w:rFonts w:cs="Arial"/>
                <w:spacing w:val="-2"/>
              </w:rPr>
              <w:t xml:space="preserve">Biologics can effectively </w:t>
            </w:r>
            <w:r w:rsidRPr="007A0386">
              <w:rPr>
                <w:rFonts w:cs="Arial"/>
                <w:b/>
                <w:spacing w:val="-2"/>
              </w:rPr>
              <w:t>delay</w:t>
            </w:r>
            <w:r w:rsidRPr="007A0386">
              <w:rPr>
                <w:rFonts w:cs="Arial"/>
                <w:spacing w:val="-2"/>
              </w:rPr>
              <w:t xml:space="preserve"> the need for </w:t>
            </w:r>
            <w:r w:rsidR="00155D0C">
              <w:rPr>
                <w:rFonts w:cs="Arial"/>
                <w:spacing w:val="-2"/>
              </w:rPr>
              <w:t>p18</w:t>
            </w:r>
            <w:r w:rsidRPr="007A0386">
              <w:rPr>
                <w:rFonts w:cs="Arial"/>
                <w:spacing w:val="-2"/>
              </w:rPr>
              <w:t xml:space="preserve"> treatment of HS</w:t>
            </w:r>
          </w:p>
        </w:tc>
        <w:tc>
          <w:tcPr>
            <w:tcW w:w="665" w:type="pct"/>
            <w:tcBorders>
              <w:top w:val="single" w:sz="4" w:space="0" w:color="auto"/>
              <w:left w:val="single" w:sz="4" w:space="0" w:color="auto"/>
              <w:bottom w:val="single" w:sz="4" w:space="0" w:color="auto"/>
              <w:right w:val="single" w:sz="4" w:space="0" w:color="auto"/>
            </w:tcBorders>
            <w:vAlign w:val="center"/>
          </w:tcPr>
          <w:p w14:paraId="1359B503" w14:textId="5E54117C"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7381EE4E" w14:textId="5A2F985D"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AA02BB5" w14:textId="6EF50B36"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DB9A4E1" w14:textId="49BC183E"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5F73BAE" w14:textId="4FFAE5A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8B96A49" w14:textId="67491D6B"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C2F57D2" w14:textId="7AFA8555"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206DC2EB"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4F10B661" w14:textId="4D257908" w:rsidR="001A42BA" w:rsidRPr="007A0386" w:rsidRDefault="001A42BA" w:rsidP="001A42BA">
            <w:pPr>
              <w:numPr>
                <w:ilvl w:val="0"/>
                <w:numId w:val="27"/>
              </w:numPr>
              <w:ind w:left="504"/>
              <w:rPr>
                <w:rFonts w:cs="Arial"/>
              </w:rPr>
            </w:pPr>
            <w:r w:rsidRPr="007A0386">
              <w:rPr>
                <w:rFonts w:cs="Arial"/>
                <w:spacing w:val="-2"/>
              </w:rPr>
              <w:t xml:space="preserve">Biologics are the </w:t>
            </w:r>
            <w:r w:rsidRPr="007A0386">
              <w:rPr>
                <w:rFonts w:cs="Arial"/>
                <w:b/>
                <w:spacing w:val="-2"/>
              </w:rPr>
              <w:t>future</w:t>
            </w:r>
            <w:r w:rsidRPr="007A0386">
              <w:rPr>
                <w:rFonts w:cs="Arial"/>
                <w:spacing w:val="-2"/>
              </w:rPr>
              <w:t xml:space="preserve"> of </w:t>
            </w:r>
            <w:r w:rsidR="00006A8C">
              <w:rPr>
                <w:rFonts w:cs="Arial"/>
                <w:spacing w:val="-2"/>
              </w:rPr>
              <w:t xml:space="preserve">THERAPY AREA </w:t>
            </w:r>
            <w:r w:rsidRPr="007A0386">
              <w:rPr>
                <w:rFonts w:cs="Arial"/>
                <w:spacing w:val="-2"/>
              </w:rPr>
              <w:t>treatment</w:t>
            </w:r>
          </w:p>
        </w:tc>
        <w:tc>
          <w:tcPr>
            <w:tcW w:w="665" w:type="pct"/>
            <w:tcBorders>
              <w:top w:val="single" w:sz="4" w:space="0" w:color="auto"/>
              <w:left w:val="single" w:sz="4" w:space="0" w:color="auto"/>
              <w:bottom w:val="single" w:sz="4" w:space="0" w:color="auto"/>
              <w:right w:val="single" w:sz="4" w:space="0" w:color="auto"/>
            </w:tcBorders>
            <w:vAlign w:val="center"/>
          </w:tcPr>
          <w:p w14:paraId="4F31886B" w14:textId="77DA0A8E"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3A4B6144" w14:textId="02D3F362"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8DF32DC" w14:textId="182CAB94"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25AF14DD" w14:textId="04BF105B"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8C02E56" w14:textId="30E33765"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FBE8119" w14:textId="17D0EA59"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1A6B461F" w14:textId="44BB04D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5A10DEA6" w14:textId="77777777" w:rsidTr="00741E0C">
        <w:trPr>
          <w:trHeight w:val="50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3F5FD23A" w14:textId="5A35F06A" w:rsidR="001A42BA" w:rsidRPr="00E23285" w:rsidRDefault="001A42BA" w:rsidP="001A42BA">
            <w:pPr>
              <w:rPr>
                <w:rFonts w:asciiTheme="minorHAnsi" w:hAnsiTheme="minorHAnsi" w:cstheme="minorHAnsi"/>
                <w:b/>
                <w:bCs/>
                <w:szCs w:val="24"/>
                <w:lang w:val="en-GB"/>
              </w:rPr>
            </w:pPr>
            <w:r w:rsidRPr="00E23285">
              <w:rPr>
                <w:rFonts w:asciiTheme="minorHAnsi" w:hAnsiTheme="minorHAnsi" w:cstheme="minorHAnsi"/>
                <w:b/>
                <w:bCs/>
                <w:szCs w:val="24"/>
                <w:lang w:val="en-GB"/>
              </w:rPr>
              <w:t xml:space="preserve">Experience with </w:t>
            </w:r>
            <w:r>
              <w:rPr>
                <w:rFonts w:asciiTheme="minorHAnsi" w:hAnsiTheme="minorHAnsi" w:cstheme="minorHAnsi"/>
                <w:b/>
                <w:bCs/>
                <w:szCs w:val="24"/>
                <w:lang w:val="en-GB"/>
              </w:rPr>
              <w:t>O</w:t>
            </w:r>
            <w:r w:rsidRPr="00E23285">
              <w:rPr>
                <w:rFonts w:asciiTheme="minorHAnsi" w:hAnsiTheme="minorHAnsi" w:cstheme="minorHAnsi"/>
                <w:b/>
                <w:bCs/>
                <w:szCs w:val="24"/>
                <w:lang w:val="en-GB"/>
              </w:rPr>
              <w:t xml:space="preserve">ther </w:t>
            </w:r>
            <w:r>
              <w:rPr>
                <w:rFonts w:asciiTheme="minorHAnsi" w:hAnsiTheme="minorHAnsi" w:cstheme="minorHAnsi"/>
                <w:b/>
                <w:bCs/>
                <w:szCs w:val="24"/>
                <w:lang w:val="en-GB"/>
              </w:rPr>
              <w:t>T</w:t>
            </w:r>
            <w:r w:rsidRPr="00E23285">
              <w:rPr>
                <w:rFonts w:asciiTheme="minorHAnsi" w:hAnsiTheme="minorHAnsi" w:cstheme="minorHAnsi"/>
                <w:b/>
                <w:bCs/>
                <w:szCs w:val="24"/>
                <w:lang w:val="en-GB"/>
              </w:rPr>
              <w:t xml:space="preserve">herapy </w:t>
            </w:r>
            <w:r>
              <w:rPr>
                <w:rFonts w:asciiTheme="minorHAnsi" w:hAnsiTheme="minorHAnsi" w:cstheme="minorHAnsi"/>
                <w:b/>
                <w:bCs/>
                <w:szCs w:val="24"/>
                <w:lang w:val="en-GB"/>
              </w:rPr>
              <w:t>A</w:t>
            </w:r>
            <w:r w:rsidRPr="00E23285">
              <w:rPr>
                <w:rFonts w:asciiTheme="minorHAnsi" w:hAnsiTheme="minorHAnsi" w:cstheme="minorHAnsi"/>
                <w:b/>
                <w:bCs/>
                <w:szCs w:val="24"/>
                <w:lang w:val="en-GB"/>
              </w:rPr>
              <w:t>reas</w:t>
            </w:r>
          </w:p>
        </w:tc>
      </w:tr>
      <w:tr w:rsidR="001A42BA" w:rsidRPr="00896140" w14:paraId="590C7B7B"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39D55C75" w14:textId="20AD27C8"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My clinical experience with </w:t>
            </w:r>
            <w:r w:rsidR="00155D0C">
              <w:rPr>
                <w:rFonts w:cs="Arial"/>
                <w:color w:val="000000"/>
              </w:rPr>
              <w:t>Therapy area 2</w:t>
            </w:r>
            <w:r>
              <w:rPr>
                <w:rFonts w:cs="Arial"/>
                <w:color w:val="000000"/>
              </w:rPr>
              <w:t xml:space="preserve"> consistently guides my treatment selection for patients with HS</w:t>
            </w:r>
          </w:p>
        </w:tc>
        <w:tc>
          <w:tcPr>
            <w:tcW w:w="665" w:type="pct"/>
            <w:tcBorders>
              <w:top w:val="single" w:sz="4" w:space="0" w:color="auto"/>
              <w:left w:val="single" w:sz="4" w:space="0" w:color="auto"/>
              <w:bottom w:val="single" w:sz="4" w:space="0" w:color="auto"/>
              <w:right w:val="single" w:sz="4" w:space="0" w:color="auto"/>
            </w:tcBorders>
            <w:vAlign w:val="center"/>
          </w:tcPr>
          <w:p w14:paraId="4948C368"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077D35FD"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98CF024"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5EE58EF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7AB47B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0EA2B96"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629714F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0920EB1B" w14:textId="77777777" w:rsidTr="00382963">
        <w:trPr>
          <w:trHeight w:val="50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2FB9E207" w14:textId="4CCD482D" w:rsidR="001A42BA" w:rsidRPr="00E23285" w:rsidRDefault="001A42BA" w:rsidP="001A42BA">
            <w:pPr>
              <w:rPr>
                <w:rFonts w:asciiTheme="minorHAnsi" w:hAnsiTheme="minorHAnsi" w:cstheme="minorHAnsi"/>
                <w:b/>
                <w:bCs/>
                <w:szCs w:val="24"/>
                <w:lang w:val="en-GB"/>
              </w:rPr>
            </w:pPr>
            <w:r w:rsidRPr="00E23285">
              <w:rPr>
                <w:rFonts w:asciiTheme="minorHAnsi" w:hAnsiTheme="minorHAnsi" w:cstheme="minorHAnsi"/>
                <w:b/>
                <w:bCs/>
                <w:szCs w:val="24"/>
                <w:lang w:val="en-GB"/>
              </w:rPr>
              <w:t>Awareness &amp; Knowledge of Treatments</w:t>
            </w:r>
            <w:r w:rsidR="00CD0003">
              <w:rPr>
                <w:rFonts w:asciiTheme="minorHAnsi" w:hAnsiTheme="minorHAnsi" w:cstheme="minorHAnsi"/>
                <w:b/>
                <w:bCs/>
                <w:szCs w:val="24"/>
                <w:lang w:val="en-GB"/>
              </w:rPr>
              <w:t>/</w:t>
            </w:r>
            <w:r w:rsidRPr="00E23285">
              <w:rPr>
                <w:rFonts w:asciiTheme="minorHAnsi" w:hAnsiTheme="minorHAnsi" w:cstheme="minorHAnsi"/>
                <w:b/>
                <w:bCs/>
                <w:szCs w:val="24"/>
                <w:lang w:val="en-GB"/>
              </w:rPr>
              <w:t>Disease</w:t>
            </w:r>
          </w:p>
        </w:tc>
      </w:tr>
      <w:tr w:rsidR="001A42BA" w:rsidRPr="00896140" w14:paraId="08EFCDB4"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4EEA1485" w14:textId="4FCA1603"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I always use the </w:t>
            </w:r>
            <w:r w:rsidR="00DE65E0">
              <w:rPr>
                <w:rFonts w:cs="Arial"/>
                <w:b/>
                <w:bCs/>
                <w:color w:val="000000"/>
              </w:rPr>
              <w:t>Scale 1</w:t>
            </w:r>
            <w:r w:rsidRPr="001A3C63">
              <w:rPr>
                <w:rFonts w:cs="Arial"/>
                <w:b/>
                <w:bCs/>
                <w:color w:val="000000"/>
              </w:rPr>
              <w:t>scale</w:t>
            </w:r>
            <w:r>
              <w:rPr>
                <w:rFonts w:cs="Arial"/>
                <w:color w:val="000000"/>
              </w:rPr>
              <w:t xml:space="preserve"> to assess the severity of my </w:t>
            </w:r>
            <w:r w:rsidR="00006A8C">
              <w:rPr>
                <w:rFonts w:cs="Arial"/>
                <w:color w:val="000000"/>
              </w:rPr>
              <w:t xml:space="preserve">THERAPY AREA </w:t>
            </w:r>
            <w:r>
              <w:rPr>
                <w:rFonts w:cs="Arial"/>
                <w:color w:val="000000"/>
              </w:rPr>
              <w:t>patients</w:t>
            </w:r>
          </w:p>
        </w:tc>
        <w:tc>
          <w:tcPr>
            <w:tcW w:w="665" w:type="pct"/>
            <w:tcBorders>
              <w:top w:val="single" w:sz="4" w:space="0" w:color="auto"/>
              <w:left w:val="single" w:sz="4" w:space="0" w:color="auto"/>
              <w:bottom w:val="single" w:sz="4" w:space="0" w:color="auto"/>
              <w:right w:val="single" w:sz="4" w:space="0" w:color="auto"/>
            </w:tcBorders>
            <w:vAlign w:val="center"/>
          </w:tcPr>
          <w:p w14:paraId="05220F4E"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06B1E6C6"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1EEFFAF"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78D3E0E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367A900"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ACB4FE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14C5F25E"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27919F45"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72B325CA" w14:textId="00C0A9EF"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I always use the </w:t>
            </w:r>
            <w:r w:rsidR="00DE65E0">
              <w:rPr>
                <w:rFonts w:cs="Arial"/>
                <w:b/>
                <w:bCs/>
                <w:color w:val="000000"/>
              </w:rPr>
              <w:t>SCALE 1</w:t>
            </w:r>
            <w:r w:rsidRPr="001A3C63">
              <w:rPr>
                <w:rFonts w:cs="Arial"/>
                <w:b/>
                <w:color w:val="000000"/>
              </w:rPr>
              <w:t xml:space="preserve"> scale</w:t>
            </w:r>
            <w:r>
              <w:rPr>
                <w:rFonts w:cs="Arial"/>
                <w:color w:val="000000"/>
              </w:rPr>
              <w:t xml:space="preserve"> to assess the severity of my </w:t>
            </w:r>
            <w:r w:rsidR="00006A8C">
              <w:rPr>
                <w:rFonts w:cs="Arial"/>
                <w:color w:val="000000"/>
              </w:rPr>
              <w:t xml:space="preserve">THERAPY AREA </w:t>
            </w:r>
            <w:r>
              <w:rPr>
                <w:rFonts w:cs="Arial"/>
                <w:color w:val="000000"/>
              </w:rPr>
              <w:t xml:space="preserve">patients </w:t>
            </w:r>
          </w:p>
        </w:tc>
        <w:tc>
          <w:tcPr>
            <w:tcW w:w="665" w:type="pct"/>
            <w:tcBorders>
              <w:top w:val="single" w:sz="4" w:space="0" w:color="auto"/>
              <w:left w:val="single" w:sz="4" w:space="0" w:color="auto"/>
              <w:bottom w:val="single" w:sz="4" w:space="0" w:color="auto"/>
              <w:right w:val="single" w:sz="4" w:space="0" w:color="auto"/>
            </w:tcBorders>
            <w:vAlign w:val="center"/>
          </w:tcPr>
          <w:p w14:paraId="5DBDA773"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FCDC45D"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3F2F89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3B381D76"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2CF18D2"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DF8322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05A860AE"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5751F954"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1897EC6A" w14:textId="757E999E"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I always use the </w:t>
            </w:r>
            <w:r>
              <w:rPr>
                <w:rFonts w:cs="Arial"/>
                <w:b/>
                <w:bCs/>
                <w:color w:val="000000"/>
              </w:rPr>
              <w:t>Pain Rating scale</w:t>
            </w:r>
            <w:r>
              <w:rPr>
                <w:rFonts w:cs="Arial"/>
                <w:color w:val="000000"/>
              </w:rPr>
              <w:t xml:space="preserve"> to assess the severity of my </w:t>
            </w:r>
            <w:r w:rsidR="00006A8C">
              <w:rPr>
                <w:rFonts w:cs="Arial"/>
                <w:color w:val="000000"/>
              </w:rPr>
              <w:t xml:space="preserve">THERAPY AREA </w:t>
            </w:r>
            <w:r>
              <w:rPr>
                <w:rFonts w:cs="Arial"/>
                <w:color w:val="000000"/>
              </w:rPr>
              <w:t xml:space="preserve">patients </w:t>
            </w:r>
          </w:p>
        </w:tc>
        <w:tc>
          <w:tcPr>
            <w:tcW w:w="665" w:type="pct"/>
            <w:tcBorders>
              <w:top w:val="single" w:sz="4" w:space="0" w:color="auto"/>
              <w:left w:val="single" w:sz="4" w:space="0" w:color="auto"/>
              <w:bottom w:val="single" w:sz="4" w:space="0" w:color="auto"/>
              <w:right w:val="single" w:sz="4" w:space="0" w:color="auto"/>
            </w:tcBorders>
            <w:vAlign w:val="center"/>
          </w:tcPr>
          <w:p w14:paraId="175569E3"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2CBF8F7"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61AEAD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71B0A634"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0E50025"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C434A9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0C91FADF"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05BB4A2C"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7ED6EDD1" w14:textId="1C62493D" w:rsidR="001A42BA" w:rsidRPr="00896140" w:rsidRDefault="001A42BA" w:rsidP="001A42BA">
            <w:pPr>
              <w:numPr>
                <w:ilvl w:val="0"/>
                <w:numId w:val="27"/>
              </w:numPr>
              <w:ind w:left="504"/>
              <w:rPr>
                <w:rFonts w:eastAsia="Times New Roman" w:cs="Arial"/>
                <w:szCs w:val="24"/>
                <w:lang w:val="en-GB" w:eastAsia="ja-JP"/>
              </w:rPr>
            </w:pPr>
            <w:r>
              <w:rPr>
                <w:rFonts w:cs="Arial"/>
                <w:color w:val="000000"/>
              </w:rPr>
              <w:t xml:space="preserve">I always use the </w:t>
            </w:r>
            <w:r w:rsidR="00DE65E0">
              <w:rPr>
                <w:rFonts w:cs="Arial"/>
                <w:b/>
                <w:bCs/>
                <w:color w:val="000000"/>
              </w:rPr>
              <w:t>SCALE 2</w:t>
            </w:r>
            <w:r>
              <w:rPr>
                <w:rFonts w:cs="Arial"/>
                <w:b/>
                <w:bCs/>
                <w:color w:val="000000"/>
              </w:rPr>
              <w:t xml:space="preserve"> scale</w:t>
            </w:r>
            <w:r>
              <w:rPr>
                <w:rFonts w:cs="Arial"/>
                <w:color w:val="000000"/>
              </w:rPr>
              <w:t xml:space="preserve"> to assess the severity of my </w:t>
            </w:r>
            <w:r w:rsidR="00006A8C">
              <w:rPr>
                <w:rFonts w:cs="Arial"/>
                <w:color w:val="000000"/>
              </w:rPr>
              <w:t xml:space="preserve">THERAPY AREA </w:t>
            </w:r>
            <w:r>
              <w:rPr>
                <w:rFonts w:cs="Arial"/>
                <w:color w:val="000000"/>
              </w:rPr>
              <w:t xml:space="preserve">patients </w:t>
            </w:r>
          </w:p>
        </w:tc>
        <w:tc>
          <w:tcPr>
            <w:tcW w:w="665" w:type="pct"/>
            <w:tcBorders>
              <w:top w:val="single" w:sz="4" w:space="0" w:color="auto"/>
              <w:left w:val="single" w:sz="4" w:space="0" w:color="auto"/>
              <w:bottom w:val="single" w:sz="4" w:space="0" w:color="auto"/>
              <w:right w:val="single" w:sz="4" w:space="0" w:color="auto"/>
            </w:tcBorders>
            <w:vAlign w:val="center"/>
          </w:tcPr>
          <w:p w14:paraId="166E771F"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26DC8E0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6421528"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032A594"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206F6F6"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03CE6D4"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2B7013FB"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3080E966"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1A23AC49" w14:textId="77777777" w:rsidR="001A42BA" w:rsidRPr="007A0386" w:rsidRDefault="001A42BA" w:rsidP="001A42BA">
            <w:pPr>
              <w:numPr>
                <w:ilvl w:val="0"/>
                <w:numId w:val="27"/>
              </w:numPr>
              <w:ind w:left="504"/>
              <w:rPr>
                <w:rFonts w:cs="Arial"/>
              </w:rPr>
            </w:pPr>
            <w:r w:rsidRPr="007A0386">
              <w:rPr>
                <w:rFonts w:cs="Arial"/>
                <w:b/>
                <w:spacing w:val="-2"/>
              </w:rPr>
              <w:t>Early diagnosis</w:t>
            </w:r>
            <w:r w:rsidRPr="007A0386">
              <w:rPr>
                <w:rFonts w:cs="Arial"/>
                <w:spacing w:val="-2"/>
              </w:rPr>
              <w:t xml:space="preserve"> is critical to effectively manage HS</w:t>
            </w:r>
          </w:p>
        </w:tc>
        <w:tc>
          <w:tcPr>
            <w:tcW w:w="665" w:type="pct"/>
            <w:tcBorders>
              <w:top w:val="single" w:sz="4" w:space="0" w:color="auto"/>
              <w:left w:val="single" w:sz="4" w:space="0" w:color="auto"/>
              <w:bottom w:val="single" w:sz="4" w:space="0" w:color="auto"/>
              <w:right w:val="single" w:sz="4" w:space="0" w:color="auto"/>
            </w:tcBorders>
            <w:vAlign w:val="center"/>
          </w:tcPr>
          <w:p w14:paraId="65951B0C"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243B93D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CA3A24F"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C966633"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0DB8087"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FDE984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983CDF4"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048A0D0E"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7379CD11" w14:textId="3F2377DA" w:rsidR="001A42BA" w:rsidRPr="007A0386" w:rsidRDefault="001A42BA" w:rsidP="001A42BA">
            <w:pPr>
              <w:numPr>
                <w:ilvl w:val="0"/>
                <w:numId w:val="27"/>
              </w:numPr>
              <w:ind w:left="504"/>
              <w:rPr>
                <w:rFonts w:cs="Arial"/>
                <w:spacing w:val="-2"/>
              </w:rPr>
            </w:pPr>
            <w:r w:rsidRPr="007A0386">
              <w:rPr>
                <w:rFonts w:cs="Arial"/>
                <w:spacing w:val="-2"/>
              </w:rPr>
              <w:t xml:space="preserve">Biologics effectively reduce the systemic </w:t>
            </w:r>
            <w:r w:rsidRPr="007A0386">
              <w:rPr>
                <w:rFonts w:cs="Arial"/>
                <w:b/>
                <w:spacing w:val="-2"/>
              </w:rPr>
              <w:t>inflammation</w:t>
            </w:r>
            <w:r w:rsidRPr="007A0386">
              <w:rPr>
                <w:rFonts w:cs="Arial"/>
                <w:spacing w:val="-2"/>
              </w:rPr>
              <w:t xml:space="preserve"> that drives HS</w:t>
            </w:r>
          </w:p>
        </w:tc>
        <w:tc>
          <w:tcPr>
            <w:tcW w:w="665" w:type="pct"/>
            <w:tcBorders>
              <w:top w:val="single" w:sz="4" w:space="0" w:color="auto"/>
              <w:left w:val="single" w:sz="4" w:space="0" w:color="auto"/>
              <w:bottom w:val="single" w:sz="4" w:space="0" w:color="auto"/>
              <w:right w:val="single" w:sz="4" w:space="0" w:color="auto"/>
            </w:tcBorders>
            <w:vAlign w:val="center"/>
          </w:tcPr>
          <w:p w14:paraId="22BCF186" w14:textId="2049F5D2"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58A6E55" w14:textId="5068390D"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6AB785BF" w14:textId="496197AA"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1D92EC8C" w14:textId="40043CD5"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8896983" w14:textId="7D9E9CAE"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AA19856" w14:textId="48EDAF3B"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645DFB99" w14:textId="61683330"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0E4776B2" w14:textId="77777777" w:rsidTr="00E03593">
        <w:trPr>
          <w:trHeight w:val="50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3010C44C" w14:textId="22CEE61D" w:rsidR="001A42BA" w:rsidRPr="00E03593" w:rsidRDefault="001A42BA" w:rsidP="001A42BA">
            <w:pPr>
              <w:rPr>
                <w:rFonts w:asciiTheme="minorHAnsi" w:hAnsiTheme="minorHAnsi" w:cstheme="minorHAnsi"/>
                <w:b/>
                <w:bCs/>
                <w:szCs w:val="24"/>
                <w:lang w:val="en-GB"/>
              </w:rPr>
            </w:pPr>
            <w:r w:rsidRPr="00E03593">
              <w:rPr>
                <w:rFonts w:asciiTheme="minorHAnsi" w:hAnsiTheme="minorHAnsi" w:cstheme="minorHAnsi"/>
                <w:b/>
                <w:bCs/>
                <w:szCs w:val="24"/>
                <w:lang w:val="en-GB"/>
              </w:rPr>
              <w:t>Patient Centricity</w:t>
            </w:r>
            <w:r w:rsidR="00CD0003">
              <w:rPr>
                <w:rFonts w:asciiTheme="minorHAnsi" w:hAnsiTheme="minorHAnsi" w:cstheme="minorHAnsi"/>
                <w:b/>
                <w:bCs/>
                <w:szCs w:val="24"/>
                <w:lang w:val="en-GB"/>
              </w:rPr>
              <w:t>/</w:t>
            </w:r>
            <w:r w:rsidR="008535E7">
              <w:rPr>
                <w:rFonts w:asciiTheme="minorHAnsi" w:hAnsiTheme="minorHAnsi" w:cstheme="minorHAnsi"/>
                <w:b/>
                <w:bCs/>
                <w:szCs w:val="24"/>
                <w:lang w:val="en-GB"/>
              </w:rPr>
              <w:t>R</w:t>
            </w:r>
            <w:r w:rsidRPr="00E03593">
              <w:rPr>
                <w:rFonts w:asciiTheme="minorHAnsi" w:hAnsiTheme="minorHAnsi" w:cstheme="minorHAnsi"/>
                <w:b/>
                <w:bCs/>
                <w:szCs w:val="24"/>
                <w:lang w:val="en-GB"/>
              </w:rPr>
              <w:t>elationship</w:t>
            </w:r>
          </w:p>
        </w:tc>
      </w:tr>
      <w:tr w:rsidR="001A42BA" w:rsidRPr="00896140" w14:paraId="45752C97"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09560DEB" w14:textId="77777777" w:rsidR="001A42BA" w:rsidRPr="00E03593" w:rsidRDefault="001A42BA" w:rsidP="001A42BA">
            <w:pPr>
              <w:numPr>
                <w:ilvl w:val="0"/>
                <w:numId w:val="27"/>
              </w:numPr>
              <w:ind w:left="504"/>
              <w:rPr>
                <w:rFonts w:cs="Arial"/>
                <w:color w:val="000000"/>
              </w:rPr>
            </w:pPr>
            <w:r w:rsidRPr="00981B49">
              <w:rPr>
                <w:rFonts w:cs="Arial"/>
                <w:b/>
                <w:color w:val="000000"/>
              </w:rPr>
              <w:lastRenderedPageBreak/>
              <w:t>Developing relationships</w:t>
            </w:r>
            <w:r w:rsidRPr="00E03593">
              <w:rPr>
                <w:rFonts w:cs="Arial"/>
                <w:color w:val="000000"/>
              </w:rPr>
              <w:t xml:space="preserve"> with my patients is one of the most rewarding aspects of my work</w:t>
            </w:r>
          </w:p>
        </w:tc>
        <w:tc>
          <w:tcPr>
            <w:tcW w:w="665" w:type="pct"/>
            <w:tcBorders>
              <w:top w:val="single" w:sz="4" w:space="0" w:color="auto"/>
              <w:left w:val="single" w:sz="4" w:space="0" w:color="auto"/>
              <w:bottom w:val="single" w:sz="4" w:space="0" w:color="auto"/>
              <w:right w:val="single" w:sz="4" w:space="0" w:color="auto"/>
            </w:tcBorders>
            <w:vAlign w:val="center"/>
          </w:tcPr>
          <w:p w14:paraId="45609AB5"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261BDD49"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604F098"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568EBE1A"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D1FBED7"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5E91E51"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B3CC598"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r>
      <w:tr w:rsidR="001A42BA" w:rsidRPr="00896140" w14:paraId="7D485F4B"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3B3C6490" w14:textId="77777777" w:rsidR="001A42BA" w:rsidRPr="00E03593" w:rsidRDefault="001A42BA" w:rsidP="001A42BA">
            <w:pPr>
              <w:numPr>
                <w:ilvl w:val="0"/>
                <w:numId w:val="27"/>
              </w:numPr>
              <w:ind w:left="504"/>
              <w:rPr>
                <w:rFonts w:cs="Arial"/>
                <w:color w:val="000000"/>
              </w:rPr>
            </w:pPr>
            <w:r w:rsidRPr="00E03593">
              <w:rPr>
                <w:rFonts w:cs="Arial"/>
                <w:color w:val="000000"/>
              </w:rPr>
              <w:t>I present multiple treatment options to my patients for them to decide on the course of treatment</w:t>
            </w:r>
          </w:p>
        </w:tc>
        <w:tc>
          <w:tcPr>
            <w:tcW w:w="665" w:type="pct"/>
            <w:tcBorders>
              <w:top w:val="single" w:sz="4" w:space="0" w:color="auto"/>
              <w:left w:val="single" w:sz="4" w:space="0" w:color="auto"/>
              <w:bottom w:val="single" w:sz="4" w:space="0" w:color="auto"/>
              <w:right w:val="single" w:sz="4" w:space="0" w:color="auto"/>
            </w:tcBorders>
            <w:vAlign w:val="center"/>
          </w:tcPr>
          <w:p w14:paraId="16EABBA3"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62D0F17"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9A8CC02"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BA73CB8"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9D15070"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E079A40"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4B5609E"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r>
      <w:tr w:rsidR="001A42BA" w:rsidRPr="00896140" w14:paraId="77C2226F"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5C7CAE8A" w14:textId="3F7718FE" w:rsidR="001A42BA" w:rsidRPr="00E03593" w:rsidRDefault="001A42BA" w:rsidP="001A42BA">
            <w:pPr>
              <w:numPr>
                <w:ilvl w:val="0"/>
                <w:numId w:val="27"/>
              </w:numPr>
              <w:ind w:left="504"/>
              <w:rPr>
                <w:rFonts w:cs="Arial"/>
                <w:color w:val="000000"/>
              </w:rPr>
            </w:pPr>
            <w:r w:rsidRPr="00E03593">
              <w:rPr>
                <w:rFonts w:cs="Arial"/>
                <w:color w:val="000000"/>
              </w:rPr>
              <w:t xml:space="preserve">I always prioritize </w:t>
            </w:r>
            <w:r w:rsidR="00224378">
              <w:rPr>
                <w:rFonts w:cs="Arial"/>
                <w:color w:val="000000"/>
              </w:rPr>
              <w:t>my</w:t>
            </w:r>
            <w:r w:rsidRPr="00E03593">
              <w:rPr>
                <w:rFonts w:cs="Arial"/>
                <w:color w:val="000000"/>
              </w:rPr>
              <w:t xml:space="preserve"> patient</w:t>
            </w:r>
            <w:r w:rsidR="00224378">
              <w:rPr>
                <w:rFonts w:cs="Arial"/>
                <w:color w:val="000000"/>
              </w:rPr>
              <w:t>’s</w:t>
            </w:r>
            <w:r w:rsidRPr="00E03593">
              <w:rPr>
                <w:rFonts w:cs="Arial"/>
                <w:color w:val="000000"/>
              </w:rPr>
              <w:t xml:space="preserve"> preference when making a treatment decision  </w:t>
            </w:r>
          </w:p>
        </w:tc>
        <w:tc>
          <w:tcPr>
            <w:tcW w:w="665" w:type="pct"/>
            <w:tcBorders>
              <w:top w:val="single" w:sz="4" w:space="0" w:color="auto"/>
              <w:left w:val="single" w:sz="4" w:space="0" w:color="auto"/>
              <w:bottom w:val="single" w:sz="4" w:space="0" w:color="auto"/>
              <w:right w:val="single" w:sz="4" w:space="0" w:color="auto"/>
            </w:tcBorders>
            <w:vAlign w:val="center"/>
          </w:tcPr>
          <w:p w14:paraId="3640CC5C"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6EECB24C"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980F564"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3352A078"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3E2FCB4"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6054874"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03B9536D" w14:textId="777777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r>
      <w:tr w:rsidR="001A42BA" w:rsidRPr="00896140" w14:paraId="4B5D7795"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6DAFF21C" w14:textId="64DDA33A" w:rsidR="001A42BA" w:rsidRPr="00E03593" w:rsidRDefault="001A42BA" w:rsidP="001A42BA">
            <w:pPr>
              <w:numPr>
                <w:ilvl w:val="0"/>
                <w:numId w:val="27"/>
              </w:numPr>
              <w:ind w:left="504"/>
              <w:rPr>
                <w:rFonts w:cs="Arial"/>
                <w:color w:val="000000"/>
              </w:rPr>
            </w:pPr>
            <w:r w:rsidRPr="00E03593">
              <w:rPr>
                <w:rFonts w:cs="Arial"/>
                <w:color w:val="000000"/>
              </w:rPr>
              <w:t xml:space="preserve">My patients prefer not to use </w:t>
            </w:r>
            <w:r w:rsidR="004F42DA">
              <w:rPr>
                <w:rFonts w:cs="Arial"/>
                <w:color w:val="000000"/>
              </w:rPr>
              <w:t>b</w:t>
            </w:r>
            <w:r w:rsidRPr="00E03593">
              <w:rPr>
                <w:rFonts w:cs="Arial"/>
                <w:color w:val="000000"/>
              </w:rPr>
              <w:t>iologics because of side effects</w:t>
            </w:r>
          </w:p>
        </w:tc>
        <w:tc>
          <w:tcPr>
            <w:tcW w:w="665" w:type="pct"/>
            <w:tcBorders>
              <w:top w:val="single" w:sz="4" w:space="0" w:color="auto"/>
              <w:left w:val="single" w:sz="4" w:space="0" w:color="auto"/>
              <w:bottom w:val="single" w:sz="4" w:space="0" w:color="auto"/>
              <w:right w:val="single" w:sz="4" w:space="0" w:color="auto"/>
            </w:tcBorders>
            <w:vAlign w:val="center"/>
          </w:tcPr>
          <w:p w14:paraId="11E80AB2" w14:textId="21D75C08"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0DEEFF25" w14:textId="5DF26C3B"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4BEF5ED" w14:textId="382EFEA8"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CED4383" w14:textId="7DEC4A18"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543DE31" w14:textId="6CE37D7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7AFE354" w14:textId="6E513D15"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11B0EC14" w14:textId="3DA13C66"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r>
      <w:tr w:rsidR="001A42BA" w:rsidRPr="00896140" w14:paraId="08B9674C"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10AFCEF3" w14:textId="77777777" w:rsidR="001A42BA" w:rsidRPr="00E03593" w:rsidRDefault="001A42BA" w:rsidP="001A42BA">
            <w:pPr>
              <w:numPr>
                <w:ilvl w:val="0"/>
                <w:numId w:val="27"/>
              </w:numPr>
              <w:ind w:left="504"/>
              <w:rPr>
                <w:rFonts w:cs="Arial"/>
                <w:color w:val="000000"/>
              </w:rPr>
            </w:pPr>
            <w:r w:rsidRPr="00E03593">
              <w:rPr>
                <w:rFonts w:cs="Arial"/>
                <w:color w:val="000000"/>
              </w:rPr>
              <w:t>I always work with my patients and spend a lot of time discussing the best course of treatment</w:t>
            </w:r>
          </w:p>
        </w:tc>
        <w:tc>
          <w:tcPr>
            <w:tcW w:w="665" w:type="pct"/>
            <w:tcBorders>
              <w:top w:val="single" w:sz="4" w:space="0" w:color="auto"/>
              <w:left w:val="single" w:sz="4" w:space="0" w:color="auto"/>
              <w:bottom w:val="single" w:sz="4" w:space="0" w:color="auto"/>
              <w:right w:val="single" w:sz="4" w:space="0" w:color="auto"/>
            </w:tcBorders>
            <w:vAlign w:val="center"/>
          </w:tcPr>
          <w:p w14:paraId="43A306EF" w14:textId="2E0ACDF8"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604DE3AD" w14:textId="6F8C5FDC"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724506C" w14:textId="774660AC"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372DFA47" w14:textId="61F79A19"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9E754B9" w14:textId="72DF9569"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AAA42BB" w14:textId="0673BF4E"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30CECDC9" w14:textId="217EC504"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r>
      <w:tr w:rsidR="001A42BA" w:rsidRPr="00896140" w14:paraId="741F542A"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1FCB5737" w14:textId="166A5C1D" w:rsidR="001A42BA" w:rsidRPr="00E03593" w:rsidRDefault="001A42BA" w:rsidP="001A42BA">
            <w:pPr>
              <w:numPr>
                <w:ilvl w:val="0"/>
                <w:numId w:val="27"/>
              </w:numPr>
              <w:ind w:left="504"/>
              <w:rPr>
                <w:rFonts w:cs="Arial"/>
                <w:color w:val="000000"/>
              </w:rPr>
            </w:pPr>
            <w:r>
              <w:rPr>
                <w:rFonts w:cs="Arial"/>
                <w:color w:val="000000"/>
              </w:rPr>
              <w:t xml:space="preserve">If my moderate to severe </w:t>
            </w:r>
            <w:r w:rsidR="00006A8C">
              <w:rPr>
                <w:rFonts w:cs="Arial"/>
                <w:color w:val="000000"/>
              </w:rPr>
              <w:t xml:space="preserve">THERAPY AREA </w:t>
            </w:r>
            <w:r>
              <w:rPr>
                <w:rFonts w:cs="Arial"/>
                <w:color w:val="000000"/>
              </w:rPr>
              <w:t>patient declines my recommendation to use biologics, I always accept their decision</w:t>
            </w:r>
          </w:p>
        </w:tc>
        <w:tc>
          <w:tcPr>
            <w:tcW w:w="665" w:type="pct"/>
            <w:tcBorders>
              <w:top w:val="single" w:sz="4" w:space="0" w:color="auto"/>
              <w:left w:val="single" w:sz="4" w:space="0" w:color="auto"/>
              <w:bottom w:val="single" w:sz="4" w:space="0" w:color="auto"/>
              <w:right w:val="single" w:sz="4" w:space="0" w:color="auto"/>
            </w:tcBorders>
            <w:vAlign w:val="center"/>
          </w:tcPr>
          <w:p w14:paraId="56DDA794" w14:textId="20B4E09D"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1072C75D" w14:textId="5619A872"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E56F229" w14:textId="31600D35"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0894CB4A" w14:textId="4CE78464"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F4798CB" w14:textId="68CEDDDF"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8BD8575" w14:textId="6322A347"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69B58795" w14:textId="42DED0E1"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r>
      <w:tr w:rsidR="001A42BA" w:rsidRPr="00896140" w14:paraId="34473F6A"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08429664" w14:textId="3FC7A1F9" w:rsidR="001A42BA" w:rsidRDefault="001A42BA" w:rsidP="001A42BA">
            <w:pPr>
              <w:numPr>
                <w:ilvl w:val="0"/>
                <w:numId w:val="27"/>
              </w:numPr>
              <w:ind w:left="504"/>
              <w:rPr>
                <w:rFonts w:cs="Arial"/>
                <w:color w:val="000000"/>
              </w:rPr>
            </w:pPr>
            <w:r>
              <w:rPr>
                <w:rFonts w:cs="Arial"/>
                <w:color w:val="000000"/>
              </w:rPr>
              <w:t xml:space="preserve">If my moderate to severe </w:t>
            </w:r>
            <w:r w:rsidR="00006A8C">
              <w:rPr>
                <w:rFonts w:cs="Arial"/>
                <w:color w:val="000000"/>
              </w:rPr>
              <w:t xml:space="preserve">THERAPY AREA </w:t>
            </w:r>
            <w:r>
              <w:rPr>
                <w:rFonts w:cs="Arial"/>
                <w:color w:val="000000"/>
              </w:rPr>
              <w:t>patient declines my recommendation to use biologics, I always strongly suggest them to reconsider their decision</w:t>
            </w:r>
          </w:p>
        </w:tc>
        <w:tc>
          <w:tcPr>
            <w:tcW w:w="665" w:type="pct"/>
            <w:tcBorders>
              <w:top w:val="single" w:sz="4" w:space="0" w:color="auto"/>
              <w:left w:val="single" w:sz="4" w:space="0" w:color="auto"/>
              <w:bottom w:val="single" w:sz="4" w:space="0" w:color="auto"/>
              <w:right w:val="single" w:sz="4" w:space="0" w:color="auto"/>
            </w:tcBorders>
            <w:vAlign w:val="center"/>
          </w:tcPr>
          <w:p w14:paraId="7D901D17" w14:textId="79002BC4"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1CB9065A" w14:textId="169BEADA"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1355C14" w14:textId="768D6F5B"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771A1346" w14:textId="2AF5DECF"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E62647C" w14:textId="357182A4"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FB5B865" w14:textId="5EADA671"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96FE23E" w14:textId="46D72739" w:rsidR="001A42BA" w:rsidRPr="00E03593" w:rsidRDefault="001A42BA" w:rsidP="001A42BA">
            <w:pPr>
              <w:jc w:val="center"/>
              <w:rPr>
                <w:rFonts w:ascii="Wingdings" w:hAnsi="Wingdings" w:cs="Arial"/>
                <w:szCs w:val="24"/>
                <w:lang w:val="en-GB"/>
              </w:rPr>
            </w:pPr>
            <w:r w:rsidRPr="00E03593">
              <w:rPr>
                <w:rFonts w:ascii="Wingdings" w:hAnsi="Wingdings" w:cs="Arial"/>
                <w:szCs w:val="24"/>
                <w:lang w:val="en-GB"/>
              </w:rPr>
              <w:t></w:t>
            </w:r>
          </w:p>
        </w:tc>
      </w:tr>
      <w:tr w:rsidR="001A42BA" w:rsidRPr="00896140" w14:paraId="7C27E2E4" w14:textId="77777777">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281AF42E" w14:textId="056C8629" w:rsidR="001A42BA" w:rsidRPr="007A0386" w:rsidRDefault="001A42BA" w:rsidP="001A42BA">
            <w:pPr>
              <w:numPr>
                <w:ilvl w:val="0"/>
                <w:numId w:val="27"/>
              </w:numPr>
              <w:ind w:left="504"/>
              <w:rPr>
                <w:rFonts w:cs="Arial"/>
                <w:spacing w:val="-2"/>
              </w:rPr>
            </w:pPr>
            <w:r w:rsidRPr="007A0386">
              <w:rPr>
                <w:rFonts w:cs="Arial"/>
                <w:spacing w:val="-2"/>
              </w:rPr>
              <w:t xml:space="preserve">Biologics should be included in </w:t>
            </w:r>
            <w:r w:rsidRPr="007A0386">
              <w:rPr>
                <w:rFonts w:cs="Arial"/>
                <w:b/>
                <w:spacing w:val="-2"/>
              </w:rPr>
              <w:t>early treatment discussions</w:t>
            </w:r>
            <w:r w:rsidRPr="007A0386">
              <w:rPr>
                <w:rFonts w:cs="Arial"/>
                <w:spacing w:val="-2"/>
              </w:rPr>
              <w:t xml:space="preserve"> with </w:t>
            </w:r>
            <w:r w:rsidR="00006A8C">
              <w:rPr>
                <w:rFonts w:cs="Arial"/>
                <w:spacing w:val="-2"/>
              </w:rPr>
              <w:t xml:space="preserve">THERAPY AREA </w:t>
            </w:r>
            <w:r w:rsidRPr="007A0386">
              <w:rPr>
                <w:rFonts w:cs="Arial"/>
                <w:spacing w:val="-2"/>
              </w:rPr>
              <w:t xml:space="preserve">patients </w:t>
            </w:r>
          </w:p>
        </w:tc>
        <w:tc>
          <w:tcPr>
            <w:tcW w:w="665" w:type="pct"/>
            <w:tcBorders>
              <w:top w:val="single" w:sz="4" w:space="0" w:color="auto"/>
              <w:left w:val="single" w:sz="4" w:space="0" w:color="auto"/>
              <w:bottom w:val="single" w:sz="4" w:space="0" w:color="auto"/>
              <w:right w:val="single" w:sz="4" w:space="0" w:color="auto"/>
            </w:tcBorders>
            <w:vAlign w:val="center"/>
          </w:tcPr>
          <w:p w14:paraId="2D1660AE"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E87B02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67CAF50"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385E7B49"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BAC7697"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24E34E1"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4D4F7427" w14:textId="77777777"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6459EBDA"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4E2A3697" w14:textId="19D0290C" w:rsidR="001A42BA" w:rsidRPr="009346DE" w:rsidRDefault="001A42BA" w:rsidP="001A42BA">
            <w:pPr>
              <w:numPr>
                <w:ilvl w:val="0"/>
                <w:numId w:val="27"/>
              </w:numPr>
              <w:ind w:left="504"/>
              <w:rPr>
                <w:rFonts w:cs="Arial"/>
                <w:color w:val="000000"/>
              </w:rPr>
            </w:pPr>
            <w:r w:rsidRPr="007A0386">
              <w:rPr>
                <w:rFonts w:cs="Arial"/>
                <w:spacing w:val="-2"/>
              </w:rPr>
              <w:t xml:space="preserve">I often feel like I </w:t>
            </w:r>
            <w:r w:rsidRPr="007A0386">
              <w:rPr>
                <w:rFonts w:cs="Arial"/>
                <w:b/>
                <w:spacing w:val="-2"/>
              </w:rPr>
              <w:t>cannot help</w:t>
            </w:r>
            <w:r w:rsidRPr="007A0386">
              <w:rPr>
                <w:rFonts w:cs="Arial"/>
                <w:spacing w:val="-2"/>
              </w:rPr>
              <w:t xml:space="preserve"> my </w:t>
            </w:r>
            <w:r w:rsidR="00006A8C">
              <w:rPr>
                <w:rFonts w:cs="Arial"/>
                <w:spacing w:val="-2"/>
              </w:rPr>
              <w:t xml:space="preserve">THERAPY AREA </w:t>
            </w:r>
            <w:r w:rsidRPr="007A0386">
              <w:rPr>
                <w:rFonts w:cs="Arial"/>
                <w:spacing w:val="-2"/>
              </w:rPr>
              <w:t>patients as much as I would like to</w:t>
            </w:r>
          </w:p>
        </w:tc>
        <w:tc>
          <w:tcPr>
            <w:tcW w:w="665" w:type="pct"/>
            <w:tcBorders>
              <w:top w:val="single" w:sz="4" w:space="0" w:color="auto"/>
              <w:left w:val="single" w:sz="4" w:space="0" w:color="auto"/>
              <w:bottom w:val="single" w:sz="4" w:space="0" w:color="auto"/>
              <w:right w:val="single" w:sz="4" w:space="0" w:color="auto"/>
            </w:tcBorders>
            <w:vAlign w:val="center"/>
          </w:tcPr>
          <w:p w14:paraId="447D16E5" w14:textId="2D655C74"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0DE43971" w14:textId="2498A9EC"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077C6D42" w14:textId="0FBB7A86"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4B784236" w14:textId="26580FDB"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F90E529" w14:textId="1B6503FD"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4B4440A" w14:textId="0D56BE51"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22A30DEC" w14:textId="53CFEA80"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64FCCE19"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15D60BDD" w14:textId="20847178" w:rsidR="001A42BA" w:rsidRPr="007A0386" w:rsidRDefault="001A42BA" w:rsidP="001A42BA">
            <w:pPr>
              <w:numPr>
                <w:ilvl w:val="0"/>
                <w:numId w:val="27"/>
              </w:numPr>
              <w:ind w:left="504"/>
              <w:rPr>
                <w:rFonts w:cs="Arial"/>
                <w:spacing w:val="-2"/>
              </w:rPr>
            </w:pPr>
            <w:r w:rsidRPr="007A0386">
              <w:rPr>
                <w:rFonts w:cs="Arial"/>
                <w:spacing w:val="-2"/>
              </w:rPr>
              <w:t xml:space="preserve">Managing </w:t>
            </w:r>
            <w:r w:rsidRPr="007A0386">
              <w:rPr>
                <w:rFonts w:cs="Arial"/>
                <w:b/>
                <w:spacing w:val="-2"/>
              </w:rPr>
              <w:t>patient expectations</w:t>
            </w:r>
            <w:r w:rsidRPr="007A0386">
              <w:rPr>
                <w:rFonts w:cs="Arial"/>
                <w:spacing w:val="-2"/>
              </w:rPr>
              <w:t xml:space="preserve"> is the most </w:t>
            </w:r>
            <w:r w:rsidRPr="007A0386">
              <w:rPr>
                <w:rFonts w:cs="Arial"/>
                <w:b/>
                <w:spacing w:val="-2"/>
              </w:rPr>
              <w:t>difficult</w:t>
            </w:r>
            <w:r w:rsidRPr="007A0386">
              <w:rPr>
                <w:rFonts w:cs="Arial"/>
                <w:spacing w:val="-2"/>
              </w:rPr>
              <w:t xml:space="preserve"> aspect of </w:t>
            </w:r>
            <w:r w:rsidR="00006A8C">
              <w:rPr>
                <w:rFonts w:cs="Arial"/>
                <w:spacing w:val="-2"/>
              </w:rPr>
              <w:t xml:space="preserve">THERAPY AREA </w:t>
            </w:r>
            <w:r w:rsidRPr="007A0386">
              <w:rPr>
                <w:rFonts w:cs="Arial"/>
                <w:spacing w:val="-2"/>
              </w:rPr>
              <w:t>treatment</w:t>
            </w:r>
          </w:p>
        </w:tc>
        <w:tc>
          <w:tcPr>
            <w:tcW w:w="665" w:type="pct"/>
            <w:tcBorders>
              <w:top w:val="single" w:sz="4" w:space="0" w:color="auto"/>
              <w:left w:val="single" w:sz="4" w:space="0" w:color="auto"/>
              <w:bottom w:val="single" w:sz="4" w:space="0" w:color="auto"/>
              <w:right w:val="single" w:sz="4" w:space="0" w:color="auto"/>
            </w:tcBorders>
            <w:vAlign w:val="center"/>
          </w:tcPr>
          <w:p w14:paraId="4F91E48B" w14:textId="53CEE5AC"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2AF9785F" w14:textId="434DCF13"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F8BA01D" w14:textId="1B0DF2B5"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6A8A5CF0" w14:textId="0124C553"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591C4C50" w14:textId="7AB2C423"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DA86CD5" w14:textId="371B5B64"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31640411" w14:textId="2F8DE744" w:rsidR="001A42BA" w:rsidRPr="00E03593"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351977AB"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022F82D2" w14:textId="21DDCD1C" w:rsidR="001A42BA" w:rsidRPr="007A0386" w:rsidRDefault="001A42BA" w:rsidP="001A42BA">
            <w:pPr>
              <w:numPr>
                <w:ilvl w:val="0"/>
                <w:numId w:val="27"/>
              </w:numPr>
              <w:ind w:left="504"/>
              <w:rPr>
                <w:rFonts w:cs="Arial"/>
                <w:spacing w:val="-2"/>
              </w:rPr>
            </w:pPr>
            <w:r w:rsidRPr="007A0386">
              <w:rPr>
                <w:rFonts w:cs="Arial"/>
                <w:spacing w:val="-2"/>
              </w:rPr>
              <w:t>I am</w:t>
            </w:r>
            <w:r w:rsidRPr="007A0386">
              <w:rPr>
                <w:rFonts w:cs="Arial"/>
                <w:b/>
                <w:spacing w:val="-2"/>
              </w:rPr>
              <w:t xml:space="preserve"> always</w:t>
            </w:r>
            <w:r w:rsidRPr="007A0386">
              <w:rPr>
                <w:rFonts w:cs="Arial"/>
                <w:spacing w:val="-2"/>
              </w:rPr>
              <w:t xml:space="preserve"> able to get biologics </w:t>
            </w:r>
            <w:r w:rsidRPr="007A0386">
              <w:rPr>
                <w:rFonts w:cs="Arial"/>
                <w:b/>
                <w:spacing w:val="-2"/>
              </w:rPr>
              <w:t>covered</w:t>
            </w:r>
            <w:r w:rsidRPr="007A0386">
              <w:rPr>
                <w:rFonts w:cs="Arial"/>
                <w:spacing w:val="-2"/>
              </w:rPr>
              <w:t xml:space="preserve"> by my </w:t>
            </w:r>
            <w:r w:rsidR="00006A8C">
              <w:rPr>
                <w:rFonts w:cs="Arial"/>
                <w:spacing w:val="-2"/>
              </w:rPr>
              <w:t xml:space="preserve">THERAPY AREA </w:t>
            </w:r>
            <w:r w:rsidRPr="007A0386">
              <w:rPr>
                <w:rFonts w:cs="Arial"/>
                <w:spacing w:val="-2"/>
              </w:rPr>
              <w:t xml:space="preserve">patient’s </w:t>
            </w:r>
            <w:r w:rsidRPr="007A0386">
              <w:rPr>
                <w:rFonts w:cs="Arial"/>
                <w:b/>
                <w:spacing w:val="-2"/>
              </w:rPr>
              <w:t>insurance</w:t>
            </w:r>
            <w:r w:rsidRPr="007A0386">
              <w:rPr>
                <w:rFonts w:cs="Arial"/>
                <w:spacing w:val="-2"/>
              </w:rPr>
              <w:t xml:space="preserve"> </w:t>
            </w:r>
          </w:p>
        </w:tc>
        <w:tc>
          <w:tcPr>
            <w:tcW w:w="665" w:type="pct"/>
            <w:tcBorders>
              <w:top w:val="single" w:sz="4" w:space="0" w:color="auto"/>
              <w:left w:val="single" w:sz="4" w:space="0" w:color="auto"/>
              <w:bottom w:val="single" w:sz="4" w:space="0" w:color="auto"/>
              <w:right w:val="single" w:sz="4" w:space="0" w:color="auto"/>
            </w:tcBorders>
            <w:vAlign w:val="center"/>
          </w:tcPr>
          <w:p w14:paraId="73BA52A8" w14:textId="64DBD78A"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4E01E2DB" w14:textId="60E8C763"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968C4A6" w14:textId="5D35FD46"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034CED06" w14:textId="7B425E3D"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392DB50E" w14:textId="3C263502"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2987A492" w14:textId="20CC6878"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53C12E49" w14:textId="5CD075CB"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r w:rsidR="001A42BA" w:rsidRPr="00896140" w14:paraId="4523FA86" w14:textId="77777777" w:rsidTr="008D3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4"/>
          <w:jc w:val="center"/>
        </w:trPr>
        <w:tc>
          <w:tcPr>
            <w:tcW w:w="2313" w:type="pct"/>
            <w:tcBorders>
              <w:top w:val="single" w:sz="4" w:space="0" w:color="auto"/>
              <w:left w:val="single" w:sz="4" w:space="0" w:color="auto"/>
              <w:bottom w:val="single" w:sz="4" w:space="0" w:color="auto"/>
              <w:right w:val="single" w:sz="4" w:space="0" w:color="auto"/>
            </w:tcBorders>
            <w:vAlign w:val="center"/>
          </w:tcPr>
          <w:p w14:paraId="2D10AA19" w14:textId="6509B508" w:rsidR="001A42BA" w:rsidRPr="007A0386" w:rsidRDefault="001A42BA" w:rsidP="001A42BA">
            <w:pPr>
              <w:numPr>
                <w:ilvl w:val="0"/>
                <w:numId w:val="27"/>
              </w:numPr>
              <w:ind w:left="504"/>
              <w:rPr>
                <w:rFonts w:cs="Arial"/>
                <w:spacing w:val="-2"/>
              </w:rPr>
            </w:pPr>
            <w:r w:rsidRPr="007A0386">
              <w:rPr>
                <w:rFonts w:cs="Arial"/>
                <w:spacing w:val="-2"/>
              </w:rPr>
              <w:t xml:space="preserve">Biologics are </w:t>
            </w:r>
            <w:r w:rsidRPr="007A0386">
              <w:rPr>
                <w:rFonts w:cs="Arial"/>
                <w:b/>
                <w:spacing w:val="-2"/>
              </w:rPr>
              <w:t>affordable</w:t>
            </w:r>
            <w:r w:rsidRPr="007A0386">
              <w:rPr>
                <w:rFonts w:cs="Arial"/>
                <w:spacing w:val="-2"/>
              </w:rPr>
              <w:t xml:space="preserve"> for my patients</w:t>
            </w:r>
          </w:p>
        </w:tc>
        <w:tc>
          <w:tcPr>
            <w:tcW w:w="665" w:type="pct"/>
            <w:tcBorders>
              <w:top w:val="single" w:sz="4" w:space="0" w:color="auto"/>
              <w:left w:val="single" w:sz="4" w:space="0" w:color="auto"/>
              <w:bottom w:val="single" w:sz="4" w:space="0" w:color="auto"/>
              <w:right w:val="single" w:sz="4" w:space="0" w:color="auto"/>
            </w:tcBorders>
            <w:vAlign w:val="center"/>
          </w:tcPr>
          <w:p w14:paraId="735A45CA" w14:textId="4443E169"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3" w:type="pct"/>
            <w:tcBorders>
              <w:top w:val="single" w:sz="4" w:space="0" w:color="auto"/>
              <w:left w:val="single" w:sz="4" w:space="0" w:color="auto"/>
              <w:bottom w:val="single" w:sz="4" w:space="0" w:color="auto"/>
              <w:right w:val="single" w:sz="4" w:space="0" w:color="auto"/>
            </w:tcBorders>
            <w:vAlign w:val="center"/>
          </w:tcPr>
          <w:p w14:paraId="693445E0" w14:textId="7B2B4BDD"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15698702" w14:textId="470A4B81"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549" w:type="pct"/>
            <w:tcBorders>
              <w:top w:val="single" w:sz="4" w:space="0" w:color="auto"/>
              <w:left w:val="single" w:sz="4" w:space="0" w:color="auto"/>
              <w:bottom w:val="single" w:sz="4" w:space="0" w:color="auto"/>
              <w:right w:val="single" w:sz="4" w:space="0" w:color="auto"/>
            </w:tcBorders>
            <w:vAlign w:val="center"/>
          </w:tcPr>
          <w:p w14:paraId="0C6D0908" w14:textId="70FF7531"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4E003F50" w14:textId="133FD722"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202" w:type="pct"/>
            <w:tcBorders>
              <w:top w:val="single" w:sz="4" w:space="0" w:color="auto"/>
              <w:left w:val="single" w:sz="4" w:space="0" w:color="auto"/>
              <w:bottom w:val="single" w:sz="4" w:space="0" w:color="auto"/>
              <w:right w:val="single" w:sz="4" w:space="0" w:color="auto"/>
            </w:tcBorders>
            <w:vAlign w:val="center"/>
          </w:tcPr>
          <w:p w14:paraId="7A89BDDF" w14:textId="132CF06C"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c>
          <w:tcPr>
            <w:tcW w:w="664" w:type="pct"/>
            <w:tcBorders>
              <w:top w:val="single" w:sz="4" w:space="0" w:color="auto"/>
              <w:left w:val="single" w:sz="4" w:space="0" w:color="auto"/>
              <w:bottom w:val="single" w:sz="4" w:space="0" w:color="auto"/>
              <w:right w:val="single" w:sz="4" w:space="0" w:color="auto"/>
            </w:tcBorders>
            <w:vAlign w:val="center"/>
          </w:tcPr>
          <w:p w14:paraId="1145FDBD" w14:textId="3E101422" w:rsidR="001A42BA" w:rsidRPr="00896140" w:rsidRDefault="001A42BA" w:rsidP="001A42BA">
            <w:pPr>
              <w:jc w:val="center"/>
              <w:rPr>
                <w:rFonts w:ascii="Wingdings" w:hAnsi="Wingdings" w:cs="Arial"/>
                <w:szCs w:val="24"/>
                <w:lang w:val="en-GB"/>
              </w:rPr>
            </w:pPr>
            <w:r w:rsidRPr="00896140">
              <w:rPr>
                <w:rFonts w:ascii="Wingdings" w:hAnsi="Wingdings" w:cs="Arial"/>
                <w:szCs w:val="24"/>
                <w:lang w:val="en-GB"/>
              </w:rPr>
              <w:t></w:t>
            </w:r>
          </w:p>
        </w:tc>
      </w:tr>
    </w:tbl>
    <w:p w14:paraId="2158B4F8" w14:textId="77777777" w:rsidR="005E061E" w:rsidRDefault="005E061E" w:rsidP="00CA4A50">
      <w:pPr>
        <w:spacing w:after="160" w:line="259" w:lineRule="auto"/>
        <w:ind w:left="720" w:hanging="720"/>
        <w:rPr>
          <w:rFonts w:cs="Arial"/>
          <w:color w:val="0000FF"/>
        </w:rPr>
      </w:pPr>
    </w:p>
    <w:p w14:paraId="06270F39" w14:textId="1E399012" w:rsidR="00CA4A50" w:rsidRPr="00896140" w:rsidRDefault="00E21514" w:rsidP="00CA4A50">
      <w:pPr>
        <w:spacing w:after="160" w:line="259" w:lineRule="auto"/>
        <w:ind w:left="720" w:hanging="720"/>
        <w:rPr>
          <w:rFonts w:cs="Arial"/>
          <w:iCs/>
        </w:rPr>
      </w:pPr>
      <w:r>
        <w:rPr>
          <w:rFonts w:cs="Arial"/>
          <w:color w:val="0000FF"/>
        </w:rPr>
        <w:t>B</w:t>
      </w:r>
      <w:r w:rsidR="003F2640">
        <w:rPr>
          <w:rFonts w:cs="Arial"/>
          <w:color w:val="0000FF"/>
        </w:rPr>
        <w:t>3</w:t>
      </w:r>
      <w:r w:rsidR="00CA4A50" w:rsidRPr="00896140">
        <w:rPr>
          <w:rFonts w:cs="Arial"/>
          <w:color w:val="0000FF"/>
        </w:rPr>
        <w:t>.</w:t>
      </w:r>
      <w:r w:rsidR="00CA4A50" w:rsidRPr="00896140">
        <w:rPr>
          <w:rFonts w:cs="Arial"/>
        </w:rPr>
        <w:tab/>
      </w:r>
      <w:r w:rsidR="00CA4A50" w:rsidRPr="009D53A1">
        <w:rPr>
          <w:rFonts w:cs="Arial"/>
        </w:rPr>
        <w:t xml:space="preserve">What </w:t>
      </w:r>
      <w:r w:rsidR="00CA4A50">
        <w:rPr>
          <w:rFonts w:cs="Arial"/>
        </w:rPr>
        <w:t xml:space="preserve">do you feel </w:t>
      </w:r>
      <w:r w:rsidR="00CA4A50" w:rsidRPr="009D53A1">
        <w:rPr>
          <w:rFonts w:cs="Arial"/>
        </w:rPr>
        <w:t xml:space="preserve">are the most significant </w:t>
      </w:r>
      <w:r w:rsidR="00CA4A50" w:rsidRPr="00341197">
        <w:rPr>
          <w:rFonts w:cs="Arial"/>
          <w:b/>
          <w:bCs/>
        </w:rPr>
        <w:t>unmet needs</w:t>
      </w:r>
      <w:r w:rsidR="00CA4A50" w:rsidRPr="009D53A1">
        <w:rPr>
          <w:rFonts w:cs="Arial"/>
        </w:rPr>
        <w:t xml:space="preserve"> </w:t>
      </w:r>
      <w:r w:rsidR="00CA4A50">
        <w:rPr>
          <w:rFonts w:cs="Arial"/>
        </w:rPr>
        <w:t>while treating</w:t>
      </w:r>
      <w:r w:rsidR="00CA4A50" w:rsidRPr="009D53A1">
        <w:rPr>
          <w:rFonts w:cs="Arial"/>
        </w:rPr>
        <w:t xml:space="preserve"> </w:t>
      </w:r>
      <w:r w:rsidR="004D16BA" w:rsidRPr="002C782D">
        <w:rPr>
          <w:b/>
          <w:bCs/>
        </w:rPr>
        <w:t>moderate to severe HS</w:t>
      </w:r>
      <w:r w:rsidR="00CA4A50" w:rsidRPr="00896140">
        <w:rPr>
          <w:rFonts w:cs="Arial"/>
          <w:iCs/>
        </w:rPr>
        <w:t>?</w:t>
      </w:r>
    </w:p>
    <w:p w14:paraId="237FB8FA" w14:textId="77777777" w:rsidR="00CA4A50" w:rsidRDefault="00CA4A50" w:rsidP="00CA4A50">
      <w:pPr>
        <w:ind w:left="720"/>
        <w:rPr>
          <w:rFonts w:cs="Arial"/>
          <w:color w:val="000000"/>
          <w:szCs w:val="20"/>
        </w:rPr>
      </w:pPr>
      <w:r w:rsidRPr="00F25B86">
        <w:rPr>
          <w:rFonts w:cs="Arial"/>
          <w:color w:val="000000"/>
          <w:szCs w:val="20"/>
        </w:rPr>
        <w:t>Please indicate your level of agreement with each of the following statements on a scale from 1 to 7, where 1 = "Strongly Disagree" and 7 = "Strongly Agree".</w:t>
      </w:r>
    </w:p>
    <w:p w14:paraId="75E81C4B" w14:textId="77777777" w:rsidR="00CA4A50" w:rsidRPr="00896140" w:rsidRDefault="00CA4A50" w:rsidP="00CA4A50">
      <w:pPr>
        <w:ind w:left="720"/>
        <w:rPr>
          <w:rFonts w:cs="Arial"/>
          <w:color w:val="000000"/>
          <w:szCs w:val="20"/>
        </w:rPr>
      </w:pPr>
    </w:p>
    <w:p w14:paraId="64926267" w14:textId="77777777" w:rsidR="00CA4A50" w:rsidRPr="00896140" w:rsidRDefault="00CA4A50" w:rsidP="00CA4A50">
      <w:pPr>
        <w:ind w:left="709" w:hanging="709"/>
        <w:rPr>
          <w:rFonts w:cs="Arial"/>
          <w:color w:val="0000FF"/>
        </w:rPr>
      </w:pPr>
      <w:r w:rsidRPr="00896140">
        <w:rPr>
          <w:rFonts w:cs="Arial"/>
          <w:color w:val="0000FF"/>
        </w:rPr>
        <w:tab/>
      </w:r>
      <w:r w:rsidRPr="00000D21">
        <w:rPr>
          <w:rFonts w:cs="Arial"/>
          <w:color w:val="0000FF"/>
        </w:rPr>
        <w:t>[PN: Insert seven-point scale with anchor words. Allow only one selection per row. Randomize statements. Show pop up if all ratings are same, “</w:t>
      </w:r>
      <w:r w:rsidRPr="006675E3">
        <w:rPr>
          <w:rFonts w:cs="Arial"/>
          <w:color w:val="000000" w:themeColor="text1"/>
        </w:rPr>
        <w:t>You have indicated the same level of agreement for all statements. Please confirm your selections.</w:t>
      </w:r>
      <w:r w:rsidRPr="00000D21">
        <w:rPr>
          <w:rFonts w:cs="Arial"/>
          <w:color w:val="0000FF"/>
        </w:rPr>
        <w:t>”]</w:t>
      </w:r>
    </w:p>
    <w:p w14:paraId="5ED5FEAE" w14:textId="77777777" w:rsidR="00CA4A50" w:rsidRPr="00896140" w:rsidRDefault="00CA4A50" w:rsidP="00CA4A50">
      <w:pPr>
        <w:ind w:left="709" w:hanging="709"/>
        <w:rPr>
          <w:rFonts w:cs="Arial"/>
          <w:bCs/>
          <w:color w:val="0000FF"/>
        </w:rPr>
      </w:pPr>
    </w:p>
    <w:tbl>
      <w:tblPr>
        <w:tblW w:w="4865" w:type="pct"/>
        <w:jc w:val="center"/>
        <w:tblLook w:val="0000" w:firstRow="0" w:lastRow="0" w:firstColumn="0" w:lastColumn="0" w:noHBand="0" w:noVBand="0"/>
      </w:tblPr>
      <w:tblGrid>
        <w:gridCol w:w="3757"/>
        <w:gridCol w:w="1232"/>
        <w:gridCol w:w="430"/>
        <w:gridCol w:w="482"/>
        <w:gridCol w:w="1043"/>
        <w:gridCol w:w="484"/>
        <w:gridCol w:w="480"/>
        <w:gridCol w:w="1190"/>
      </w:tblGrid>
      <w:tr w:rsidR="00CA4A50" w:rsidRPr="00896140" w14:paraId="601662AD" w14:textId="77777777" w:rsidTr="6839502D">
        <w:trPr>
          <w:trHeight w:val="303"/>
          <w:jc w:val="center"/>
        </w:trPr>
        <w:tc>
          <w:tcPr>
            <w:tcW w:w="2065" w:type="pct"/>
            <w:tcBorders>
              <w:top w:val="single" w:sz="4" w:space="0" w:color="auto"/>
              <w:left w:val="single" w:sz="4" w:space="0" w:color="auto"/>
              <w:bottom w:val="single" w:sz="4" w:space="0" w:color="auto"/>
              <w:right w:val="single" w:sz="4" w:space="0" w:color="auto"/>
            </w:tcBorders>
            <w:vAlign w:val="center"/>
          </w:tcPr>
          <w:p w14:paraId="52983D50" w14:textId="3F217CD2" w:rsidR="00CA4A50" w:rsidRPr="00896140" w:rsidRDefault="00CA4A50">
            <w:pPr>
              <w:jc w:val="center"/>
              <w:rPr>
                <w:rFonts w:cs="Arial"/>
                <w:b/>
                <w:bCs/>
                <w:iCs/>
              </w:rPr>
            </w:pPr>
            <w:r>
              <w:rPr>
                <w:rFonts w:cs="Arial"/>
                <w:b/>
                <w:iCs/>
              </w:rPr>
              <w:t>Unmet needs</w:t>
            </w:r>
            <w:r w:rsidRPr="00896140">
              <w:rPr>
                <w:rFonts w:cs="Arial"/>
                <w:b/>
                <w:iCs/>
              </w:rPr>
              <w:t xml:space="preserve"> </w:t>
            </w:r>
            <w:r w:rsidR="00736B3C">
              <w:rPr>
                <w:rFonts w:cs="Arial"/>
                <w:b/>
                <w:iCs/>
              </w:rPr>
              <w:t>when</w:t>
            </w:r>
            <w:r w:rsidRPr="00896140">
              <w:rPr>
                <w:rFonts w:cs="Arial"/>
                <w:b/>
                <w:iCs/>
              </w:rPr>
              <w:t xml:space="preserve"> </w:t>
            </w:r>
            <w:r w:rsidR="00180F3A">
              <w:rPr>
                <w:rFonts w:cs="Arial"/>
                <w:b/>
                <w:iCs/>
              </w:rPr>
              <w:t>t</w:t>
            </w:r>
            <w:r w:rsidRPr="00896140">
              <w:rPr>
                <w:rFonts w:cs="Arial"/>
                <w:b/>
                <w:iCs/>
              </w:rPr>
              <w:t xml:space="preserve">reating </w:t>
            </w:r>
            <w:r w:rsidR="00736B3C">
              <w:rPr>
                <w:rFonts w:cs="Arial"/>
                <w:b/>
                <w:szCs w:val="24"/>
              </w:rPr>
              <w:t>moderate to severe</w:t>
            </w:r>
            <w:r w:rsidR="00736B3C" w:rsidRPr="00896140">
              <w:rPr>
                <w:rFonts w:cs="Arial"/>
                <w:b/>
                <w:iCs/>
              </w:rPr>
              <w:t xml:space="preserve"> </w:t>
            </w:r>
            <w:r w:rsidR="00006A8C">
              <w:rPr>
                <w:rFonts w:cs="Arial"/>
                <w:b/>
                <w:iCs/>
              </w:rPr>
              <w:t xml:space="preserve">THERAPY AREA </w:t>
            </w:r>
            <w:r w:rsidRPr="00896140">
              <w:rPr>
                <w:rFonts w:cs="Arial"/>
                <w:b/>
                <w:iCs/>
              </w:rPr>
              <w:t>Patients</w:t>
            </w:r>
          </w:p>
        </w:tc>
        <w:tc>
          <w:tcPr>
            <w:tcW w:w="677" w:type="pct"/>
            <w:tcBorders>
              <w:top w:val="single" w:sz="4" w:space="0" w:color="auto"/>
              <w:left w:val="single" w:sz="4" w:space="0" w:color="auto"/>
              <w:bottom w:val="single" w:sz="4" w:space="0" w:color="auto"/>
              <w:right w:val="single" w:sz="4" w:space="0" w:color="auto"/>
            </w:tcBorders>
            <w:vAlign w:val="bottom"/>
          </w:tcPr>
          <w:p w14:paraId="357519AE"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Strongly Disagree</w:t>
            </w:r>
          </w:p>
          <w:p w14:paraId="6866E619" w14:textId="77777777" w:rsidR="00CA4A50" w:rsidRPr="00896140" w:rsidRDefault="00CA4A50">
            <w:pPr>
              <w:jc w:val="center"/>
              <w:rPr>
                <w:rFonts w:cs="Arial"/>
                <w:b/>
              </w:rPr>
            </w:pPr>
            <w:r w:rsidRPr="00896140">
              <w:rPr>
                <w:rFonts w:eastAsia="Times New Roman" w:cs="Arial"/>
                <w:b/>
                <w:szCs w:val="24"/>
                <w:lang w:val="en-GB"/>
              </w:rPr>
              <w:t>1</w:t>
            </w:r>
          </w:p>
        </w:tc>
        <w:tc>
          <w:tcPr>
            <w:tcW w:w="236" w:type="pct"/>
            <w:tcBorders>
              <w:top w:val="single" w:sz="4" w:space="0" w:color="auto"/>
              <w:left w:val="single" w:sz="4" w:space="0" w:color="auto"/>
              <w:bottom w:val="single" w:sz="4" w:space="0" w:color="auto"/>
              <w:right w:val="single" w:sz="4" w:space="0" w:color="auto"/>
            </w:tcBorders>
            <w:vAlign w:val="bottom"/>
          </w:tcPr>
          <w:p w14:paraId="4E964EA2" w14:textId="77777777" w:rsidR="00CA4A50" w:rsidRPr="00896140" w:rsidRDefault="00CA4A50">
            <w:pPr>
              <w:jc w:val="center"/>
              <w:rPr>
                <w:rFonts w:cs="Arial"/>
                <w:b/>
              </w:rPr>
            </w:pPr>
            <w:r w:rsidRPr="00896140">
              <w:rPr>
                <w:rFonts w:eastAsia="Times New Roman" w:cs="Arial"/>
                <w:b/>
                <w:szCs w:val="24"/>
                <w:lang w:val="en-GB"/>
              </w:rPr>
              <w:t>2</w:t>
            </w:r>
          </w:p>
        </w:tc>
        <w:tc>
          <w:tcPr>
            <w:tcW w:w="265" w:type="pct"/>
            <w:tcBorders>
              <w:top w:val="single" w:sz="4" w:space="0" w:color="auto"/>
              <w:left w:val="single" w:sz="4" w:space="0" w:color="auto"/>
              <w:bottom w:val="single" w:sz="4" w:space="0" w:color="auto"/>
              <w:right w:val="single" w:sz="4" w:space="0" w:color="auto"/>
            </w:tcBorders>
            <w:vAlign w:val="bottom"/>
          </w:tcPr>
          <w:p w14:paraId="775378DC" w14:textId="77777777" w:rsidR="00CA4A50" w:rsidRPr="00896140" w:rsidRDefault="00CA4A50">
            <w:pPr>
              <w:jc w:val="center"/>
              <w:rPr>
                <w:rFonts w:cs="Arial"/>
                <w:b/>
              </w:rPr>
            </w:pPr>
            <w:r w:rsidRPr="00896140">
              <w:rPr>
                <w:rFonts w:eastAsia="Times New Roman" w:cs="Arial"/>
                <w:b/>
                <w:szCs w:val="24"/>
                <w:lang w:val="en-GB"/>
              </w:rPr>
              <w:t>3</w:t>
            </w:r>
          </w:p>
        </w:tc>
        <w:tc>
          <w:tcPr>
            <w:tcW w:w="573" w:type="pct"/>
            <w:tcBorders>
              <w:top w:val="single" w:sz="4" w:space="0" w:color="auto"/>
              <w:left w:val="single" w:sz="4" w:space="0" w:color="auto"/>
              <w:bottom w:val="single" w:sz="4" w:space="0" w:color="auto"/>
              <w:right w:val="single" w:sz="4" w:space="0" w:color="auto"/>
            </w:tcBorders>
            <w:vAlign w:val="bottom"/>
          </w:tcPr>
          <w:p w14:paraId="58509239"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Neutral</w:t>
            </w:r>
          </w:p>
          <w:p w14:paraId="260669C1" w14:textId="77777777" w:rsidR="00CA4A50" w:rsidRPr="00896140" w:rsidRDefault="00CA4A50">
            <w:pPr>
              <w:jc w:val="center"/>
              <w:rPr>
                <w:rFonts w:cs="Arial"/>
                <w:b/>
              </w:rPr>
            </w:pPr>
            <w:r w:rsidRPr="00896140">
              <w:rPr>
                <w:rFonts w:eastAsia="Times New Roman" w:cs="Arial"/>
                <w:b/>
                <w:szCs w:val="24"/>
                <w:lang w:val="en-GB"/>
              </w:rPr>
              <w:t>4</w:t>
            </w:r>
          </w:p>
        </w:tc>
        <w:tc>
          <w:tcPr>
            <w:tcW w:w="266" w:type="pct"/>
            <w:tcBorders>
              <w:top w:val="single" w:sz="4" w:space="0" w:color="auto"/>
              <w:left w:val="single" w:sz="4" w:space="0" w:color="auto"/>
              <w:bottom w:val="single" w:sz="4" w:space="0" w:color="auto"/>
              <w:right w:val="single" w:sz="4" w:space="0" w:color="auto"/>
            </w:tcBorders>
            <w:vAlign w:val="bottom"/>
          </w:tcPr>
          <w:p w14:paraId="5F13CACE" w14:textId="77777777" w:rsidR="00CA4A50" w:rsidRPr="00896140" w:rsidRDefault="00CA4A50">
            <w:pPr>
              <w:jc w:val="center"/>
              <w:rPr>
                <w:rFonts w:cs="Arial"/>
                <w:b/>
              </w:rPr>
            </w:pPr>
            <w:r w:rsidRPr="00896140">
              <w:rPr>
                <w:rFonts w:eastAsia="Times New Roman" w:cs="Arial"/>
                <w:b/>
                <w:szCs w:val="24"/>
                <w:lang w:val="en-GB"/>
              </w:rPr>
              <w:t>5</w:t>
            </w:r>
          </w:p>
        </w:tc>
        <w:tc>
          <w:tcPr>
            <w:tcW w:w="264" w:type="pct"/>
            <w:tcBorders>
              <w:top w:val="single" w:sz="4" w:space="0" w:color="auto"/>
              <w:left w:val="single" w:sz="4" w:space="0" w:color="auto"/>
              <w:bottom w:val="single" w:sz="4" w:space="0" w:color="auto"/>
              <w:right w:val="single" w:sz="4" w:space="0" w:color="auto"/>
            </w:tcBorders>
            <w:vAlign w:val="bottom"/>
          </w:tcPr>
          <w:p w14:paraId="15583BCC" w14:textId="77777777" w:rsidR="00CA4A50" w:rsidRPr="00896140" w:rsidRDefault="00CA4A50">
            <w:pPr>
              <w:jc w:val="center"/>
              <w:rPr>
                <w:rFonts w:cs="Arial"/>
                <w:b/>
              </w:rPr>
            </w:pPr>
            <w:r w:rsidRPr="00896140">
              <w:rPr>
                <w:rFonts w:eastAsia="Times New Roman" w:cs="Arial"/>
                <w:b/>
                <w:szCs w:val="24"/>
                <w:lang w:val="en-GB"/>
              </w:rPr>
              <w:t>6</w:t>
            </w:r>
          </w:p>
        </w:tc>
        <w:tc>
          <w:tcPr>
            <w:tcW w:w="654" w:type="pct"/>
            <w:tcBorders>
              <w:top w:val="single" w:sz="4" w:space="0" w:color="auto"/>
              <w:left w:val="single" w:sz="4" w:space="0" w:color="auto"/>
              <w:bottom w:val="single" w:sz="4" w:space="0" w:color="auto"/>
              <w:right w:val="single" w:sz="4" w:space="0" w:color="auto"/>
            </w:tcBorders>
            <w:vAlign w:val="bottom"/>
          </w:tcPr>
          <w:p w14:paraId="74FAB75B" w14:textId="77777777" w:rsidR="00CA4A50" w:rsidRPr="00896140" w:rsidRDefault="00CA4A50">
            <w:pPr>
              <w:jc w:val="center"/>
              <w:rPr>
                <w:rFonts w:eastAsia="Times New Roman" w:cs="Arial"/>
                <w:b/>
                <w:szCs w:val="24"/>
                <w:lang w:val="en-GB"/>
              </w:rPr>
            </w:pPr>
            <w:r w:rsidRPr="00896140">
              <w:rPr>
                <w:rFonts w:eastAsia="Times New Roman" w:cs="Arial"/>
                <w:b/>
                <w:szCs w:val="24"/>
                <w:lang w:val="en-GB"/>
              </w:rPr>
              <w:t>Strongly Agree</w:t>
            </w:r>
          </w:p>
          <w:p w14:paraId="51590B61" w14:textId="77777777" w:rsidR="00CA4A50" w:rsidRPr="00896140" w:rsidRDefault="00CA4A50">
            <w:pPr>
              <w:jc w:val="center"/>
              <w:rPr>
                <w:rFonts w:cs="Arial"/>
                <w:b/>
              </w:rPr>
            </w:pPr>
            <w:r w:rsidRPr="00896140">
              <w:rPr>
                <w:rFonts w:eastAsia="Times New Roman" w:cs="Arial"/>
                <w:b/>
                <w:szCs w:val="24"/>
                <w:lang w:val="en-GB"/>
              </w:rPr>
              <w:t>7</w:t>
            </w:r>
          </w:p>
        </w:tc>
      </w:tr>
      <w:tr w:rsidR="00CA4A50" w:rsidRPr="00896140" w14:paraId="31E3BDC9" w14:textId="77777777" w:rsidTr="008F3A8C">
        <w:trPr>
          <w:trHeight w:val="320"/>
          <w:jc w:val="center"/>
        </w:trPr>
        <w:tc>
          <w:tcPr>
            <w:tcW w:w="2065" w:type="pct"/>
            <w:tcBorders>
              <w:top w:val="nil"/>
              <w:left w:val="single" w:sz="4" w:space="0" w:color="auto"/>
              <w:bottom w:val="single" w:sz="4" w:space="0" w:color="auto"/>
              <w:right w:val="single" w:sz="4" w:space="0" w:color="auto"/>
            </w:tcBorders>
            <w:vAlign w:val="center"/>
          </w:tcPr>
          <w:p w14:paraId="0EE5E80A" w14:textId="2291A278" w:rsidR="00CA4A50" w:rsidRPr="00896140" w:rsidRDefault="7C5BC3E5" w:rsidP="003A2961">
            <w:pPr>
              <w:pStyle w:val="ListParagraph"/>
              <w:numPr>
                <w:ilvl w:val="0"/>
                <w:numId w:val="26"/>
              </w:numPr>
              <w:rPr>
                <w:rFonts w:cs="Arial"/>
              </w:rPr>
            </w:pPr>
            <w:r w:rsidRPr="6839502D">
              <w:rPr>
                <w:rFonts w:cs="Arial"/>
              </w:rPr>
              <w:t>Limited patient education</w:t>
            </w:r>
            <w:r w:rsidR="1D946C83" w:rsidRPr="6839502D">
              <w:rPr>
                <w:rFonts w:cs="Arial"/>
              </w:rPr>
              <w:t xml:space="preserve"> about HS</w:t>
            </w:r>
          </w:p>
        </w:tc>
        <w:tc>
          <w:tcPr>
            <w:tcW w:w="677" w:type="pct"/>
            <w:tcBorders>
              <w:top w:val="nil"/>
              <w:left w:val="nil"/>
              <w:bottom w:val="single" w:sz="4" w:space="0" w:color="auto"/>
              <w:right w:val="single" w:sz="4" w:space="0" w:color="auto"/>
            </w:tcBorders>
            <w:vAlign w:val="center"/>
          </w:tcPr>
          <w:p w14:paraId="25038A9F" w14:textId="77777777" w:rsidR="00CA4A50" w:rsidRPr="00896140" w:rsidRDefault="00CA4A50" w:rsidP="008F3A8C">
            <w:pPr>
              <w:jc w:val="center"/>
              <w:rPr>
                <w:rFonts w:cs="Arial"/>
              </w:rPr>
            </w:pPr>
            <w:r w:rsidRPr="00896140">
              <w:rPr>
                <w:rFonts w:ascii="Wingdings" w:hAnsi="Wingdings" w:cs="Arial"/>
                <w:szCs w:val="24"/>
                <w:lang w:val="en-GB"/>
              </w:rPr>
              <w:t></w:t>
            </w:r>
          </w:p>
        </w:tc>
        <w:tc>
          <w:tcPr>
            <w:tcW w:w="236" w:type="pct"/>
            <w:tcBorders>
              <w:top w:val="nil"/>
              <w:left w:val="nil"/>
              <w:bottom w:val="single" w:sz="4" w:space="0" w:color="auto"/>
              <w:right w:val="single" w:sz="4" w:space="0" w:color="auto"/>
            </w:tcBorders>
            <w:vAlign w:val="center"/>
          </w:tcPr>
          <w:p w14:paraId="13E9B814" w14:textId="77777777" w:rsidR="00CA4A50" w:rsidRPr="00896140" w:rsidRDefault="00CA4A50">
            <w:pPr>
              <w:jc w:val="center"/>
              <w:rPr>
                <w:rFonts w:cs="Arial"/>
              </w:rPr>
            </w:pPr>
            <w:r w:rsidRPr="00896140">
              <w:rPr>
                <w:rFonts w:ascii="Wingdings" w:hAnsi="Wingdings" w:cs="Arial"/>
                <w:szCs w:val="24"/>
                <w:lang w:val="en-GB"/>
              </w:rPr>
              <w:t></w:t>
            </w:r>
          </w:p>
        </w:tc>
        <w:tc>
          <w:tcPr>
            <w:tcW w:w="265" w:type="pct"/>
            <w:tcBorders>
              <w:top w:val="nil"/>
              <w:left w:val="nil"/>
              <w:bottom w:val="single" w:sz="4" w:space="0" w:color="auto"/>
              <w:right w:val="single" w:sz="4" w:space="0" w:color="auto"/>
            </w:tcBorders>
            <w:vAlign w:val="center"/>
          </w:tcPr>
          <w:p w14:paraId="0847813B" w14:textId="77777777" w:rsidR="00CA4A50" w:rsidRPr="00896140" w:rsidRDefault="00CA4A50">
            <w:pPr>
              <w:jc w:val="center"/>
              <w:rPr>
                <w:rFonts w:cs="Arial"/>
              </w:rPr>
            </w:pPr>
            <w:r w:rsidRPr="00896140">
              <w:rPr>
                <w:rFonts w:ascii="Wingdings" w:hAnsi="Wingdings" w:cs="Arial"/>
                <w:szCs w:val="24"/>
                <w:lang w:val="en-GB"/>
              </w:rPr>
              <w:t></w:t>
            </w:r>
          </w:p>
        </w:tc>
        <w:tc>
          <w:tcPr>
            <w:tcW w:w="573" w:type="pct"/>
            <w:tcBorders>
              <w:top w:val="nil"/>
              <w:left w:val="nil"/>
              <w:bottom w:val="single" w:sz="4" w:space="0" w:color="auto"/>
              <w:right w:val="single" w:sz="4" w:space="0" w:color="auto"/>
            </w:tcBorders>
            <w:vAlign w:val="center"/>
          </w:tcPr>
          <w:p w14:paraId="3A355D1F" w14:textId="77777777" w:rsidR="00CA4A50" w:rsidRPr="00896140" w:rsidRDefault="00CA4A50">
            <w:pPr>
              <w:jc w:val="center"/>
              <w:rPr>
                <w:rFonts w:cs="Arial"/>
              </w:rPr>
            </w:pPr>
            <w:r w:rsidRPr="00896140">
              <w:rPr>
                <w:rFonts w:ascii="Wingdings" w:hAnsi="Wingdings" w:cs="Arial"/>
                <w:szCs w:val="24"/>
                <w:lang w:val="en-GB"/>
              </w:rPr>
              <w:t></w:t>
            </w:r>
          </w:p>
        </w:tc>
        <w:tc>
          <w:tcPr>
            <w:tcW w:w="266" w:type="pct"/>
            <w:tcBorders>
              <w:top w:val="nil"/>
              <w:left w:val="nil"/>
              <w:bottom w:val="single" w:sz="4" w:space="0" w:color="auto"/>
              <w:right w:val="single" w:sz="4" w:space="0" w:color="auto"/>
            </w:tcBorders>
            <w:vAlign w:val="center"/>
          </w:tcPr>
          <w:p w14:paraId="2C4239F1" w14:textId="77777777" w:rsidR="00CA4A50" w:rsidRPr="00896140" w:rsidRDefault="00CA4A50">
            <w:pPr>
              <w:jc w:val="center"/>
              <w:rPr>
                <w:rFonts w:cs="Arial"/>
              </w:rPr>
            </w:pPr>
            <w:r w:rsidRPr="00896140">
              <w:rPr>
                <w:rFonts w:ascii="Wingdings" w:hAnsi="Wingdings" w:cs="Arial"/>
                <w:szCs w:val="24"/>
                <w:lang w:val="en-GB"/>
              </w:rPr>
              <w:t></w:t>
            </w:r>
          </w:p>
        </w:tc>
        <w:tc>
          <w:tcPr>
            <w:tcW w:w="264" w:type="pct"/>
            <w:tcBorders>
              <w:top w:val="nil"/>
              <w:left w:val="nil"/>
              <w:bottom w:val="single" w:sz="4" w:space="0" w:color="auto"/>
              <w:right w:val="single" w:sz="4" w:space="0" w:color="auto"/>
            </w:tcBorders>
            <w:vAlign w:val="center"/>
          </w:tcPr>
          <w:p w14:paraId="03B59790" w14:textId="77777777" w:rsidR="00CA4A50" w:rsidRPr="00896140" w:rsidRDefault="00CA4A50">
            <w:pPr>
              <w:jc w:val="center"/>
              <w:rPr>
                <w:rFonts w:cs="Arial"/>
              </w:rPr>
            </w:pPr>
            <w:r w:rsidRPr="00896140">
              <w:rPr>
                <w:rFonts w:ascii="Wingdings" w:hAnsi="Wingdings" w:cs="Arial"/>
                <w:szCs w:val="24"/>
                <w:lang w:val="en-GB"/>
              </w:rPr>
              <w:t></w:t>
            </w:r>
          </w:p>
        </w:tc>
        <w:tc>
          <w:tcPr>
            <w:tcW w:w="654" w:type="pct"/>
            <w:tcBorders>
              <w:top w:val="nil"/>
              <w:left w:val="nil"/>
              <w:bottom w:val="single" w:sz="4" w:space="0" w:color="auto"/>
              <w:right w:val="single" w:sz="4" w:space="0" w:color="auto"/>
            </w:tcBorders>
            <w:vAlign w:val="center"/>
          </w:tcPr>
          <w:p w14:paraId="68842DF3" w14:textId="77777777" w:rsidR="00CA4A50" w:rsidRPr="00896140" w:rsidRDefault="00CA4A50">
            <w:pPr>
              <w:jc w:val="center"/>
              <w:rPr>
                <w:rFonts w:cs="Arial"/>
              </w:rPr>
            </w:pPr>
            <w:r w:rsidRPr="00896140">
              <w:rPr>
                <w:rFonts w:ascii="Wingdings" w:hAnsi="Wingdings" w:cs="Arial"/>
                <w:szCs w:val="24"/>
                <w:lang w:val="en-GB"/>
              </w:rPr>
              <w:t></w:t>
            </w:r>
          </w:p>
        </w:tc>
      </w:tr>
      <w:tr w:rsidR="00CA4A50" w:rsidRPr="00896140" w14:paraId="1D1C84A0" w14:textId="77777777" w:rsidTr="6839502D">
        <w:trPr>
          <w:trHeight w:val="386"/>
          <w:jc w:val="center"/>
        </w:trPr>
        <w:tc>
          <w:tcPr>
            <w:tcW w:w="2065" w:type="pct"/>
            <w:tcBorders>
              <w:top w:val="single" w:sz="4" w:space="0" w:color="auto"/>
              <w:left w:val="single" w:sz="4" w:space="0" w:color="auto"/>
              <w:bottom w:val="single" w:sz="4" w:space="0" w:color="auto"/>
              <w:right w:val="single" w:sz="4" w:space="0" w:color="auto"/>
            </w:tcBorders>
            <w:vAlign w:val="center"/>
          </w:tcPr>
          <w:p w14:paraId="63B21D05" w14:textId="77777777" w:rsidR="00CA4A50" w:rsidRPr="00896140" w:rsidRDefault="00CA4A50" w:rsidP="003A2961">
            <w:pPr>
              <w:pStyle w:val="ListParagraph"/>
              <w:numPr>
                <w:ilvl w:val="0"/>
                <w:numId w:val="26"/>
              </w:numPr>
              <w:rPr>
                <w:rFonts w:cs="Arial"/>
              </w:rPr>
            </w:pPr>
            <w:r w:rsidRPr="00896140">
              <w:rPr>
                <w:rFonts w:cs="Arial"/>
              </w:rPr>
              <w:t>Variability in patient symptomology</w:t>
            </w:r>
          </w:p>
        </w:tc>
        <w:tc>
          <w:tcPr>
            <w:tcW w:w="677" w:type="pct"/>
            <w:tcBorders>
              <w:top w:val="single" w:sz="4" w:space="0" w:color="auto"/>
              <w:left w:val="nil"/>
              <w:bottom w:val="single" w:sz="4" w:space="0" w:color="auto"/>
              <w:right w:val="single" w:sz="4" w:space="0" w:color="auto"/>
            </w:tcBorders>
            <w:vAlign w:val="center"/>
          </w:tcPr>
          <w:p w14:paraId="43103889" w14:textId="77777777" w:rsidR="00CA4A50" w:rsidRPr="00896140" w:rsidRDefault="00CA4A50">
            <w:pPr>
              <w:jc w:val="center"/>
              <w:rPr>
                <w:rFonts w:cs="Arial"/>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6055B2F0" w14:textId="77777777" w:rsidR="00CA4A50" w:rsidRPr="00896140" w:rsidRDefault="00CA4A50">
            <w:pPr>
              <w:jc w:val="center"/>
              <w:rPr>
                <w:rFonts w:cs="Arial"/>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2BE92DA" w14:textId="77777777" w:rsidR="00CA4A50" w:rsidRPr="00896140" w:rsidRDefault="00CA4A50">
            <w:pPr>
              <w:jc w:val="center"/>
              <w:rPr>
                <w:rFonts w:cs="Arial"/>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7414A416" w14:textId="77777777" w:rsidR="00CA4A50" w:rsidRPr="00896140" w:rsidRDefault="00CA4A50">
            <w:pPr>
              <w:jc w:val="center"/>
              <w:rPr>
                <w:rFonts w:cs="Arial"/>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56E7D99A" w14:textId="77777777" w:rsidR="00CA4A50" w:rsidRPr="00896140" w:rsidRDefault="00CA4A50">
            <w:pPr>
              <w:jc w:val="center"/>
              <w:rPr>
                <w:rFonts w:cs="Arial"/>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1793BB4B" w14:textId="77777777" w:rsidR="00CA4A50" w:rsidRPr="00896140" w:rsidRDefault="00CA4A50">
            <w:pPr>
              <w:jc w:val="center"/>
              <w:rPr>
                <w:rFonts w:cs="Arial"/>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1984F7A0" w14:textId="77777777" w:rsidR="00CA4A50" w:rsidRPr="00896140" w:rsidRDefault="00CA4A50">
            <w:pPr>
              <w:jc w:val="center"/>
              <w:rPr>
                <w:rFonts w:cs="Arial"/>
              </w:rPr>
            </w:pPr>
            <w:r w:rsidRPr="00896140">
              <w:rPr>
                <w:rFonts w:ascii="Wingdings" w:hAnsi="Wingdings" w:cs="Arial"/>
                <w:szCs w:val="24"/>
                <w:lang w:val="en-GB"/>
              </w:rPr>
              <w:t></w:t>
            </w:r>
          </w:p>
        </w:tc>
      </w:tr>
      <w:tr w:rsidR="008561C4" w:rsidRPr="00896140" w14:paraId="6259516A" w14:textId="77777777" w:rsidTr="6839502D">
        <w:trPr>
          <w:trHeight w:val="386"/>
          <w:jc w:val="center"/>
        </w:trPr>
        <w:tc>
          <w:tcPr>
            <w:tcW w:w="2065" w:type="pct"/>
            <w:tcBorders>
              <w:top w:val="single" w:sz="4" w:space="0" w:color="auto"/>
              <w:left w:val="single" w:sz="4" w:space="0" w:color="auto"/>
              <w:bottom w:val="single" w:sz="4" w:space="0" w:color="auto"/>
              <w:right w:val="single" w:sz="4" w:space="0" w:color="auto"/>
            </w:tcBorders>
            <w:vAlign w:val="center"/>
          </w:tcPr>
          <w:p w14:paraId="6A18BD3F" w14:textId="3666C7F9" w:rsidR="008561C4" w:rsidRPr="00896140" w:rsidRDefault="0065490D" w:rsidP="003A2961">
            <w:pPr>
              <w:pStyle w:val="ListParagraph"/>
              <w:numPr>
                <w:ilvl w:val="0"/>
                <w:numId w:val="26"/>
              </w:numPr>
              <w:rPr>
                <w:rFonts w:cs="Arial"/>
              </w:rPr>
            </w:pPr>
            <w:r>
              <w:rPr>
                <w:rFonts w:cs="Arial"/>
              </w:rPr>
              <w:t xml:space="preserve">Insufficient </w:t>
            </w:r>
            <w:r w:rsidR="008561C4">
              <w:rPr>
                <w:rFonts w:cs="Arial"/>
              </w:rPr>
              <w:t>Efficacy</w:t>
            </w:r>
          </w:p>
        </w:tc>
        <w:tc>
          <w:tcPr>
            <w:tcW w:w="677" w:type="pct"/>
            <w:tcBorders>
              <w:top w:val="single" w:sz="4" w:space="0" w:color="auto"/>
              <w:left w:val="nil"/>
              <w:bottom w:val="single" w:sz="4" w:space="0" w:color="auto"/>
              <w:right w:val="single" w:sz="4" w:space="0" w:color="auto"/>
            </w:tcBorders>
            <w:vAlign w:val="center"/>
          </w:tcPr>
          <w:p w14:paraId="522112E5" w14:textId="6CB37382"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59DEC271" w14:textId="3B63358B"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1D64E6E" w14:textId="6809DDF3"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258BA296" w14:textId="5D94A5EB"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78E9190C" w14:textId="2AADFEC4"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2172E948" w14:textId="7013693C"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506C35D0" w14:textId="33B9204E"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r>
      <w:tr w:rsidR="008561C4" w:rsidRPr="00896140" w14:paraId="77AF0FE7" w14:textId="77777777" w:rsidTr="6839502D">
        <w:trPr>
          <w:trHeight w:val="386"/>
          <w:jc w:val="center"/>
        </w:trPr>
        <w:tc>
          <w:tcPr>
            <w:tcW w:w="2065" w:type="pct"/>
            <w:tcBorders>
              <w:top w:val="single" w:sz="4" w:space="0" w:color="auto"/>
              <w:left w:val="single" w:sz="4" w:space="0" w:color="auto"/>
              <w:bottom w:val="single" w:sz="4" w:space="0" w:color="auto"/>
              <w:right w:val="single" w:sz="4" w:space="0" w:color="auto"/>
            </w:tcBorders>
            <w:vAlign w:val="center"/>
          </w:tcPr>
          <w:p w14:paraId="17DC843A" w14:textId="15DD4ED5" w:rsidR="008561C4" w:rsidRDefault="004B7758" w:rsidP="003A2961">
            <w:pPr>
              <w:pStyle w:val="ListParagraph"/>
              <w:numPr>
                <w:ilvl w:val="0"/>
                <w:numId w:val="26"/>
              </w:numPr>
              <w:rPr>
                <w:rFonts w:cs="Arial"/>
              </w:rPr>
            </w:pPr>
            <w:r>
              <w:rPr>
                <w:rFonts w:cs="Arial"/>
              </w:rPr>
              <w:t xml:space="preserve">Variability in </w:t>
            </w:r>
            <w:r w:rsidR="008561C4">
              <w:rPr>
                <w:rFonts w:cs="Arial"/>
              </w:rPr>
              <w:t>LT disease control</w:t>
            </w:r>
          </w:p>
        </w:tc>
        <w:tc>
          <w:tcPr>
            <w:tcW w:w="677" w:type="pct"/>
            <w:tcBorders>
              <w:top w:val="single" w:sz="4" w:space="0" w:color="auto"/>
              <w:left w:val="nil"/>
              <w:bottom w:val="single" w:sz="4" w:space="0" w:color="auto"/>
              <w:right w:val="single" w:sz="4" w:space="0" w:color="auto"/>
            </w:tcBorders>
            <w:vAlign w:val="center"/>
          </w:tcPr>
          <w:p w14:paraId="01C9672A" w14:textId="36568844"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268756D1" w14:textId="30B67B3C"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311A53A1" w14:textId="63A2812A"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5A070318" w14:textId="6C421653"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5A0E895F" w14:textId="3E5F67D6"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7AB8D4FB" w14:textId="6D1F55FB"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1FCF885D" w14:textId="663264D5" w:rsidR="008561C4" w:rsidRPr="00896140" w:rsidRDefault="008561C4" w:rsidP="008561C4">
            <w:pPr>
              <w:jc w:val="center"/>
              <w:rPr>
                <w:rFonts w:ascii="Wingdings" w:hAnsi="Wingdings" w:cs="Arial"/>
                <w:szCs w:val="24"/>
                <w:lang w:val="en-GB"/>
              </w:rPr>
            </w:pPr>
            <w:r w:rsidRPr="00896140">
              <w:rPr>
                <w:rFonts w:ascii="Wingdings" w:hAnsi="Wingdings" w:cs="Arial"/>
                <w:szCs w:val="24"/>
                <w:lang w:val="en-GB"/>
              </w:rPr>
              <w:t></w:t>
            </w:r>
          </w:p>
        </w:tc>
      </w:tr>
      <w:tr w:rsidR="008561C4" w:rsidRPr="00896140" w14:paraId="0F6646DB"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17953C15" w14:textId="1FCB8CB7" w:rsidR="008561C4" w:rsidRPr="00896140" w:rsidRDefault="008561C4" w:rsidP="003A2961">
            <w:pPr>
              <w:pStyle w:val="ListParagraph"/>
              <w:numPr>
                <w:ilvl w:val="0"/>
                <w:numId w:val="26"/>
              </w:numPr>
              <w:rPr>
                <w:rFonts w:cs="Arial"/>
              </w:rPr>
            </w:pPr>
            <w:r w:rsidRPr="00896140">
              <w:rPr>
                <w:rFonts w:cs="Arial"/>
              </w:rPr>
              <w:t>Variability in patient</w:t>
            </w:r>
            <w:r w:rsidR="00250D52">
              <w:rPr>
                <w:rFonts w:cs="Arial"/>
              </w:rPr>
              <w:t>’s</w:t>
            </w:r>
            <w:r w:rsidRPr="00896140">
              <w:rPr>
                <w:rFonts w:cs="Arial"/>
              </w:rPr>
              <w:t xml:space="preserve"> response to treatment</w:t>
            </w:r>
          </w:p>
        </w:tc>
        <w:tc>
          <w:tcPr>
            <w:tcW w:w="677" w:type="pct"/>
            <w:tcBorders>
              <w:top w:val="single" w:sz="4" w:space="0" w:color="auto"/>
              <w:left w:val="nil"/>
              <w:bottom w:val="single" w:sz="4" w:space="0" w:color="auto"/>
              <w:right w:val="single" w:sz="4" w:space="0" w:color="auto"/>
            </w:tcBorders>
            <w:vAlign w:val="center"/>
          </w:tcPr>
          <w:p w14:paraId="532EACAC" w14:textId="77777777" w:rsidR="008561C4" w:rsidRPr="00896140" w:rsidRDefault="008561C4" w:rsidP="008561C4">
            <w:pPr>
              <w:jc w:val="center"/>
              <w:rPr>
                <w:rFonts w:cs="Arial"/>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40A3216B" w14:textId="77777777" w:rsidR="008561C4" w:rsidRPr="00896140" w:rsidRDefault="008561C4" w:rsidP="008561C4">
            <w:pPr>
              <w:jc w:val="center"/>
              <w:rPr>
                <w:rFonts w:cs="Arial"/>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4D45E508" w14:textId="77777777" w:rsidR="008561C4" w:rsidRPr="00896140" w:rsidRDefault="008561C4" w:rsidP="008561C4">
            <w:pPr>
              <w:jc w:val="center"/>
              <w:rPr>
                <w:rFonts w:cs="Arial"/>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0D70319C" w14:textId="77777777" w:rsidR="008561C4" w:rsidRPr="00896140" w:rsidRDefault="008561C4" w:rsidP="008561C4">
            <w:pPr>
              <w:jc w:val="center"/>
              <w:rPr>
                <w:rFonts w:cs="Arial"/>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242BEF03" w14:textId="77777777" w:rsidR="008561C4" w:rsidRPr="00896140" w:rsidRDefault="008561C4" w:rsidP="008561C4">
            <w:pPr>
              <w:jc w:val="center"/>
              <w:rPr>
                <w:rFonts w:cs="Arial"/>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447D088D" w14:textId="77777777" w:rsidR="008561C4" w:rsidRPr="00896140" w:rsidRDefault="008561C4" w:rsidP="008561C4">
            <w:pPr>
              <w:jc w:val="center"/>
              <w:rPr>
                <w:rFonts w:cs="Arial"/>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0BBDE77C" w14:textId="77777777" w:rsidR="008561C4" w:rsidRPr="00896140" w:rsidRDefault="008561C4" w:rsidP="008561C4">
            <w:pPr>
              <w:jc w:val="center"/>
              <w:rPr>
                <w:rFonts w:cs="Arial"/>
              </w:rPr>
            </w:pPr>
            <w:r w:rsidRPr="00896140">
              <w:rPr>
                <w:rFonts w:ascii="Wingdings" w:hAnsi="Wingdings" w:cs="Arial"/>
                <w:szCs w:val="24"/>
                <w:lang w:val="en-GB"/>
              </w:rPr>
              <w:t></w:t>
            </w:r>
          </w:p>
        </w:tc>
      </w:tr>
      <w:tr w:rsidR="00987746" w:rsidRPr="00896140" w14:paraId="2000CB90" w14:textId="77777777">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52F8BDEF" w14:textId="7BDF5E0E" w:rsidR="00987746" w:rsidRPr="00896140" w:rsidRDefault="00987746" w:rsidP="00987746">
            <w:pPr>
              <w:pStyle w:val="ListParagraph"/>
              <w:numPr>
                <w:ilvl w:val="0"/>
                <w:numId w:val="26"/>
              </w:numPr>
              <w:rPr>
                <w:rFonts w:cs="Arial"/>
              </w:rPr>
            </w:pPr>
            <w:r w:rsidRPr="00DC43EF">
              <w:rPr>
                <w:rFonts w:cs="Arial"/>
                <w:highlight w:val="yellow"/>
              </w:rPr>
              <w:t>Delayed onset of action</w:t>
            </w:r>
            <w:r>
              <w:rPr>
                <w:rFonts w:cs="Arial"/>
              </w:rPr>
              <w:t xml:space="preserve"> </w:t>
            </w:r>
          </w:p>
        </w:tc>
        <w:tc>
          <w:tcPr>
            <w:tcW w:w="677" w:type="pct"/>
            <w:tcBorders>
              <w:top w:val="single" w:sz="4" w:space="0" w:color="auto"/>
              <w:left w:val="nil"/>
              <w:bottom w:val="single" w:sz="4" w:space="0" w:color="auto"/>
              <w:right w:val="single" w:sz="4" w:space="0" w:color="auto"/>
            </w:tcBorders>
          </w:tcPr>
          <w:p w14:paraId="2B9B4C2C" w14:textId="735CF83D" w:rsidR="00987746" w:rsidRPr="00896140" w:rsidRDefault="00987746" w:rsidP="00987746">
            <w:pPr>
              <w:jc w:val="center"/>
              <w:rPr>
                <w:rFonts w:ascii="Wingdings" w:hAnsi="Wingdings" w:cs="Arial"/>
                <w:szCs w:val="24"/>
                <w:lang w:val="en-GB"/>
              </w:rPr>
            </w:pPr>
            <w:r w:rsidRPr="000D7855">
              <w:rPr>
                <w:rFonts w:ascii="Wingdings" w:eastAsia="Wingdings" w:hAnsi="Wingdings" w:cs="Wingdings"/>
              </w:rPr>
              <w:t></w:t>
            </w:r>
          </w:p>
        </w:tc>
        <w:tc>
          <w:tcPr>
            <w:tcW w:w="236" w:type="pct"/>
            <w:tcBorders>
              <w:top w:val="single" w:sz="4" w:space="0" w:color="auto"/>
              <w:left w:val="nil"/>
              <w:bottom w:val="single" w:sz="4" w:space="0" w:color="auto"/>
              <w:right w:val="single" w:sz="4" w:space="0" w:color="auto"/>
            </w:tcBorders>
          </w:tcPr>
          <w:p w14:paraId="7FC5FF5C" w14:textId="50AC2F2D" w:rsidR="00987746" w:rsidRPr="00896140" w:rsidRDefault="00987746" w:rsidP="00987746">
            <w:pPr>
              <w:jc w:val="center"/>
              <w:rPr>
                <w:rFonts w:ascii="Wingdings" w:hAnsi="Wingdings" w:cs="Arial"/>
                <w:szCs w:val="24"/>
                <w:lang w:val="en-GB"/>
              </w:rPr>
            </w:pPr>
            <w:r w:rsidRPr="000D7855">
              <w:rPr>
                <w:rFonts w:ascii="Wingdings" w:eastAsia="Wingdings" w:hAnsi="Wingdings" w:cs="Wingdings"/>
              </w:rPr>
              <w:t></w:t>
            </w:r>
          </w:p>
        </w:tc>
        <w:tc>
          <w:tcPr>
            <w:tcW w:w="265" w:type="pct"/>
            <w:tcBorders>
              <w:top w:val="single" w:sz="4" w:space="0" w:color="auto"/>
              <w:left w:val="nil"/>
              <w:bottom w:val="single" w:sz="4" w:space="0" w:color="auto"/>
              <w:right w:val="single" w:sz="4" w:space="0" w:color="auto"/>
            </w:tcBorders>
          </w:tcPr>
          <w:p w14:paraId="69E26248" w14:textId="789AA44A" w:rsidR="00987746" w:rsidRPr="00896140" w:rsidRDefault="00987746" w:rsidP="00987746">
            <w:pPr>
              <w:jc w:val="center"/>
              <w:rPr>
                <w:rFonts w:ascii="Wingdings" w:hAnsi="Wingdings" w:cs="Arial"/>
                <w:szCs w:val="24"/>
                <w:lang w:val="en-GB"/>
              </w:rPr>
            </w:pPr>
            <w:r w:rsidRPr="000D7855">
              <w:rPr>
                <w:rFonts w:ascii="Wingdings" w:eastAsia="Wingdings" w:hAnsi="Wingdings" w:cs="Wingdings"/>
              </w:rPr>
              <w:t></w:t>
            </w:r>
          </w:p>
        </w:tc>
        <w:tc>
          <w:tcPr>
            <w:tcW w:w="573" w:type="pct"/>
            <w:tcBorders>
              <w:top w:val="single" w:sz="4" w:space="0" w:color="auto"/>
              <w:left w:val="nil"/>
              <w:bottom w:val="single" w:sz="4" w:space="0" w:color="auto"/>
              <w:right w:val="single" w:sz="4" w:space="0" w:color="auto"/>
            </w:tcBorders>
          </w:tcPr>
          <w:p w14:paraId="2CE159B8" w14:textId="5F9DAE01" w:rsidR="00987746" w:rsidRPr="00896140" w:rsidRDefault="00987746" w:rsidP="00987746">
            <w:pPr>
              <w:jc w:val="center"/>
              <w:rPr>
                <w:rFonts w:ascii="Wingdings" w:hAnsi="Wingdings" w:cs="Arial"/>
                <w:szCs w:val="24"/>
                <w:lang w:val="en-GB"/>
              </w:rPr>
            </w:pPr>
            <w:r w:rsidRPr="000D7855">
              <w:rPr>
                <w:rFonts w:ascii="Wingdings" w:eastAsia="Wingdings" w:hAnsi="Wingdings" w:cs="Wingdings"/>
              </w:rPr>
              <w:t></w:t>
            </w:r>
          </w:p>
        </w:tc>
        <w:tc>
          <w:tcPr>
            <w:tcW w:w="266" w:type="pct"/>
            <w:tcBorders>
              <w:top w:val="single" w:sz="4" w:space="0" w:color="auto"/>
              <w:left w:val="nil"/>
              <w:bottom w:val="single" w:sz="4" w:space="0" w:color="auto"/>
              <w:right w:val="single" w:sz="4" w:space="0" w:color="auto"/>
            </w:tcBorders>
          </w:tcPr>
          <w:p w14:paraId="5C3BC175" w14:textId="3F2957C5" w:rsidR="00987746" w:rsidRPr="00896140" w:rsidRDefault="00987746" w:rsidP="00987746">
            <w:pPr>
              <w:jc w:val="center"/>
              <w:rPr>
                <w:rFonts w:ascii="Wingdings" w:hAnsi="Wingdings" w:cs="Arial"/>
                <w:szCs w:val="24"/>
                <w:lang w:val="en-GB"/>
              </w:rPr>
            </w:pPr>
            <w:r w:rsidRPr="000D7855">
              <w:rPr>
                <w:rFonts w:ascii="Wingdings" w:eastAsia="Wingdings" w:hAnsi="Wingdings" w:cs="Wingdings"/>
              </w:rPr>
              <w:t></w:t>
            </w:r>
          </w:p>
        </w:tc>
        <w:tc>
          <w:tcPr>
            <w:tcW w:w="264" w:type="pct"/>
            <w:tcBorders>
              <w:top w:val="single" w:sz="4" w:space="0" w:color="auto"/>
              <w:left w:val="nil"/>
              <w:bottom w:val="single" w:sz="4" w:space="0" w:color="auto"/>
              <w:right w:val="single" w:sz="4" w:space="0" w:color="auto"/>
            </w:tcBorders>
          </w:tcPr>
          <w:p w14:paraId="7B7988A1" w14:textId="301900A0" w:rsidR="00987746" w:rsidRPr="00896140" w:rsidRDefault="00987746" w:rsidP="00987746">
            <w:pPr>
              <w:jc w:val="center"/>
              <w:rPr>
                <w:rFonts w:ascii="Wingdings" w:hAnsi="Wingdings" w:cs="Arial"/>
                <w:szCs w:val="24"/>
                <w:lang w:val="en-GB"/>
              </w:rPr>
            </w:pPr>
            <w:r w:rsidRPr="000D7855">
              <w:rPr>
                <w:rFonts w:ascii="Wingdings" w:eastAsia="Wingdings" w:hAnsi="Wingdings" w:cs="Wingdings"/>
              </w:rPr>
              <w:t></w:t>
            </w:r>
          </w:p>
        </w:tc>
        <w:tc>
          <w:tcPr>
            <w:tcW w:w="654" w:type="pct"/>
            <w:tcBorders>
              <w:top w:val="single" w:sz="4" w:space="0" w:color="auto"/>
              <w:left w:val="nil"/>
              <w:bottom w:val="single" w:sz="4" w:space="0" w:color="auto"/>
              <w:right w:val="single" w:sz="4" w:space="0" w:color="auto"/>
            </w:tcBorders>
          </w:tcPr>
          <w:p w14:paraId="007B949C" w14:textId="4A39CEB8" w:rsidR="00987746" w:rsidRPr="00896140" w:rsidRDefault="00987746" w:rsidP="00987746">
            <w:pPr>
              <w:jc w:val="center"/>
              <w:rPr>
                <w:rFonts w:ascii="Wingdings" w:hAnsi="Wingdings" w:cs="Arial"/>
                <w:szCs w:val="24"/>
                <w:lang w:val="en-GB"/>
              </w:rPr>
            </w:pPr>
            <w:r w:rsidRPr="000D7855">
              <w:rPr>
                <w:rFonts w:ascii="Wingdings" w:eastAsia="Wingdings" w:hAnsi="Wingdings" w:cs="Wingdings"/>
              </w:rPr>
              <w:t></w:t>
            </w:r>
          </w:p>
        </w:tc>
      </w:tr>
      <w:tr w:rsidR="008561C4" w:rsidRPr="00896140" w14:paraId="36631FC3"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61B90BFC" w14:textId="58E68F6C" w:rsidR="008561C4" w:rsidRPr="0087423D" w:rsidRDefault="008561C4" w:rsidP="003A2961">
            <w:pPr>
              <w:pStyle w:val="ListParagraph"/>
              <w:numPr>
                <w:ilvl w:val="0"/>
                <w:numId w:val="26"/>
              </w:numPr>
              <w:rPr>
                <w:rFonts w:cs="Arial"/>
              </w:rPr>
            </w:pPr>
            <w:r w:rsidRPr="0087423D">
              <w:rPr>
                <w:rFonts w:cs="Arial"/>
              </w:rPr>
              <w:t xml:space="preserve">Lack of patient understanding of </w:t>
            </w:r>
            <w:r w:rsidR="00006A8C">
              <w:rPr>
                <w:rFonts w:cs="Arial"/>
              </w:rPr>
              <w:t xml:space="preserve">THERAPY AREA </w:t>
            </w:r>
            <w:r w:rsidR="00C672AA" w:rsidRPr="0087423D">
              <w:rPr>
                <w:rFonts w:cs="Arial"/>
              </w:rPr>
              <w:t>treatments</w:t>
            </w:r>
          </w:p>
        </w:tc>
        <w:tc>
          <w:tcPr>
            <w:tcW w:w="677" w:type="pct"/>
            <w:tcBorders>
              <w:top w:val="single" w:sz="4" w:space="0" w:color="auto"/>
              <w:left w:val="nil"/>
              <w:bottom w:val="single" w:sz="4" w:space="0" w:color="auto"/>
              <w:right w:val="single" w:sz="4" w:space="0" w:color="auto"/>
            </w:tcBorders>
            <w:vAlign w:val="center"/>
          </w:tcPr>
          <w:p w14:paraId="130DA6E1" w14:textId="77777777" w:rsidR="008561C4" w:rsidRPr="0087423D" w:rsidRDefault="008561C4" w:rsidP="008561C4">
            <w:pPr>
              <w:jc w:val="center"/>
              <w:rPr>
                <w:rFonts w:cs="Arial"/>
              </w:rPr>
            </w:pPr>
            <w:r w:rsidRPr="0087423D">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0DC7C189" w14:textId="77777777" w:rsidR="008561C4" w:rsidRPr="0087423D" w:rsidRDefault="008561C4" w:rsidP="008561C4">
            <w:pPr>
              <w:jc w:val="center"/>
              <w:rPr>
                <w:rFonts w:cs="Arial"/>
              </w:rPr>
            </w:pPr>
            <w:r w:rsidRPr="0087423D">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4358564C" w14:textId="77777777" w:rsidR="008561C4" w:rsidRPr="0087423D" w:rsidRDefault="008561C4" w:rsidP="008561C4">
            <w:pPr>
              <w:jc w:val="center"/>
              <w:rPr>
                <w:rFonts w:cs="Arial"/>
              </w:rPr>
            </w:pPr>
            <w:r w:rsidRPr="0087423D">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2EF37DEC" w14:textId="77777777" w:rsidR="008561C4" w:rsidRPr="0087423D" w:rsidRDefault="008561C4" w:rsidP="008561C4">
            <w:pPr>
              <w:jc w:val="center"/>
              <w:rPr>
                <w:rFonts w:cs="Arial"/>
              </w:rPr>
            </w:pPr>
            <w:r w:rsidRPr="0087423D">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4E32982E" w14:textId="77777777" w:rsidR="008561C4" w:rsidRPr="0087423D" w:rsidRDefault="008561C4" w:rsidP="008561C4">
            <w:pPr>
              <w:jc w:val="center"/>
              <w:rPr>
                <w:rFonts w:cs="Arial"/>
              </w:rPr>
            </w:pPr>
            <w:r w:rsidRPr="0087423D">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06050790" w14:textId="77777777" w:rsidR="008561C4" w:rsidRPr="0087423D" w:rsidRDefault="008561C4" w:rsidP="008561C4">
            <w:pPr>
              <w:jc w:val="center"/>
              <w:rPr>
                <w:rFonts w:cs="Arial"/>
              </w:rPr>
            </w:pPr>
            <w:r w:rsidRPr="0087423D">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09FFD38B" w14:textId="77777777" w:rsidR="008561C4" w:rsidRPr="00896140" w:rsidRDefault="008561C4" w:rsidP="008561C4">
            <w:pPr>
              <w:jc w:val="center"/>
              <w:rPr>
                <w:rFonts w:cs="Arial"/>
              </w:rPr>
            </w:pPr>
            <w:r w:rsidRPr="0087423D">
              <w:rPr>
                <w:rFonts w:ascii="Wingdings" w:hAnsi="Wingdings" w:cs="Arial"/>
                <w:szCs w:val="24"/>
                <w:lang w:val="en-GB"/>
              </w:rPr>
              <w:t></w:t>
            </w:r>
          </w:p>
        </w:tc>
      </w:tr>
      <w:tr w:rsidR="001E2829" w:rsidRPr="00896140" w14:paraId="27ED526A"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5BF4E9C4" w14:textId="5DC6F985" w:rsidR="001E2829" w:rsidRPr="0087423D" w:rsidRDefault="0077584A" w:rsidP="003A2961">
            <w:pPr>
              <w:pStyle w:val="ListParagraph"/>
              <w:numPr>
                <w:ilvl w:val="0"/>
                <w:numId w:val="26"/>
              </w:numPr>
              <w:rPr>
                <w:rFonts w:cs="Arial"/>
              </w:rPr>
            </w:pPr>
            <w:r w:rsidRPr="0087423D">
              <w:rPr>
                <w:rFonts w:cs="Arial"/>
              </w:rPr>
              <w:t xml:space="preserve">Not enough FDA-approved </w:t>
            </w:r>
            <w:r w:rsidR="00677D85" w:rsidRPr="0087423D">
              <w:rPr>
                <w:rFonts w:cs="Arial"/>
              </w:rPr>
              <w:t>biologic options for HS</w:t>
            </w:r>
          </w:p>
        </w:tc>
        <w:tc>
          <w:tcPr>
            <w:tcW w:w="677" w:type="pct"/>
            <w:tcBorders>
              <w:top w:val="single" w:sz="4" w:space="0" w:color="auto"/>
              <w:left w:val="nil"/>
              <w:bottom w:val="single" w:sz="4" w:space="0" w:color="auto"/>
              <w:right w:val="single" w:sz="4" w:space="0" w:color="auto"/>
            </w:tcBorders>
            <w:vAlign w:val="center"/>
          </w:tcPr>
          <w:p w14:paraId="5DB8F6C4" w14:textId="124B6CB3"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1BDFB2FE" w14:textId="7295BF21"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6FE2826D" w14:textId="75D251DA"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5FB28CBA" w14:textId="209B2058"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5FCDA298" w14:textId="7A348517"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6EE3980D" w14:textId="4BE2BB3E"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2C4D2E13" w14:textId="543604FA" w:rsidR="001E2829" w:rsidRPr="00896140" w:rsidRDefault="006D42F3" w:rsidP="008561C4">
            <w:pPr>
              <w:jc w:val="center"/>
              <w:rPr>
                <w:rFonts w:ascii="Wingdings" w:hAnsi="Wingdings" w:cs="Arial"/>
                <w:szCs w:val="24"/>
                <w:lang w:val="en-GB"/>
              </w:rPr>
            </w:pPr>
            <w:r w:rsidRPr="0087423D">
              <w:rPr>
                <w:rFonts w:ascii="Wingdings" w:hAnsi="Wingdings" w:cs="Arial"/>
                <w:szCs w:val="24"/>
                <w:lang w:val="en-GB"/>
              </w:rPr>
              <w:t></w:t>
            </w:r>
          </w:p>
        </w:tc>
      </w:tr>
      <w:tr w:rsidR="001E2829" w:rsidRPr="00896140" w14:paraId="301DA1E7"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34EE236F" w14:textId="3010A49D" w:rsidR="001E2829" w:rsidRPr="00896140" w:rsidRDefault="005E62AE" w:rsidP="003A2961">
            <w:pPr>
              <w:pStyle w:val="ListParagraph"/>
              <w:numPr>
                <w:ilvl w:val="0"/>
                <w:numId w:val="26"/>
              </w:numPr>
              <w:rPr>
                <w:rFonts w:cs="Arial"/>
              </w:rPr>
            </w:pPr>
            <w:r>
              <w:rPr>
                <w:rFonts w:cs="Arial"/>
              </w:rPr>
              <w:t>Lack of patient</w:t>
            </w:r>
            <w:r w:rsidR="00F31776">
              <w:rPr>
                <w:rFonts w:cs="Arial"/>
              </w:rPr>
              <w:t xml:space="preserve"> compliance</w:t>
            </w:r>
            <w:r w:rsidR="00CD0003">
              <w:rPr>
                <w:rFonts w:cs="Arial"/>
              </w:rPr>
              <w:t>/</w:t>
            </w:r>
            <w:r w:rsidR="00531221">
              <w:rPr>
                <w:rFonts w:cs="Arial"/>
              </w:rPr>
              <w:t>persistence</w:t>
            </w:r>
          </w:p>
        </w:tc>
        <w:tc>
          <w:tcPr>
            <w:tcW w:w="677" w:type="pct"/>
            <w:tcBorders>
              <w:top w:val="single" w:sz="4" w:space="0" w:color="auto"/>
              <w:left w:val="nil"/>
              <w:bottom w:val="single" w:sz="4" w:space="0" w:color="auto"/>
              <w:right w:val="single" w:sz="4" w:space="0" w:color="auto"/>
            </w:tcBorders>
            <w:vAlign w:val="center"/>
          </w:tcPr>
          <w:p w14:paraId="2ED23AA8" w14:textId="3769C14A"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522116FF" w14:textId="6F28FEE2"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A7C17EA" w14:textId="12C71D7D"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65AE5FB2" w14:textId="7BC301C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6D9A1AE2" w14:textId="03280012"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4C064D88" w14:textId="30975ED3"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28D936F2" w14:textId="3A1D858B"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0A17F9DB"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1F7347C1" w14:textId="3E8AF567" w:rsidR="001E2829" w:rsidRPr="00896140" w:rsidRDefault="001A191F" w:rsidP="003A2961">
            <w:pPr>
              <w:pStyle w:val="ListParagraph"/>
              <w:numPr>
                <w:ilvl w:val="0"/>
                <w:numId w:val="26"/>
              </w:numPr>
              <w:rPr>
                <w:rFonts w:cs="Arial"/>
              </w:rPr>
            </w:pPr>
            <w:r>
              <w:rPr>
                <w:rFonts w:cs="Arial"/>
              </w:rPr>
              <w:t>Safety</w:t>
            </w:r>
            <w:r w:rsidR="00CD0003">
              <w:rPr>
                <w:rFonts w:cs="Arial"/>
              </w:rPr>
              <w:t>/</w:t>
            </w:r>
            <w:r>
              <w:rPr>
                <w:rFonts w:cs="Arial"/>
              </w:rPr>
              <w:t>Tolerability</w:t>
            </w:r>
            <w:r w:rsidR="004B7758">
              <w:rPr>
                <w:rFonts w:cs="Arial"/>
              </w:rPr>
              <w:t xml:space="preserve"> concerns</w:t>
            </w:r>
            <w:r w:rsidR="00B52F89">
              <w:rPr>
                <w:rFonts w:cs="Arial"/>
              </w:rPr>
              <w:t xml:space="preserve"> on my end</w:t>
            </w:r>
          </w:p>
        </w:tc>
        <w:tc>
          <w:tcPr>
            <w:tcW w:w="677" w:type="pct"/>
            <w:tcBorders>
              <w:top w:val="single" w:sz="4" w:space="0" w:color="auto"/>
              <w:left w:val="nil"/>
              <w:bottom w:val="single" w:sz="4" w:space="0" w:color="auto"/>
              <w:right w:val="single" w:sz="4" w:space="0" w:color="auto"/>
            </w:tcBorders>
            <w:vAlign w:val="center"/>
          </w:tcPr>
          <w:p w14:paraId="24946CFD" w14:textId="1998FB84"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6D25F063" w14:textId="1CF5BE83"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6383F4EF" w14:textId="1A9A6CFA"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58584F1D" w14:textId="31536DF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4EDFE0A7" w14:textId="68AD761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7DBA4DB1" w14:textId="61982B64"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6F437622" w14:textId="25C58FC5"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1970AC3C"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469950F9" w14:textId="5A270C14" w:rsidR="001E2829" w:rsidRPr="00896140" w:rsidRDefault="00457811" w:rsidP="003A2961">
            <w:pPr>
              <w:pStyle w:val="ListParagraph"/>
              <w:numPr>
                <w:ilvl w:val="0"/>
                <w:numId w:val="26"/>
              </w:numPr>
              <w:rPr>
                <w:rFonts w:cs="Arial"/>
              </w:rPr>
            </w:pPr>
            <w:r>
              <w:rPr>
                <w:rFonts w:cs="Arial"/>
              </w:rPr>
              <w:t xml:space="preserve">Poor </w:t>
            </w:r>
            <w:r w:rsidR="0066194F">
              <w:rPr>
                <w:rFonts w:cs="Arial"/>
              </w:rPr>
              <w:t>insurance coverage</w:t>
            </w:r>
          </w:p>
        </w:tc>
        <w:tc>
          <w:tcPr>
            <w:tcW w:w="677" w:type="pct"/>
            <w:tcBorders>
              <w:top w:val="single" w:sz="4" w:space="0" w:color="auto"/>
              <w:left w:val="nil"/>
              <w:bottom w:val="single" w:sz="4" w:space="0" w:color="auto"/>
              <w:right w:val="single" w:sz="4" w:space="0" w:color="auto"/>
            </w:tcBorders>
            <w:vAlign w:val="center"/>
          </w:tcPr>
          <w:p w14:paraId="02C43FD8" w14:textId="27293662"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3DD1FDB6" w14:textId="731821D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3BFF0A75" w14:textId="7FD6556B"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42410518" w14:textId="5C97EBDF"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536D3459" w14:textId="4B40A98C"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1F7E10E0" w14:textId="0AB52A0B"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425A3359" w14:textId="631A94BA"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2A35C75A"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2F1BC396" w14:textId="18263D60" w:rsidR="001E2829" w:rsidRPr="00896140" w:rsidRDefault="00FC20E8" w:rsidP="003A2961">
            <w:pPr>
              <w:pStyle w:val="ListParagraph"/>
              <w:numPr>
                <w:ilvl w:val="0"/>
                <w:numId w:val="26"/>
              </w:numPr>
              <w:rPr>
                <w:rFonts w:cs="Arial"/>
              </w:rPr>
            </w:pPr>
            <w:r>
              <w:rPr>
                <w:rFonts w:cs="Arial"/>
              </w:rPr>
              <w:t>High OOP to patients</w:t>
            </w:r>
          </w:p>
        </w:tc>
        <w:tc>
          <w:tcPr>
            <w:tcW w:w="677" w:type="pct"/>
            <w:tcBorders>
              <w:top w:val="single" w:sz="4" w:space="0" w:color="auto"/>
              <w:left w:val="nil"/>
              <w:bottom w:val="single" w:sz="4" w:space="0" w:color="auto"/>
              <w:right w:val="single" w:sz="4" w:space="0" w:color="auto"/>
            </w:tcBorders>
            <w:vAlign w:val="center"/>
          </w:tcPr>
          <w:p w14:paraId="572B263C" w14:textId="0DC88E4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2D66B659" w14:textId="6206B9B7"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86E330C" w14:textId="370F9AB7"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16A92E7A" w14:textId="6CAF3445"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7368ACFF" w14:textId="18753A72"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11C1B910" w14:textId="644FF929"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4FE54931" w14:textId="6B167A40"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6C5B9B9A"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2E28ED0B" w14:textId="0D1ACA35" w:rsidR="001E2829" w:rsidRPr="00896140" w:rsidRDefault="00FC20E8" w:rsidP="003A2961">
            <w:pPr>
              <w:pStyle w:val="ListParagraph"/>
              <w:numPr>
                <w:ilvl w:val="0"/>
                <w:numId w:val="26"/>
              </w:numPr>
              <w:rPr>
                <w:rFonts w:cs="Arial"/>
              </w:rPr>
            </w:pPr>
            <w:r>
              <w:rPr>
                <w:rFonts w:cs="Arial"/>
              </w:rPr>
              <w:t>Difficult insurance approval or PA</w:t>
            </w:r>
          </w:p>
        </w:tc>
        <w:tc>
          <w:tcPr>
            <w:tcW w:w="677" w:type="pct"/>
            <w:tcBorders>
              <w:top w:val="single" w:sz="4" w:space="0" w:color="auto"/>
              <w:left w:val="nil"/>
              <w:bottom w:val="single" w:sz="4" w:space="0" w:color="auto"/>
              <w:right w:val="single" w:sz="4" w:space="0" w:color="auto"/>
            </w:tcBorders>
            <w:vAlign w:val="center"/>
          </w:tcPr>
          <w:p w14:paraId="731A8C2B" w14:textId="585CD9B7"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5C805145" w14:textId="7D19340B"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41BAA373" w14:textId="4AEE7FC8"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301D5562" w14:textId="3AA90A2D"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70616BF0" w14:textId="01F8371E"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6476C022" w14:textId="2A673A6A"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3AB5D28F" w14:textId="5538B70C"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0C6144D7"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27E40895" w14:textId="23AD3D78" w:rsidR="001E2829" w:rsidRPr="00896140" w:rsidRDefault="00584E10" w:rsidP="003A2961">
            <w:pPr>
              <w:pStyle w:val="ListParagraph"/>
              <w:numPr>
                <w:ilvl w:val="0"/>
                <w:numId w:val="26"/>
              </w:numPr>
              <w:rPr>
                <w:rFonts w:cs="Arial"/>
              </w:rPr>
            </w:pPr>
            <w:r>
              <w:rPr>
                <w:rFonts w:cs="Arial"/>
              </w:rPr>
              <w:t>Cumbersome patient onboarding</w:t>
            </w:r>
            <w:r w:rsidR="00CD0003">
              <w:rPr>
                <w:rFonts w:cs="Arial"/>
              </w:rPr>
              <w:t>/</w:t>
            </w:r>
            <w:r w:rsidR="009155FD">
              <w:rPr>
                <w:rFonts w:cs="Arial"/>
              </w:rPr>
              <w:t>initiation process</w:t>
            </w:r>
          </w:p>
        </w:tc>
        <w:tc>
          <w:tcPr>
            <w:tcW w:w="677" w:type="pct"/>
            <w:tcBorders>
              <w:top w:val="single" w:sz="4" w:space="0" w:color="auto"/>
              <w:left w:val="nil"/>
              <w:bottom w:val="single" w:sz="4" w:space="0" w:color="auto"/>
              <w:right w:val="single" w:sz="4" w:space="0" w:color="auto"/>
            </w:tcBorders>
            <w:vAlign w:val="center"/>
          </w:tcPr>
          <w:p w14:paraId="7229F8AB" w14:textId="7BD31D39"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4F35BCF8" w14:textId="6D151A0D"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B9F51E1" w14:textId="5D9558C9"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0A151223" w14:textId="457BFECC"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656583AE" w14:textId="40EAA18A"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0279A88B" w14:textId="04440547"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1043996B" w14:textId="408B159D"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3444A695"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3A702B91" w14:textId="7B967609" w:rsidR="001E2829" w:rsidRPr="00896140" w:rsidRDefault="00E73B23" w:rsidP="003A2961">
            <w:pPr>
              <w:pStyle w:val="ListParagraph"/>
              <w:numPr>
                <w:ilvl w:val="0"/>
                <w:numId w:val="26"/>
              </w:numPr>
              <w:rPr>
                <w:rFonts w:cs="Arial"/>
              </w:rPr>
            </w:pPr>
            <w:r>
              <w:rPr>
                <w:rFonts w:cs="Arial"/>
              </w:rPr>
              <w:t xml:space="preserve">Lack of experience with biologics </w:t>
            </w:r>
            <w:r w:rsidR="00217527">
              <w:rPr>
                <w:rFonts w:cs="Arial"/>
              </w:rPr>
              <w:t xml:space="preserve">for </w:t>
            </w:r>
            <w:r w:rsidR="00006A8C">
              <w:rPr>
                <w:rFonts w:cs="Arial"/>
              </w:rPr>
              <w:t xml:space="preserve">THERAPY AREA </w:t>
            </w:r>
            <w:r w:rsidR="00217527">
              <w:rPr>
                <w:rFonts w:cs="Arial"/>
              </w:rPr>
              <w:t>treatment</w:t>
            </w:r>
          </w:p>
        </w:tc>
        <w:tc>
          <w:tcPr>
            <w:tcW w:w="677" w:type="pct"/>
            <w:tcBorders>
              <w:top w:val="single" w:sz="4" w:space="0" w:color="auto"/>
              <w:left w:val="nil"/>
              <w:bottom w:val="single" w:sz="4" w:space="0" w:color="auto"/>
              <w:right w:val="single" w:sz="4" w:space="0" w:color="auto"/>
            </w:tcBorders>
            <w:vAlign w:val="center"/>
          </w:tcPr>
          <w:p w14:paraId="7C44226E" w14:textId="32C8F0F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5CE9BE1C" w14:textId="61D01D4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0E2F2499" w14:textId="07FFEA7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419BAEB0" w14:textId="7FD27725"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0C897D1E" w14:textId="4831D52E"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11919FF3" w14:textId="3ACC2099"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1AB1DBA9" w14:textId="440B741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73F9C984"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12DBC072" w14:textId="370100EF" w:rsidR="001E2829" w:rsidRPr="0087423D" w:rsidRDefault="00E00352" w:rsidP="003A2961">
            <w:pPr>
              <w:pStyle w:val="ListParagraph"/>
              <w:numPr>
                <w:ilvl w:val="0"/>
                <w:numId w:val="26"/>
              </w:numPr>
              <w:rPr>
                <w:rFonts w:cs="Arial"/>
              </w:rPr>
            </w:pPr>
            <w:r w:rsidRPr="0087423D">
              <w:rPr>
                <w:rFonts w:cs="Arial"/>
              </w:rPr>
              <w:t>N</w:t>
            </w:r>
            <w:r w:rsidR="00FF6F42" w:rsidRPr="0087423D">
              <w:rPr>
                <w:rFonts w:cs="Arial"/>
              </w:rPr>
              <w:t>eedle</w:t>
            </w:r>
            <w:r w:rsidR="004D232F" w:rsidRPr="0087423D">
              <w:rPr>
                <w:rFonts w:cs="Arial"/>
              </w:rPr>
              <w:t>-</w:t>
            </w:r>
            <w:r w:rsidR="00FF6F42" w:rsidRPr="0087423D">
              <w:rPr>
                <w:rFonts w:cs="Arial"/>
              </w:rPr>
              <w:t>averse</w:t>
            </w:r>
            <w:r w:rsidRPr="0087423D">
              <w:rPr>
                <w:rFonts w:cs="Arial"/>
              </w:rPr>
              <w:t xml:space="preserve"> patients</w:t>
            </w:r>
          </w:p>
        </w:tc>
        <w:tc>
          <w:tcPr>
            <w:tcW w:w="677" w:type="pct"/>
            <w:tcBorders>
              <w:top w:val="single" w:sz="4" w:space="0" w:color="auto"/>
              <w:left w:val="nil"/>
              <w:bottom w:val="single" w:sz="4" w:space="0" w:color="auto"/>
              <w:right w:val="single" w:sz="4" w:space="0" w:color="auto"/>
            </w:tcBorders>
            <w:vAlign w:val="center"/>
          </w:tcPr>
          <w:p w14:paraId="13728479" w14:textId="0671360E"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2B50CC22" w14:textId="40336431"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5B3F457" w14:textId="0E9792FB"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73B18C16" w14:textId="67EE5F3A"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7D582A10" w14:textId="3EC82F2E"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3A52B49A" w14:textId="20C6BBE6"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11E75D7A" w14:textId="03232546" w:rsidR="001E2829" w:rsidRPr="00896140" w:rsidRDefault="006D42F3" w:rsidP="008561C4">
            <w:pPr>
              <w:jc w:val="center"/>
              <w:rPr>
                <w:rFonts w:ascii="Wingdings" w:hAnsi="Wingdings" w:cs="Arial"/>
                <w:szCs w:val="24"/>
                <w:lang w:val="en-GB"/>
              </w:rPr>
            </w:pPr>
            <w:r w:rsidRPr="0087423D">
              <w:rPr>
                <w:rFonts w:ascii="Wingdings" w:hAnsi="Wingdings" w:cs="Arial"/>
                <w:szCs w:val="24"/>
                <w:lang w:val="en-GB"/>
              </w:rPr>
              <w:t></w:t>
            </w:r>
          </w:p>
        </w:tc>
      </w:tr>
      <w:tr w:rsidR="001E2829" w:rsidRPr="00896140" w14:paraId="538C5CA0"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619A8C0B" w14:textId="67975D10" w:rsidR="001E2829" w:rsidRPr="00896140" w:rsidRDefault="00E00352" w:rsidP="003A2961">
            <w:pPr>
              <w:pStyle w:val="ListParagraph"/>
              <w:numPr>
                <w:ilvl w:val="0"/>
                <w:numId w:val="26"/>
              </w:numPr>
              <w:rPr>
                <w:rFonts w:cs="Arial"/>
              </w:rPr>
            </w:pPr>
            <w:r>
              <w:rPr>
                <w:rFonts w:cs="Arial"/>
              </w:rPr>
              <w:t>C</w:t>
            </w:r>
            <w:r w:rsidR="00A975A5">
              <w:rPr>
                <w:rFonts w:cs="Arial"/>
              </w:rPr>
              <w:t>oncern</w:t>
            </w:r>
            <w:r>
              <w:rPr>
                <w:rFonts w:cs="Arial"/>
              </w:rPr>
              <w:t>s</w:t>
            </w:r>
            <w:r w:rsidR="00A975A5">
              <w:rPr>
                <w:rFonts w:cs="Arial"/>
              </w:rPr>
              <w:t xml:space="preserve"> about </w:t>
            </w:r>
            <w:r w:rsidR="00B1398B">
              <w:rPr>
                <w:rFonts w:cs="Arial"/>
              </w:rPr>
              <w:t>immunosuppression</w:t>
            </w:r>
            <w:r>
              <w:rPr>
                <w:rFonts w:cs="Arial"/>
              </w:rPr>
              <w:t xml:space="preserve"> among patients</w:t>
            </w:r>
          </w:p>
        </w:tc>
        <w:tc>
          <w:tcPr>
            <w:tcW w:w="677" w:type="pct"/>
            <w:tcBorders>
              <w:top w:val="single" w:sz="4" w:space="0" w:color="auto"/>
              <w:left w:val="nil"/>
              <w:bottom w:val="single" w:sz="4" w:space="0" w:color="auto"/>
              <w:right w:val="single" w:sz="4" w:space="0" w:color="auto"/>
            </w:tcBorders>
            <w:vAlign w:val="center"/>
          </w:tcPr>
          <w:p w14:paraId="00FB75D7" w14:textId="7659A32D"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49E4658A" w14:textId="67D5F0C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A182DF5" w14:textId="1582132D"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6CA7F89A" w14:textId="3A2670E0"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02F91BAB" w14:textId="6FC51ECF"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29A71C01" w14:textId="783BD87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0AEA24A4" w14:textId="2AEB60F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28DA0609"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5F528F7C" w14:textId="7AFA9A5A" w:rsidR="001E2829" w:rsidRPr="00896140" w:rsidRDefault="006836EB" w:rsidP="003A2961">
            <w:pPr>
              <w:pStyle w:val="ListParagraph"/>
              <w:numPr>
                <w:ilvl w:val="0"/>
                <w:numId w:val="26"/>
              </w:numPr>
              <w:rPr>
                <w:rFonts w:cs="Arial"/>
              </w:rPr>
            </w:pPr>
            <w:r>
              <w:rPr>
                <w:rFonts w:cs="Arial"/>
              </w:rPr>
              <w:lastRenderedPageBreak/>
              <w:t xml:space="preserve">Lack of patient </w:t>
            </w:r>
            <w:r w:rsidR="005A74B1">
              <w:rPr>
                <w:rFonts w:cs="Arial"/>
              </w:rPr>
              <w:t xml:space="preserve">interest in starting a </w:t>
            </w:r>
            <w:r w:rsidR="00D81DBD">
              <w:rPr>
                <w:rFonts w:cs="Arial"/>
              </w:rPr>
              <w:t>systemic treatment</w:t>
            </w:r>
          </w:p>
        </w:tc>
        <w:tc>
          <w:tcPr>
            <w:tcW w:w="677" w:type="pct"/>
            <w:tcBorders>
              <w:top w:val="single" w:sz="4" w:space="0" w:color="auto"/>
              <w:left w:val="nil"/>
              <w:bottom w:val="single" w:sz="4" w:space="0" w:color="auto"/>
              <w:right w:val="single" w:sz="4" w:space="0" w:color="auto"/>
            </w:tcBorders>
            <w:vAlign w:val="center"/>
          </w:tcPr>
          <w:p w14:paraId="7D5771D8" w14:textId="23068973"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1EB75798" w14:textId="4CD3D239"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7AA819E3" w14:textId="7534BF8D"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1DF61819" w14:textId="03A5852E"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050729AA" w14:textId="7FF2DA0C"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7ED6032B" w14:textId="22A4023C"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73449376" w14:textId="08F685A7"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09E565F7"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2A3629DE" w14:textId="7092BEE8" w:rsidR="001E2829" w:rsidRPr="0087423D" w:rsidRDefault="00A240F5" w:rsidP="003A2961">
            <w:pPr>
              <w:pStyle w:val="ListParagraph"/>
              <w:numPr>
                <w:ilvl w:val="0"/>
                <w:numId w:val="26"/>
              </w:numPr>
              <w:rPr>
                <w:rFonts w:cs="Arial"/>
              </w:rPr>
            </w:pPr>
            <w:r w:rsidRPr="0087423D">
              <w:rPr>
                <w:rFonts w:cs="Arial"/>
              </w:rPr>
              <w:t>Cost concerns</w:t>
            </w:r>
          </w:p>
        </w:tc>
        <w:tc>
          <w:tcPr>
            <w:tcW w:w="677" w:type="pct"/>
            <w:tcBorders>
              <w:top w:val="single" w:sz="4" w:space="0" w:color="auto"/>
              <w:left w:val="nil"/>
              <w:bottom w:val="single" w:sz="4" w:space="0" w:color="auto"/>
              <w:right w:val="single" w:sz="4" w:space="0" w:color="auto"/>
            </w:tcBorders>
            <w:vAlign w:val="center"/>
          </w:tcPr>
          <w:p w14:paraId="7AF0F58C" w14:textId="74720093"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0908FC24" w14:textId="548D0E59"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38BDA35B" w14:textId="426C4B6B"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5E30AF53" w14:textId="4F960E9A"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0CC2F81E" w14:textId="4ABB15C4"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2EB55F21" w14:textId="063EE8A8" w:rsidR="001E2829" w:rsidRPr="0087423D" w:rsidRDefault="006D42F3" w:rsidP="008561C4">
            <w:pPr>
              <w:jc w:val="center"/>
              <w:rPr>
                <w:rFonts w:ascii="Wingdings" w:hAnsi="Wingdings" w:cs="Arial"/>
                <w:szCs w:val="24"/>
                <w:lang w:val="en-GB"/>
              </w:rPr>
            </w:pPr>
            <w:r w:rsidRPr="0087423D">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7F0F52B8" w14:textId="36703073" w:rsidR="001E2829" w:rsidRPr="00896140" w:rsidRDefault="006D42F3" w:rsidP="008561C4">
            <w:pPr>
              <w:jc w:val="center"/>
              <w:rPr>
                <w:rFonts w:ascii="Wingdings" w:hAnsi="Wingdings" w:cs="Arial"/>
                <w:szCs w:val="24"/>
                <w:lang w:val="en-GB"/>
              </w:rPr>
            </w:pPr>
            <w:r w:rsidRPr="0087423D">
              <w:rPr>
                <w:rFonts w:ascii="Wingdings" w:hAnsi="Wingdings" w:cs="Arial"/>
                <w:szCs w:val="24"/>
                <w:lang w:val="en-GB"/>
              </w:rPr>
              <w:t></w:t>
            </w:r>
          </w:p>
        </w:tc>
      </w:tr>
      <w:tr w:rsidR="001E2829" w:rsidRPr="00896140" w14:paraId="1C7ABEB7"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20CE0799" w14:textId="1660125B" w:rsidR="001E2829" w:rsidRPr="00896140" w:rsidRDefault="00537BF8" w:rsidP="003A2961">
            <w:pPr>
              <w:pStyle w:val="ListParagraph"/>
              <w:numPr>
                <w:ilvl w:val="0"/>
                <w:numId w:val="26"/>
              </w:numPr>
              <w:rPr>
                <w:rFonts w:cs="Arial"/>
              </w:rPr>
            </w:pPr>
            <w:r>
              <w:rPr>
                <w:rFonts w:cs="Arial"/>
              </w:rPr>
              <w:t>Patient</w:t>
            </w:r>
            <w:r w:rsidR="000074F0">
              <w:rPr>
                <w:rFonts w:cs="Arial"/>
              </w:rPr>
              <w:t xml:space="preserve"> </w:t>
            </w:r>
            <w:r>
              <w:rPr>
                <w:rFonts w:cs="Arial"/>
              </w:rPr>
              <w:t>concern</w:t>
            </w:r>
            <w:r w:rsidR="000074F0">
              <w:rPr>
                <w:rFonts w:cs="Arial"/>
              </w:rPr>
              <w:t>s</w:t>
            </w:r>
            <w:r>
              <w:rPr>
                <w:rFonts w:cs="Arial"/>
              </w:rPr>
              <w:t xml:space="preserve"> about biologics’ safety</w:t>
            </w:r>
          </w:p>
        </w:tc>
        <w:tc>
          <w:tcPr>
            <w:tcW w:w="677" w:type="pct"/>
            <w:tcBorders>
              <w:top w:val="single" w:sz="4" w:space="0" w:color="auto"/>
              <w:left w:val="nil"/>
              <w:bottom w:val="single" w:sz="4" w:space="0" w:color="auto"/>
              <w:right w:val="single" w:sz="4" w:space="0" w:color="auto"/>
            </w:tcBorders>
            <w:vAlign w:val="center"/>
          </w:tcPr>
          <w:p w14:paraId="1B062BFC" w14:textId="08FF8732"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56D22D40" w14:textId="4DF22D5B"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581ECDC2" w14:textId="5EC2CBA2"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30C87FB1" w14:textId="720ADBF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16D77894" w14:textId="25A4A17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63397FFC" w14:textId="37D22D50"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2FEFC58F" w14:textId="152137EC"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1E2829" w:rsidRPr="00896140" w14:paraId="00C4EBD8" w14:textId="77777777" w:rsidTr="6839502D">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7A745245" w14:textId="7750DE54" w:rsidR="001E2829" w:rsidRPr="00896140" w:rsidRDefault="006D42F3" w:rsidP="003A2961">
            <w:pPr>
              <w:pStyle w:val="ListParagraph"/>
              <w:numPr>
                <w:ilvl w:val="0"/>
                <w:numId w:val="26"/>
              </w:numPr>
              <w:rPr>
                <w:rFonts w:cs="Arial"/>
              </w:rPr>
            </w:pPr>
            <w:r>
              <w:rPr>
                <w:rFonts w:cs="Arial"/>
              </w:rPr>
              <w:t>Lack of patient support programs</w:t>
            </w:r>
          </w:p>
        </w:tc>
        <w:tc>
          <w:tcPr>
            <w:tcW w:w="677" w:type="pct"/>
            <w:tcBorders>
              <w:top w:val="single" w:sz="4" w:space="0" w:color="auto"/>
              <w:left w:val="nil"/>
              <w:bottom w:val="single" w:sz="4" w:space="0" w:color="auto"/>
              <w:right w:val="single" w:sz="4" w:space="0" w:color="auto"/>
            </w:tcBorders>
            <w:vAlign w:val="center"/>
          </w:tcPr>
          <w:p w14:paraId="5B852C5B" w14:textId="366B14C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1F0392AD" w14:textId="4507F68C"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671EB4BD" w14:textId="5D8A28CE"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200891DA" w14:textId="184C5FC6"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03D00DD9" w14:textId="4502E8D9"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5FAFF367" w14:textId="1BABB655"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7C19B1BF" w14:textId="257EAB21" w:rsidR="001E2829" w:rsidRPr="00896140" w:rsidRDefault="006D42F3" w:rsidP="008561C4">
            <w:pPr>
              <w:jc w:val="center"/>
              <w:rPr>
                <w:rFonts w:ascii="Wingdings" w:hAnsi="Wingdings" w:cs="Arial"/>
                <w:szCs w:val="24"/>
                <w:lang w:val="en-GB"/>
              </w:rPr>
            </w:pPr>
            <w:r w:rsidRPr="00896140">
              <w:rPr>
                <w:rFonts w:ascii="Wingdings" w:hAnsi="Wingdings" w:cs="Arial"/>
                <w:szCs w:val="24"/>
                <w:lang w:val="en-GB"/>
              </w:rPr>
              <w:t></w:t>
            </w:r>
          </w:p>
        </w:tc>
      </w:tr>
      <w:tr w:rsidR="00E01993" w:rsidRPr="00896140" w14:paraId="4C8A265D" w14:textId="77777777" w:rsidTr="00E01993">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582EAB68" w14:textId="0BBBC25C" w:rsidR="00E01993" w:rsidRDefault="00E01993" w:rsidP="00E01993">
            <w:pPr>
              <w:pStyle w:val="ListParagraph"/>
              <w:numPr>
                <w:ilvl w:val="0"/>
                <w:numId w:val="26"/>
              </w:numPr>
              <w:rPr>
                <w:rFonts w:cs="Arial"/>
              </w:rPr>
            </w:pPr>
            <w:r w:rsidRPr="00375679">
              <w:rPr>
                <w:rFonts w:cs="Arial"/>
                <w:highlight w:val="yellow"/>
              </w:rPr>
              <w:t>Ineffective in addressing patient’s QoL issues</w:t>
            </w:r>
          </w:p>
        </w:tc>
        <w:tc>
          <w:tcPr>
            <w:tcW w:w="677" w:type="pct"/>
            <w:tcBorders>
              <w:top w:val="single" w:sz="4" w:space="0" w:color="auto"/>
              <w:left w:val="nil"/>
              <w:bottom w:val="single" w:sz="4" w:space="0" w:color="auto"/>
              <w:right w:val="single" w:sz="4" w:space="0" w:color="auto"/>
            </w:tcBorders>
            <w:vAlign w:val="center"/>
          </w:tcPr>
          <w:p w14:paraId="1172A866" w14:textId="5773F80C"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76B30EF1" w14:textId="6B7E4437"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4E51351A" w14:textId="71515E19"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1C6F0289" w14:textId="16F8B410"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69C0FE4F" w14:textId="227E4E82"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2BE913E9" w14:textId="487864FF"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27ADAB1C" w14:textId="73FF1E28"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r>
      <w:tr w:rsidR="00E01993" w:rsidRPr="00896140" w14:paraId="02733C9C" w14:textId="77777777" w:rsidTr="00E01993">
        <w:trPr>
          <w:trHeight w:val="73"/>
          <w:jc w:val="center"/>
        </w:trPr>
        <w:tc>
          <w:tcPr>
            <w:tcW w:w="2065" w:type="pct"/>
            <w:tcBorders>
              <w:top w:val="single" w:sz="4" w:space="0" w:color="auto"/>
              <w:left w:val="single" w:sz="4" w:space="0" w:color="auto"/>
              <w:bottom w:val="single" w:sz="4" w:space="0" w:color="auto"/>
              <w:right w:val="single" w:sz="4" w:space="0" w:color="auto"/>
            </w:tcBorders>
            <w:vAlign w:val="center"/>
          </w:tcPr>
          <w:p w14:paraId="2BCACD88" w14:textId="4F5345A1" w:rsidR="00E01993" w:rsidRDefault="00E01993" w:rsidP="00E01993">
            <w:pPr>
              <w:pStyle w:val="ListParagraph"/>
              <w:numPr>
                <w:ilvl w:val="0"/>
                <w:numId w:val="26"/>
              </w:numPr>
              <w:rPr>
                <w:rFonts w:cs="Arial"/>
              </w:rPr>
            </w:pPr>
            <w:r w:rsidRPr="00E01993">
              <w:rPr>
                <w:rFonts w:cs="Arial"/>
                <w:highlight w:val="yellow"/>
              </w:rPr>
              <w:t>Difficult to control / delay disease progression</w:t>
            </w:r>
          </w:p>
        </w:tc>
        <w:tc>
          <w:tcPr>
            <w:tcW w:w="677" w:type="pct"/>
            <w:tcBorders>
              <w:top w:val="single" w:sz="4" w:space="0" w:color="auto"/>
              <w:left w:val="nil"/>
              <w:bottom w:val="single" w:sz="4" w:space="0" w:color="auto"/>
              <w:right w:val="single" w:sz="4" w:space="0" w:color="auto"/>
            </w:tcBorders>
            <w:vAlign w:val="center"/>
          </w:tcPr>
          <w:p w14:paraId="1E3BB4C6" w14:textId="16FFB98E"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36" w:type="pct"/>
            <w:tcBorders>
              <w:top w:val="single" w:sz="4" w:space="0" w:color="auto"/>
              <w:left w:val="nil"/>
              <w:bottom w:val="single" w:sz="4" w:space="0" w:color="auto"/>
              <w:right w:val="single" w:sz="4" w:space="0" w:color="auto"/>
            </w:tcBorders>
            <w:vAlign w:val="center"/>
          </w:tcPr>
          <w:p w14:paraId="7392DCA7" w14:textId="660BE4B2"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65" w:type="pct"/>
            <w:tcBorders>
              <w:top w:val="single" w:sz="4" w:space="0" w:color="auto"/>
              <w:left w:val="nil"/>
              <w:bottom w:val="single" w:sz="4" w:space="0" w:color="auto"/>
              <w:right w:val="single" w:sz="4" w:space="0" w:color="auto"/>
            </w:tcBorders>
            <w:vAlign w:val="center"/>
          </w:tcPr>
          <w:p w14:paraId="6427F2DE" w14:textId="5993D254"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573" w:type="pct"/>
            <w:tcBorders>
              <w:top w:val="single" w:sz="4" w:space="0" w:color="auto"/>
              <w:left w:val="nil"/>
              <w:bottom w:val="single" w:sz="4" w:space="0" w:color="auto"/>
              <w:right w:val="single" w:sz="4" w:space="0" w:color="auto"/>
            </w:tcBorders>
            <w:vAlign w:val="center"/>
          </w:tcPr>
          <w:p w14:paraId="6B9D26C2" w14:textId="5E209198"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66" w:type="pct"/>
            <w:tcBorders>
              <w:top w:val="single" w:sz="4" w:space="0" w:color="auto"/>
              <w:left w:val="nil"/>
              <w:bottom w:val="single" w:sz="4" w:space="0" w:color="auto"/>
              <w:right w:val="single" w:sz="4" w:space="0" w:color="auto"/>
            </w:tcBorders>
            <w:vAlign w:val="center"/>
          </w:tcPr>
          <w:p w14:paraId="06E4C0D7" w14:textId="6296A658"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264" w:type="pct"/>
            <w:tcBorders>
              <w:top w:val="single" w:sz="4" w:space="0" w:color="auto"/>
              <w:left w:val="nil"/>
              <w:bottom w:val="single" w:sz="4" w:space="0" w:color="auto"/>
              <w:right w:val="single" w:sz="4" w:space="0" w:color="auto"/>
            </w:tcBorders>
            <w:vAlign w:val="center"/>
          </w:tcPr>
          <w:p w14:paraId="10C69C00" w14:textId="4DC75B1C"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c>
          <w:tcPr>
            <w:tcW w:w="654" w:type="pct"/>
            <w:tcBorders>
              <w:top w:val="single" w:sz="4" w:space="0" w:color="auto"/>
              <w:left w:val="nil"/>
              <w:bottom w:val="single" w:sz="4" w:space="0" w:color="auto"/>
              <w:right w:val="single" w:sz="4" w:space="0" w:color="auto"/>
            </w:tcBorders>
            <w:vAlign w:val="center"/>
          </w:tcPr>
          <w:p w14:paraId="2E5B5FB4" w14:textId="1D34CE55" w:rsidR="00E01993" w:rsidRPr="00896140" w:rsidRDefault="00E01993" w:rsidP="00E01993">
            <w:pPr>
              <w:jc w:val="center"/>
              <w:rPr>
                <w:rFonts w:ascii="Wingdings" w:hAnsi="Wingdings" w:cs="Arial"/>
                <w:szCs w:val="24"/>
                <w:lang w:val="en-GB"/>
              </w:rPr>
            </w:pPr>
            <w:r w:rsidRPr="0083397D">
              <w:rPr>
                <w:rFonts w:ascii="Wingdings" w:hAnsi="Wingdings" w:cs="Arial"/>
                <w:szCs w:val="24"/>
                <w:lang w:val="en-GB"/>
              </w:rPr>
              <w:t></w:t>
            </w:r>
          </w:p>
        </w:tc>
      </w:tr>
    </w:tbl>
    <w:p w14:paraId="50B0BCCC" w14:textId="77777777" w:rsidR="005E061E" w:rsidRDefault="005E061E" w:rsidP="00CA4A50">
      <w:pPr>
        <w:tabs>
          <w:tab w:val="left" w:pos="720"/>
          <w:tab w:val="left" w:pos="1080"/>
        </w:tabs>
        <w:ind w:left="720" w:hanging="720"/>
        <w:rPr>
          <w:rFonts w:cs="MS Mincho"/>
          <w:color w:val="0000FF"/>
        </w:rPr>
      </w:pPr>
    </w:p>
    <w:p w14:paraId="6F246899" w14:textId="523B86D7" w:rsidR="00CA4A50" w:rsidRPr="00896140" w:rsidRDefault="009B2DC8" w:rsidP="00CA4A50">
      <w:pPr>
        <w:tabs>
          <w:tab w:val="left" w:pos="720"/>
          <w:tab w:val="left" w:pos="1080"/>
        </w:tabs>
        <w:ind w:left="720" w:hanging="720"/>
        <w:rPr>
          <w:rFonts w:cs="Arial"/>
          <w:color w:val="000000"/>
          <w:szCs w:val="20"/>
        </w:rPr>
      </w:pPr>
      <w:r>
        <w:rPr>
          <w:rFonts w:cs="MS Mincho"/>
          <w:bCs/>
          <w:color w:val="0000FF"/>
        </w:rPr>
        <w:t>B</w:t>
      </w:r>
      <w:r w:rsidR="00C967BB">
        <w:rPr>
          <w:rFonts w:cs="MS Mincho"/>
          <w:bCs/>
          <w:color w:val="0000FF"/>
        </w:rPr>
        <w:t>4</w:t>
      </w:r>
      <w:r w:rsidR="00CA4A50" w:rsidRPr="00896140">
        <w:rPr>
          <w:rFonts w:cs="MS Mincho"/>
          <w:bCs/>
          <w:color w:val="0000FF"/>
        </w:rPr>
        <w:t>.</w:t>
      </w:r>
      <w:r w:rsidR="00CA4A50" w:rsidRPr="00896140">
        <w:rPr>
          <w:rFonts w:cs="MS Mincho"/>
          <w:bCs/>
          <w:color w:val="0000FF"/>
        </w:rPr>
        <w:tab/>
      </w:r>
      <w:r w:rsidR="00497B9E">
        <w:rPr>
          <w:rFonts w:cs="MS Mincho"/>
          <w:bCs/>
          <w:color w:val="0000FF"/>
        </w:rPr>
        <w:t>(i)</w:t>
      </w:r>
      <w:r w:rsidR="001862E0" w:rsidRPr="001862E0">
        <w:t xml:space="preserve"> </w:t>
      </w:r>
      <w:r w:rsidR="001862E0" w:rsidRPr="001862E0">
        <w:rPr>
          <w:rFonts w:cs="Arial"/>
          <w:color w:val="000000"/>
          <w:szCs w:val="20"/>
        </w:rPr>
        <w:t>Which</w:t>
      </w:r>
      <w:r w:rsidR="00CA4A50" w:rsidRPr="00896140">
        <w:rPr>
          <w:rFonts w:cs="Arial"/>
          <w:color w:val="000000"/>
          <w:szCs w:val="20"/>
        </w:rPr>
        <w:t xml:space="preserve"> of the following</w:t>
      </w:r>
      <w:r w:rsidR="00CA4A50" w:rsidRPr="001862E0">
        <w:rPr>
          <w:rFonts w:cs="Arial"/>
          <w:color w:val="000000"/>
          <w:szCs w:val="20"/>
        </w:rPr>
        <w:t xml:space="preserve"> sources</w:t>
      </w:r>
      <w:r w:rsidR="00CA4A50" w:rsidRPr="00896140">
        <w:rPr>
          <w:rFonts w:cs="Arial"/>
          <w:color w:val="000000"/>
          <w:szCs w:val="20"/>
        </w:rPr>
        <w:t xml:space="preserve"> </w:t>
      </w:r>
      <w:r w:rsidR="00F7257E">
        <w:rPr>
          <w:rFonts w:cs="Arial"/>
          <w:color w:val="000000"/>
          <w:szCs w:val="20"/>
        </w:rPr>
        <w:t xml:space="preserve">of information </w:t>
      </w:r>
      <w:r w:rsidR="001862E0" w:rsidRPr="001862E0">
        <w:rPr>
          <w:rFonts w:cs="Arial"/>
          <w:color w:val="000000"/>
          <w:szCs w:val="20"/>
        </w:rPr>
        <w:t>do you use</w:t>
      </w:r>
      <w:r w:rsidR="00CA4A50" w:rsidRPr="00896140">
        <w:rPr>
          <w:rFonts w:cs="Arial"/>
          <w:color w:val="000000"/>
          <w:szCs w:val="20"/>
        </w:rPr>
        <w:t xml:space="preserve"> </w:t>
      </w:r>
      <w:r w:rsidR="00413942">
        <w:rPr>
          <w:rFonts w:cs="Arial"/>
          <w:color w:val="000000"/>
          <w:szCs w:val="20"/>
        </w:rPr>
        <w:t xml:space="preserve">or have ever used </w:t>
      </w:r>
      <w:r w:rsidR="005B23D1" w:rsidRPr="001862E0">
        <w:rPr>
          <w:rFonts w:cs="Arial"/>
          <w:color w:val="000000"/>
          <w:szCs w:val="20"/>
        </w:rPr>
        <w:t xml:space="preserve">to stay </w:t>
      </w:r>
      <w:r w:rsidR="005B23D1" w:rsidRPr="00896140">
        <w:rPr>
          <w:rFonts w:cs="Arial"/>
        </w:rPr>
        <w:t xml:space="preserve">up to date on </w:t>
      </w:r>
      <w:r w:rsidR="005B23D1" w:rsidRPr="00896140">
        <w:rPr>
          <w:rFonts w:cs="Arial"/>
          <w:b/>
          <w:bCs/>
        </w:rPr>
        <w:t>HS</w:t>
      </w:r>
      <w:r w:rsidR="005B23D1" w:rsidRPr="00896140">
        <w:rPr>
          <w:rFonts w:cs="Arial"/>
        </w:rPr>
        <w:t>.</w:t>
      </w:r>
    </w:p>
    <w:p w14:paraId="62CD9603" w14:textId="77777777" w:rsidR="00CA4A50" w:rsidRPr="00896140" w:rsidRDefault="00CA4A50" w:rsidP="00CA4A50">
      <w:pPr>
        <w:contextualSpacing/>
        <w:rPr>
          <w:rFonts w:cs="Arial"/>
          <w:color w:val="000000"/>
          <w:szCs w:val="20"/>
        </w:rPr>
      </w:pPr>
    </w:p>
    <w:p w14:paraId="0400E89B" w14:textId="7E859E59" w:rsidR="00CA4A50" w:rsidRPr="00896140" w:rsidRDefault="00CA4A50" w:rsidP="00CA4A50">
      <w:pPr>
        <w:ind w:left="709" w:firstLine="11"/>
        <w:rPr>
          <w:rFonts w:cs="Arial"/>
          <w:color w:val="000000"/>
          <w:szCs w:val="20"/>
        </w:rPr>
      </w:pPr>
      <w:r w:rsidRPr="00896140">
        <w:rPr>
          <w:rFonts w:cs="Arial"/>
          <w:color w:val="000000"/>
          <w:szCs w:val="20"/>
        </w:rPr>
        <w:t xml:space="preserve">Please </w:t>
      </w:r>
      <w:r>
        <w:rPr>
          <w:rFonts w:cs="Arial"/>
          <w:color w:val="000000"/>
          <w:szCs w:val="20"/>
        </w:rPr>
        <w:t>select all that apply</w:t>
      </w:r>
      <w:r w:rsidR="00B01094">
        <w:rPr>
          <w:rFonts w:cs="Arial"/>
          <w:color w:val="000000"/>
          <w:szCs w:val="20"/>
        </w:rPr>
        <w:t>.</w:t>
      </w:r>
    </w:p>
    <w:p w14:paraId="3D3BEBF7" w14:textId="77777777" w:rsidR="00B01094" w:rsidRDefault="00B01094" w:rsidP="00CA4A50">
      <w:pPr>
        <w:ind w:left="709" w:firstLine="11"/>
        <w:rPr>
          <w:rFonts w:cs="Arial"/>
          <w:color w:val="000000"/>
          <w:szCs w:val="20"/>
        </w:rPr>
      </w:pPr>
    </w:p>
    <w:p w14:paraId="05CAC4C3" w14:textId="17090176" w:rsidR="00B01094" w:rsidRPr="00896140" w:rsidRDefault="00B01094" w:rsidP="00B01094">
      <w:pPr>
        <w:tabs>
          <w:tab w:val="left" w:pos="720"/>
          <w:tab w:val="left" w:pos="1080"/>
        </w:tabs>
        <w:ind w:left="720" w:hanging="720"/>
        <w:rPr>
          <w:rFonts w:cs="Arial"/>
          <w:color w:val="000000"/>
          <w:szCs w:val="20"/>
        </w:rPr>
      </w:pPr>
      <w:r>
        <w:rPr>
          <w:rFonts w:cs="MS Mincho"/>
          <w:bCs/>
          <w:color w:val="0000FF"/>
        </w:rPr>
        <w:tab/>
        <w:t>(ii)</w:t>
      </w:r>
      <w:r w:rsidRPr="001862E0">
        <w:t xml:space="preserve"> </w:t>
      </w:r>
      <w:r w:rsidRPr="001862E0">
        <w:rPr>
          <w:rFonts w:cs="Arial"/>
          <w:color w:val="000000"/>
          <w:szCs w:val="20"/>
        </w:rPr>
        <w:t>Which of the following sources</w:t>
      </w:r>
      <w:r w:rsidR="000E7D71">
        <w:rPr>
          <w:rFonts w:cs="Arial"/>
          <w:color w:val="000000"/>
          <w:szCs w:val="20"/>
        </w:rPr>
        <w:t xml:space="preserve"> of information</w:t>
      </w:r>
      <w:r w:rsidRPr="001862E0">
        <w:rPr>
          <w:rFonts w:cs="Arial"/>
          <w:color w:val="000000"/>
          <w:szCs w:val="20"/>
        </w:rPr>
        <w:t xml:space="preserve"> </w:t>
      </w:r>
      <w:r w:rsidR="00C26BCB" w:rsidRPr="00C26BCB">
        <w:rPr>
          <w:rFonts w:cs="Arial"/>
          <w:color w:val="000000"/>
          <w:szCs w:val="20"/>
        </w:rPr>
        <w:t>would</w:t>
      </w:r>
      <w:r w:rsidRPr="001862E0">
        <w:rPr>
          <w:rFonts w:cs="Arial"/>
          <w:color w:val="000000"/>
          <w:szCs w:val="20"/>
        </w:rPr>
        <w:t xml:space="preserve"> you </w:t>
      </w:r>
      <w:r w:rsidR="00C26BCB" w:rsidRPr="00C26BCB">
        <w:rPr>
          <w:rFonts w:cs="Arial"/>
          <w:color w:val="000000"/>
          <w:szCs w:val="20"/>
        </w:rPr>
        <w:t>prefer to</w:t>
      </w:r>
      <w:r w:rsidRPr="001862E0">
        <w:rPr>
          <w:rFonts w:cs="Arial"/>
          <w:color w:val="000000"/>
          <w:szCs w:val="20"/>
        </w:rPr>
        <w:t xml:space="preserve"> use to stay </w:t>
      </w:r>
      <w:r w:rsidRPr="00C26BCB">
        <w:rPr>
          <w:rFonts w:cs="Arial"/>
          <w:color w:val="000000"/>
          <w:szCs w:val="20"/>
        </w:rPr>
        <w:t xml:space="preserve">up to date </w:t>
      </w:r>
      <w:r w:rsidRPr="00896140">
        <w:rPr>
          <w:rFonts w:cs="Arial"/>
        </w:rPr>
        <w:t xml:space="preserve">on </w:t>
      </w:r>
      <w:r w:rsidRPr="00896140">
        <w:rPr>
          <w:rFonts w:cs="Arial"/>
          <w:b/>
          <w:bCs/>
        </w:rPr>
        <w:t>HS</w:t>
      </w:r>
      <w:r w:rsidRPr="00896140">
        <w:rPr>
          <w:rFonts w:cs="Arial"/>
        </w:rPr>
        <w:t>.</w:t>
      </w:r>
    </w:p>
    <w:p w14:paraId="4EEB153A" w14:textId="77777777" w:rsidR="00B01094" w:rsidRPr="00896140" w:rsidRDefault="00B01094" w:rsidP="00B01094">
      <w:pPr>
        <w:contextualSpacing/>
        <w:rPr>
          <w:rFonts w:cs="Arial"/>
          <w:color w:val="000000"/>
          <w:szCs w:val="20"/>
        </w:rPr>
      </w:pPr>
    </w:p>
    <w:p w14:paraId="69B5FD7E" w14:textId="6378F9C4" w:rsidR="00B01094" w:rsidRPr="00896140" w:rsidRDefault="00B01094" w:rsidP="00CA4A50">
      <w:pPr>
        <w:ind w:left="709" w:firstLine="11"/>
        <w:rPr>
          <w:rFonts w:cs="Arial"/>
          <w:color w:val="000000"/>
          <w:szCs w:val="20"/>
        </w:rPr>
      </w:pPr>
      <w:r w:rsidRPr="00896140">
        <w:rPr>
          <w:rFonts w:cs="Arial"/>
          <w:color w:val="000000"/>
          <w:szCs w:val="20"/>
        </w:rPr>
        <w:t xml:space="preserve">Please </w:t>
      </w:r>
      <w:r>
        <w:rPr>
          <w:rFonts w:cs="Arial"/>
          <w:color w:val="000000"/>
          <w:szCs w:val="20"/>
        </w:rPr>
        <w:t>select all that apply.</w:t>
      </w:r>
    </w:p>
    <w:p w14:paraId="31E82AEC" w14:textId="77777777" w:rsidR="00CA4A50" w:rsidRPr="00896140" w:rsidRDefault="00CA4A50" w:rsidP="00CA4A50">
      <w:pPr>
        <w:ind w:left="720"/>
        <w:rPr>
          <w:rFonts w:cs="Arial"/>
          <w:color w:val="000000"/>
          <w:szCs w:val="20"/>
        </w:rPr>
      </w:pPr>
    </w:p>
    <w:p w14:paraId="32C36472" w14:textId="7BC17B4D" w:rsidR="00CA4A50" w:rsidRPr="00896140" w:rsidRDefault="00CA4A50" w:rsidP="00CA4A50">
      <w:pPr>
        <w:ind w:left="709" w:hanging="709"/>
        <w:rPr>
          <w:rFonts w:cs="Arial"/>
          <w:color w:val="0000FF"/>
        </w:rPr>
      </w:pPr>
      <w:r w:rsidRPr="00896140">
        <w:rPr>
          <w:rFonts w:cs="Arial"/>
          <w:color w:val="0000FF"/>
        </w:rPr>
        <w:tab/>
        <w:t xml:space="preserve">[PN: </w:t>
      </w:r>
      <w:r>
        <w:rPr>
          <w:rFonts w:cs="Arial"/>
          <w:color w:val="0000FF"/>
        </w:rPr>
        <w:t xml:space="preserve">Allow multiple </w:t>
      </w:r>
      <w:r w:rsidR="00C26BCB">
        <w:rPr>
          <w:rFonts w:cs="Arial"/>
          <w:color w:val="0000FF"/>
        </w:rPr>
        <w:t>selections in both columns. Show question as build. First column with statement (i) and second with statement (</w:t>
      </w:r>
      <w:r w:rsidR="00B9756D">
        <w:rPr>
          <w:rFonts w:cs="Arial"/>
          <w:color w:val="0000FF"/>
        </w:rPr>
        <w:t>ii)</w:t>
      </w:r>
      <w:r w:rsidR="0065439D">
        <w:rPr>
          <w:rFonts w:cs="Arial"/>
          <w:color w:val="0000FF"/>
        </w:rPr>
        <w:t>]</w:t>
      </w:r>
    </w:p>
    <w:p w14:paraId="0CF1328C" w14:textId="77777777" w:rsidR="00CA4A50" w:rsidRPr="00896140" w:rsidRDefault="00CA4A50" w:rsidP="00CA4A50">
      <w:pPr>
        <w:ind w:left="709" w:hanging="709"/>
        <w:rPr>
          <w:rFonts w:cs="Arial"/>
          <w:color w:val="0000FF"/>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7"/>
        <w:gridCol w:w="1996"/>
        <w:gridCol w:w="1427"/>
      </w:tblGrid>
      <w:tr w:rsidR="00B9756D" w:rsidRPr="00896140" w14:paraId="7C0EE5DC" w14:textId="77777777" w:rsidTr="00413942">
        <w:trPr>
          <w:trHeight w:val="454"/>
          <w:jc w:val="center"/>
        </w:trPr>
        <w:tc>
          <w:tcPr>
            <w:tcW w:w="4709" w:type="dxa"/>
            <w:vAlign w:val="center"/>
          </w:tcPr>
          <w:p w14:paraId="7810F7B6" w14:textId="2A0002AC" w:rsidR="00B9756D" w:rsidRPr="00896140" w:rsidRDefault="00B9756D" w:rsidP="00413942">
            <w:pPr>
              <w:pStyle w:val="NoSpacing"/>
              <w:jc w:val="center"/>
              <w:rPr>
                <w:rFonts w:cs="Arial"/>
                <w:b/>
                <w:sz w:val="24"/>
                <w:szCs w:val="24"/>
              </w:rPr>
            </w:pPr>
            <w:r>
              <w:rPr>
                <w:rFonts w:cs="Arial"/>
                <w:b/>
                <w:sz w:val="24"/>
                <w:szCs w:val="24"/>
              </w:rPr>
              <w:t>Information Sources</w:t>
            </w:r>
          </w:p>
        </w:tc>
        <w:tc>
          <w:tcPr>
            <w:tcW w:w="2846" w:type="dxa"/>
            <w:vAlign w:val="center"/>
          </w:tcPr>
          <w:p w14:paraId="037C3118" w14:textId="4E740976" w:rsidR="00E32A74" w:rsidRPr="00E32A74" w:rsidRDefault="00E32A74" w:rsidP="00413942">
            <w:pPr>
              <w:pStyle w:val="NoSpacing"/>
              <w:jc w:val="center"/>
              <w:rPr>
                <w:rFonts w:cs="Arial"/>
                <w:b/>
                <w:bCs/>
                <w:sz w:val="24"/>
                <w:szCs w:val="24"/>
              </w:rPr>
            </w:pPr>
            <w:r w:rsidRPr="00E32A74">
              <w:rPr>
                <w:rFonts w:cs="Arial"/>
                <w:b/>
                <w:bCs/>
                <w:color w:val="0000FF"/>
              </w:rPr>
              <w:t>(i)</w:t>
            </w:r>
          </w:p>
          <w:p w14:paraId="168822F9" w14:textId="05B9CCCB" w:rsidR="00B9756D" w:rsidRPr="00896140" w:rsidRDefault="00B9756D" w:rsidP="00413942">
            <w:pPr>
              <w:pStyle w:val="NoSpacing"/>
              <w:jc w:val="center"/>
              <w:rPr>
                <w:rFonts w:cs="Arial"/>
                <w:b/>
                <w:sz w:val="24"/>
                <w:szCs w:val="24"/>
              </w:rPr>
            </w:pPr>
            <w:r>
              <w:rPr>
                <w:rFonts w:cs="Arial"/>
                <w:b/>
                <w:sz w:val="24"/>
                <w:szCs w:val="24"/>
              </w:rPr>
              <w:t>Ever Used</w:t>
            </w:r>
          </w:p>
        </w:tc>
        <w:tc>
          <w:tcPr>
            <w:tcW w:w="1795" w:type="dxa"/>
            <w:vAlign w:val="center"/>
          </w:tcPr>
          <w:p w14:paraId="3926002C" w14:textId="564227BE" w:rsidR="00E32A74" w:rsidRPr="00E32A74" w:rsidRDefault="00E32A74" w:rsidP="00413942">
            <w:pPr>
              <w:pStyle w:val="NoSpacing"/>
              <w:jc w:val="center"/>
              <w:rPr>
                <w:rFonts w:cs="Arial"/>
                <w:b/>
                <w:bCs/>
                <w:sz w:val="24"/>
                <w:szCs w:val="24"/>
              </w:rPr>
            </w:pPr>
            <w:r w:rsidRPr="00E32A74">
              <w:rPr>
                <w:rFonts w:cs="Arial"/>
                <w:b/>
                <w:bCs/>
                <w:color w:val="0000FF"/>
              </w:rPr>
              <w:t>(ii)</w:t>
            </w:r>
          </w:p>
          <w:p w14:paraId="7FB273BC" w14:textId="199EC090" w:rsidR="00B9756D" w:rsidRPr="00896140" w:rsidRDefault="00B9756D" w:rsidP="00413942">
            <w:pPr>
              <w:pStyle w:val="NoSpacing"/>
              <w:jc w:val="center"/>
              <w:rPr>
                <w:rFonts w:cs="Arial"/>
                <w:b/>
                <w:sz w:val="24"/>
                <w:szCs w:val="24"/>
              </w:rPr>
            </w:pPr>
            <w:r>
              <w:rPr>
                <w:rFonts w:cs="Arial"/>
                <w:b/>
                <w:sz w:val="24"/>
                <w:szCs w:val="24"/>
              </w:rPr>
              <w:t>Prefer to Use</w:t>
            </w:r>
          </w:p>
        </w:tc>
      </w:tr>
      <w:tr w:rsidR="00CA4A50" w:rsidRPr="00896140" w14:paraId="01121A4C" w14:textId="734FABC3">
        <w:trPr>
          <w:trHeight w:val="454"/>
          <w:jc w:val="center"/>
        </w:trPr>
        <w:tc>
          <w:tcPr>
            <w:tcW w:w="9350" w:type="dxa"/>
            <w:gridSpan w:val="3"/>
            <w:vAlign w:val="center"/>
          </w:tcPr>
          <w:p w14:paraId="58176DD5" w14:textId="73FA05A2" w:rsidR="00B9756D" w:rsidRPr="00896140" w:rsidRDefault="00413942">
            <w:pPr>
              <w:pStyle w:val="NoSpacing"/>
              <w:rPr>
                <w:rFonts w:cs="Arial"/>
                <w:b/>
                <w:sz w:val="24"/>
                <w:szCs w:val="24"/>
              </w:rPr>
            </w:pPr>
            <w:r w:rsidRPr="00896140">
              <w:rPr>
                <w:rFonts w:cs="Arial"/>
                <w:b/>
                <w:sz w:val="24"/>
                <w:szCs w:val="24"/>
              </w:rPr>
              <w:t>Websites</w:t>
            </w:r>
            <w:r w:rsidR="00CD0003">
              <w:rPr>
                <w:rFonts w:cs="Arial"/>
                <w:b/>
                <w:sz w:val="24"/>
                <w:szCs w:val="24"/>
              </w:rPr>
              <w:t>/</w:t>
            </w:r>
            <w:r w:rsidRPr="00896140">
              <w:rPr>
                <w:rFonts w:cs="Arial"/>
                <w:b/>
                <w:sz w:val="24"/>
                <w:szCs w:val="24"/>
              </w:rPr>
              <w:t>Guidelines</w:t>
            </w:r>
          </w:p>
        </w:tc>
      </w:tr>
      <w:tr w:rsidR="00CA4A50" w:rsidRPr="00896140" w14:paraId="2C34B78C" w14:textId="3D17BE04"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2E8776A7"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Medical websites for physicians (e.g., UpToDate)</w:t>
            </w:r>
          </w:p>
        </w:tc>
        <w:tc>
          <w:tcPr>
            <w:tcW w:w="2846" w:type="dxa"/>
            <w:tcBorders>
              <w:top w:val="single" w:sz="4" w:space="0" w:color="auto"/>
              <w:left w:val="single" w:sz="4" w:space="0" w:color="auto"/>
              <w:bottom w:val="single" w:sz="4" w:space="0" w:color="auto"/>
              <w:right w:val="single" w:sz="4" w:space="0" w:color="auto"/>
            </w:tcBorders>
            <w:vAlign w:val="center"/>
          </w:tcPr>
          <w:p w14:paraId="1DDFC27B" w14:textId="77777777" w:rsidR="00CA4A50" w:rsidRPr="00896140" w:rsidRDefault="00CA4A50">
            <w:pPr>
              <w:pStyle w:val="NoSpacing"/>
              <w:jc w:val="center"/>
              <w:rPr>
                <w:rFonts w:cs="Arial"/>
              </w:rPr>
            </w:pPr>
            <w:r w:rsidRPr="00241F41">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44DC0DEC" w14:textId="71808417" w:rsidR="00B9756D" w:rsidRPr="00241F41" w:rsidRDefault="00A7228C">
            <w:pPr>
              <w:pStyle w:val="NoSpacing"/>
              <w:jc w:val="center"/>
              <w:rPr>
                <w:rFonts w:ascii="Wingdings" w:eastAsia="Wingdings" w:hAnsi="Wingdings" w:cs="Wingdings"/>
              </w:rPr>
            </w:pPr>
            <w:r w:rsidRPr="0027586B">
              <w:rPr>
                <w:rFonts w:ascii="Wingdings" w:eastAsia="Wingdings" w:hAnsi="Wingdings" w:cs="Wingdings"/>
              </w:rPr>
              <w:t></w:t>
            </w:r>
          </w:p>
        </w:tc>
      </w:tr>
      <w:tr w:rsidR="00CA4A50" w:rsidRPr="00896140" w14:paraId="6473D29F" w14:textId="16F26038"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7D72434B"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Professional organization websites and guidelines</w:t>
            </w:r>
          </w:p>
        </w:tc>
        <w:tc>
          <w:tcPr>
            <w:tcW w:w="2846" w:type="dxa"/>
            <w:tcBorders>
              <w:top w:val="single" w:sz="4" w:space="0" w:color="auto"/>
              <w:left w:val="single" w:sz="4" w:space="0" w:color="auto"/>
              <w:bottom w:val="single" w:sz="4" w:space="0" w:color="auto"/>
              <w:right w:val="single" w:sz="4" w:space="0" w:color="auto"/>
            </w:tcBorders>
            <w:vAlign w:val="center"/>
          </w:tcPr>
          <w:p w14:paraId="238C9D1B" w14:textId="77777777" w:rsidR="00CA4A50" w:rsidRPr="00896140" w:rsidRDefault="00CA4A50">
            <w:pPr>
              <w:pStyle w:val="NoSpacing"/>
              <w:jc w:val="center"/>
              <w:rPr>
                <w:rFonts w:eastAsia="Wingdings" w:cs="Arial"/>
                <w:sz w:val="24"/>
                <w:szCs w:val="24"/>
              </w:rPr>
            </w:pPr>
            <w:r w:rsidRPr="00241F41">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50E3CA78" w14:textId="6A5862CF" w:rsidR="00B9756D" w:rsidRPr="00241F41" w:rsidRDefault="00A7228C">
            <w:pPr>
              <w:pStyle w:val="NoSpacing"/>
              <w:jc w:val="center"/>
              <w:rPr>
                <w:rFonts w:ascii="Wingdings" w:eastAsia="Wingdings" w:hAnsi="Wingdings" w:cs="Wingdings"/>
              </w:rPr>
            </w:pPr>
            <w:r w:rsidRPr="0027586B">
              <w:rPr>
                <w:rFonts w:ascii="Wingdings" w:eastAsia="Wingdings" w:hAnsi="Wingdings" w:cs="Wingdings"/>
              </w:rPr>
              <w:t></w:t>
            </w:r>
          </w:p>
        </w:tc>
      </w:tr>
      <w:tr w:rsidR="00CA4A50" w:rsidRPr="00896140" w14:paraId="08376903" w14:textId="75937355"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4A641858"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Medical websites for patients (e.g., WebMD)</w:t>
            </w:r>
          </w:p>
        </w:tc>
        <w:tc>
          <w:tcPr>
            <w:tcW w:w="2846" w:type="dxa"/>
            <w:tcBorders>
              <w:top w:val="single" w:sz="4" w:space="0" w:color="auto"/>
              <w:left w:val="single" w:sz="4" w:space="0" w:color="auto"/>
              <w:bottom w:val="single" w:sz="4" w:space="0" w:color="auto"/>
              <w:right w:val="single" w:sz="4" w:space="0" w:color="auto"/>
            </w:tcBorders>
            <w:vAlign w:val="center"/>
          </w:tcPr>
          <w:p w14:paraId="7D06C819" w14:textId="77777777" w:rsidR="00CA4A50" w:rsidRPr="00896140" w:rsidRDefault="00CA4A50">
            <w:pPr>
              <w:pStyle w:val="NoSpacing"/>
              <w:jc w:val="center"/>
              <w:rPr>
                <w:rFonts w:eastAsia="Wingdings" w:cs="Arial"/>
                <w:sz w:val="24"/>
                <w:szCs w:val="24"/>
              </w:rPr>
            </w:pPr>
            <w:r w:rsidRPr="00241F41">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289DB227" w14:textId="5BD39429" w:rsidR="00B9756D" w:rsidRPr="00241F41" w:rsidRDefault="00A7228C">
            <w:pPr>
              <w:pStyle w:val="NoSpacing"/>
              <w:jc w:val="center"/>
              <w:rPr>
                <w:rFonts w:ascii="Wingdings" w:eastAsia="Wingdings" w:hAnsi="Wingdings" w:cs="Wingdings"/>
              </w:rPr>
            </w:pPr>
            <w:r w:rsidRPr="0027586B">
              <w:rPr>
                <w:rFonts w:ascii="Wingdings" w:eastAsia="Wingdings" w:hAnsi="Wingdings" w:cs="Wingdings"/>
              </w:rPr>
              <w:t></w:t>
            </w:r>
          </w:p>
        </w:tc>
      </w:tr>
      <w:tr w:rsidR="00CA4A50" w:rsidRPr="00896140" w14:paraId="7D865078" w14:textId="02C0B93F"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50C44A5E"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 xml:space="preserve">Medical journals or scientific databases </w:t>
            </w:r>
          </w:p>
        </w:tc>
        <w:tc>
          <w:tcPr>
            <w:tcW w:w="2846" w:type="dxa"/>
            <w:tcBorders>
              <w:top w:val="single" w:sz="4" w:space="0" w:color="auto"/>
              <w:left w:val="single" w:sz="4" w:space="0" w:color="auto"/>
              <w:bottom w:val="single" w:sz="4" w:space="0" w:color="auto"/>
              <w:right w:val="single" w:sz="4" w:space="0" w:color="auto"/>
            </w:tcBorders>
            <w:vAlign w:val="center"/>
          </w:tcPr>
          <w:p w14:paraId="1565CD6B" w14:textId="77777777" w:rsidR="00CA4A50" w:rsidRPr="00896140" w:rsidRDefault="00CA4A50">
            <w:pPr>
              <w:pStyle w:val="NoSpacing"/>
              <w:jc w:val="center"/>
              <w:rPr>
                <w:rFonts w:eastAsia="Wingdings" w:cs="Arial"/>
                <w:sz w:val="24"/>
                <w:szCs w:val="24"/>
              </w:rPr>
            </w:pPr>
            <w:r w:rsidRPr="00241F41">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5BDB23C0" w14:textId="5EE7D77D" w:rsidR="00B9756D" w:rsidRPr="00241F41" w:rsidRDefault="00A7228C">
            <w:pPr>
              <w:pStyle w:val="NoSpacing"/>
              <w:jc w:val="center"/>
              <w:rPr>
                <w:rFonts w:ascii="Wingdings" w:eastAsia="Wingdings" w:hAnsi="Wingdings" w:cs="Wingdings"/>
              </w:rPr>
            </w:pPr>
            <w:r w:rsidRPr="0027586B">
              <w:rPr>
                <w:rFonts w:ascii="Wingdings" w:eastAsia="Wingdings" w:hAnsi="Wingdings" w:cs="Wingdings"/>
              </w:rPr>
              <w:t></w:t>
            </w:r>
          </w:p>
        </w:tc>
      </w:tr>
      <w:tr w:rsidR="00CA4A50" w:rsidRPr="00896140" w14:paraId="71BE37BD" w14:textId="283E6950"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24C9FA31"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Drug manufacturer websites</w:t>
            </w:r>
          </w:p>
        </w:tc>
        <w:tc>
          <w:tcPr>
            <w:tcW w:w="2846" w:type="dxa"/>
            <w:tcBorders>
              <w:top w:val="single" w:sz="4" w:space="0" w:color="auto"/>
              <w:left w:val="single" w:sz="4" w:space="0" w:color="auto"/>
              <w:bottom w:val="single" w:sz="4" w:space="0" w:color="auto"/>
              <w:right w:val="single" w:sz="4" w:space="0" w:color="auto"/>
            </w:tcBorders>
            <w:vAlign w:val="center"/>
          </w:tcPr>
          <w:p w14:paraId="738FE12C" w14:textId="77777777" w:rsidR="00CA4A50" w:rsidRPr="00896140" w:rsidRDefault="00CA4A50">
            <w:pPr>
              <w:pStyle w:val="NoSpacing"/>
              <w:jc w:val="center"/>
              <w:rPr>
                <w:rFonts w:eastAsia="Wingdings" w:cs="Arial"/>
                <w:sz w:val="24"/>
                <w:szCs w:val="24"/>
              </w:rPr>
            </w:pPr>
            <w:r w:rsidRPr="00241F41">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3FEDD3AF" w14:textId="7F42B424" w:rsidR="00B9756D" w:rsidRPr="00241F41" w:rsidRDefault="00A7228C">
            <w:pPr>
              <w:pStyle w:val="NoSpacing"/>
              <w:jc w:val="center"/>
              <w:rPr>
                <w:rFonts w:ascii="Wingdings" w:eastAsia="Wingdings" w:hAnsi="Wingdings" w:cs="Wingdings"/>
              </w:rPr>
            </w:pPr>
            <w:r w:rsidRPr="0027586B">
              <w:rPr>
                <w:rFonts w:ascii="Wingdings" w:eastAsia="Wingdings" w:hAnsi="Wingdings" w:cs="Wingdings"/>
              </w:rPr>
              <w:t></w:t>
            </w:r>
          </w:p>
        </w:tc>
      </w:tr>
      <w:tr w:rsidR="00CA4A50" w:rsidRPr="00896140" w14:paraId="046AF982" w14:textId="061A5A31"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296D3716"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Government websites (e.g., CDC, FDA)</w:t>
            </w:r>
          </w:p>
        </w:tc>
        <w:tc>
          <w:tcPr>
            <w:tcW w:w="2846" w:type="dxa"/>
            <w:tcBorders>
              <w:top w:val="single" w:sz="4" w:space="0" w:color="auto"/>
              <w:left w:val="single" w:sz="4" w:space="0" w:color="auto"/>
              <w:bottom w:val="single" w:sz="4" w:space="0" w:color="auto"/>
              <w:right w:val="single" w:sz="4" w:space="0" w:color="auto"/>
            </w:tcBorders>
            <w:vAlign w:val="center"/>
          </w:tcPr>
          <w:p w14:paraId="5DE71058" w14:textId="77777777" w:rsidR="00CA4A50" w:rsidRPr="00896140" w:rsidRDefault="00CA4A50">
            <w:pPr>
              <w:pStyle w:val="NoSpacing"/>
              <w:jc w:val="center"/>
              <w:rPr>
                <w:rFonts w:eastAsia="Wingdings" w:cs="Arial"/>
                <w:sz w:val="24"/>
                <w:szCs w:val="24"/>
              </w:rPr>
            </w:pPr>
            <w:r w:rsidRPr="00241F41">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181A4802" w14:textId="3D05D233" w:rsidR="00B9756D" w:rsidRPr="00241F41" w:rsidRDefault="00A7228C">
            <w:pPr>
              <w:pStyle w:val="NoSpacing"/>
              <w:jc w:val="center"/>
              <w:rPr>
                <w:rFonts w:ascii="Wingdings" w:eastAsia="Wingdings" w:hAnsi="Wingdings" w:cs="Wingdings"/>
              </w:rPr>
            </w:pPr>
            <w:r w:rsidRPr="0027586B">
              <w:rPr>
                <w:rFonts w:ascii="Wingdings" w:eastAsia="Wingdings" w:hAnsi="Wingdings" w:cs="Wingdings"/>
              </w:rPr>
              <w:t></w:t>
            </w:r>
          </w:p>
        </w:tc>
      </w:tr>
      <w:tr w:rsidR="00CA4A50" w:rsidRPr="00896140" w14:paraId="73515B26" w14:textId="04D02DA5" w:rsidTr="00A7228C">
        <w:trPr>
          <w:trHeight w:val="454"/>
          <w:jc w:val="center"/>
        </w:trPr>
        <w:tc>
          <w:tcPr>
            <w:tcW w:w="9350" w:type="dxa"/>
            <w:gridSpan w:val="3"/>
            <w:vAlign w:val="center"/>
          </w:tcPr>
          <w:p w14:paraId="1A5CA08B" w14:textId="53FF5C10" w:rsidR="00B9756D" w:rsidRPr="00896140" w:rsidRDefault="00A7228C">
            <w:pPr>
              <w:pStyle w:val="NoSpacing"/>
              <w:rPr>
                <w:rFonts w:cs="Arial"/>
                <w:b/>
                <w:sz w:val="24"/>
                <w:szCs w:val="24"/>
              </w:rPr>
            </w:pPr>
            <w:r w:rsidRPr="00896140">
              <w:rPr>
                <w:rFonts w:cs="Arial"/>
                <w:b/>
                <w:sz w:val="24"/>
                <w:szCs w:val="24"/>
              </w:rPr>
              <w:t>Email</w:t>
            </w:r>
          </w:p>
        </w:tc>
      </w:tr>
      <w:tr w:rsidR="00CA4A50" w:rsidRPr="00896140" w14:paraId="26E90AF0" w14:textId="6934DBB7"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1322BA6B"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Email newsletters I’ve signed up for</w:t>
            </w:r>
          </w:p>
        </w:tc>
        <w:tc>
          <w:tcPr>
            <w:tcW w:w="2846" w:type="dxa"/>
            <w:tcBorders>
              <w:top w:val="single" w:sz="4" w:space="0" w:color="auto"/>
              <w:left w:val="single" w:sz="4" w:space="0" w:color="auto"/>
              <w:bottom w:val="single" w:sz="4" w:space="0" w:color="auto"/>
              <w:right w:val="single" w:sz="4" w:space="0" w:color="auto"/>
            </w:tcBorders>
            <w:vAlign w:val="center"/>
          </w:tcPr>
          <w:p w14:paraId="365646DB" w14:textId="77777777" w:rsidR="00CA4A50" w:rsidRPr="00896140" w:rsidRDefault="00CA4A50">
            <w:pPr>
              <w:pStyle w:val="NoSpacing"/>
              <w:jc w:val="center"/>
              <w:rPr>
                <w:rFonts w:eastAsia="Wingdings" w:cs="Arial"/>
                <w:sz w:val="24"/>
                <w:szCs w:val="24"/>
              </w:rPr>
            </w:pPr>
            <w:r w:rsidRPr="00AD15EF">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594B8627" w14:textId="37B8E1F6" w:rsidR="00B9756D" w:rsidRPr="00AD15EF" w:rsidRDefault="00A7228C">
            <w:pPr>
              <w:pStyle w:val="NoSpacing"/>
              <w:jc w:val="center"/>
              <w:rPr>
                <w:rFonts w:ascii="Wingdings" w:eastAsia="Wingdings" w:hAnsi="Wingdings" w:cs="Wingdings"/>
              </w:rPr>
            </w:pPr>
            <w:r w:rsidRPr="00D96F1A">
              <w:rPr>
                <w:rFonts w:ascii="Wingdings" w:eastAsia="Wingdings" w:hAnsi="Wingdings" w:cs="Wingdings"/>
              </w:rPr>
              <w:t></w:t>
            </w:r>
          </w:p>
        </w:tc>
      </w:tr>
      <w:tr w:rsidR="00CA4A50" w:rsidRPr="00896140" w14:paraId="6F1BF375" w14:textId="56E0E31D"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555568AF"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lastRenderedPageBreak/>
              <w:t>Emails from drug manufacturers or representatives</w:t>
            </w:r>
          </w:p>
        </w:tc>
        <w:tc>
          <w:tcPr>
            <w:tcW w:w="2846" w:type="dxa"/>
            <w:tcBorders>
              <w:top w:val="single" w:sz="4" w:space="0" w:color="auto"/>
              <w:left w:val="single" w:sz="4" w:space="0" w:color="auto"/>
              <w:bottom w:val="single" w:sz="4" w:space="0" w:color="auto"/>
              <w:right w:val="single" w:sz="4" w:space="0" w:color="auto"/>
            </w:tcBorders>
            <w:vAlign w:val="center"/>
          </w:tcPr>
          <w:p w14:paraId="489DF710" w14:textId="77777777" w:rsidR="00CA4A50" w:rsidRPr="00896140" w:rsidRDefault="00CA4A50">
            <w:pPr>
              <w:pStyle w:val="NoSpacing"/>
              <w:jc w:val="center"/>
              <w:rPr>
                <w:rFonts w:eastAsia="Wingdings" w:cs="Arial"/>
                <w:sz w:val="24"/>
                <w:szCs w:val="24"/>
              </w:rPr>
            </w:pPr>
            <w:r w:rsidRPr="00AD15EF">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1F654F5E" w14:textId="4AC15ABB" w:rsidR="00B9756D" w:rsidRPr="00AD15EF" w:rsidRDefault="00A7228C">
            <w:pPr>
              <w:pStyle w:val="NoSpacing"/>
              <w:jc w:val="center"/>
              <w:rPr>
                <w:rFonts w:ascii="Wingdings" w:eastAsia="Wingdings" w:hAnsi="Wingdings" w:cs="Wingdings"/>
              </w:rPr>
            </w:pPr>
            <w:r w:rsidRPr="00D96F1A">
              <w:rPr>
                <w:rFonts w:ascii="Wingdings" w:eastAsia="Wingdings" w:hAnsi="Wingdings" w:cs="Wingdings"/>
              </w:rPr>
              <w:t></w:t>
            </w:r>
          </w:p>
        </w:tc>
      </w:tr>
      <w:tr w:rsidR="00CA4A50" w:rsidRPr="00896140" w14:paraId="260AEFA5" w14:textId="631ACAE6" w:rsidTr="00A7228C">
        <w:trPr>
          <w:trHeight w:val="454"/>
          <w:jc w:val="center"/>
        </w:trPr>
        <w:tc>
          <w:tcPr>
            <w:tcW w:w="7555" w:type="dxa"/>
            <w:vAlign w:val="center"/>
          </w:tcPr>
          <w:p w14:paraId="1E57B6C2" w14:textId="77777777" w:rsidR="00CA4A50" w:rsidRPr="00896140" w:rsidRDefault="00CA4A50">
            <w:pPr>
              <w:pStyle w:val="NoSpacing"/>
              <w:rPr>
                <w:rFonts w:eastAsia="Wingdings" w:cs="Arial"/>
                <w:b/>
                <w:sz w:val="24"/>
                <w:szCs w:val="24"/>
              </w:rPr>
            </w:pPr>
            <w:r w:rsidRPr="00896140">
              <w:rPr>
                <w:rFonts w:cs="Arial"/>
                <w:b/>
                <w:sz w:val="24"/>
                <w:szCs w:val="24"/>
              </w:rPr>
              <w:t>Online News</w:t>
            </w:r>
          </w:p>
        </w:tc>
        <w:tc>
          <w:tcPr>
            <w:tcW w:w="1795" w:type="dxa"/>
            <w:gridSpan w:val="2"/>
            <w:vAlign w:val="center"/>
          </w:tcPr>
          <w:p w14:paraId="106A47E4" w14:textId="77777777" w:rsidR="00B9756D" w:rsidRPr="00896140" w:rsidRDefault="00B9756D" w:rsidP="00A7228C">
            <w:pPr>
              <w:pStyle w:val="NoSpacing"/>
              <w:jc w:val="center"/>
              <w:rPr>
                <w:rFonts w:cs="Arial"/>
                <w:b/>
                <w:sz w:val="24"/>
                <w:szCs w:val="24"/>
              </w:rPr>
            </w:pPr>
          </w:p>
        </w:tc>
      </w:tr>
      <w:tr w:rsidR="00CA4A50" w:rsidRPr="00896140" w14:paraId="6B172EFF" w14:textId="7F3740EE"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0C984524"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Medical news sites (e.g., Medscape)</w:t>
            </w:r>
          </w:p>
        </w:tc>
        <w:tc>
          <w:tcPr>
            <w:tcW w:w="2846" w:type="dxa"/>
            <w:tcBorders>
              <w:top w:val="single" w:sz="4" w:space="0" w:color="auto"/>
              <w:left w:val="single" w:sz="4" w:space="0" w:color="auto"/>
              <w:bottom w:val="single" w:sz="4" w:space="0" w:color="auto"/>
              <w:right w:val="single" w:sz="4" w:space="0" w:color="auto"/>
            </w:tcBorders>
            <w:vAlign w:val="center"/>
          </w:tcPr>
          <w:p w14:paraId="48A13265" w14:textId="77777777" w:rsidR="00CA4A50" w:rsidRPr="00896140" w:rsidRDefault="00CA4A50">
            <w:pPr>
              <w:pStyle w:val="NoSpacing"/>
              <w:jc w:val="center"/>
              <w:rPr>
                <w:rFonts w:eastAsia="Wingdings" w:cs="Arial"/>
                <w:sz w:val="24"/>
                <w:szCs w:val="24"/>
              </w:rPr>
            </w:pPr>
            <w:r w:rsidRPr="00896140">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5CDE519B" w14:textId="3C890776" w:rsidR="00B9756D" w:rsidRPr="00896140" w:rsidRDefault="00A7228C">
            <w:pPr>
              <w:pStyle w:val="NoSpacing"/>
              <w:jc w:val="center"/>
              <w:rPr>
                <w:rFonts w:ascii="Wingdings" w:eastAsia="Wingdings" w:hAnsi="Wingdings" w:cs="Wingdings"/>
              </w:rPr>
            </w:pPr>
            <w:r w:rsidRPr="00241F41">
              <w:rPr>
                <w:rFonts w:ascii="Wingdings" w:eastAsia="Wingdings" w:hAnsi="Wingdings" w:cs="Wingdings"/>
              </w:rPr>
              <w:t></w:t>
            </w:r>
          </w:p>
        </w:tc>
      </w:tr>
      <w:tr w:rsidR="00CA4A50" w:rsidRPr="00896140" w14:paraId="1700F361" w14:textId="4123286D">
        <w:trPr>
          <w:trHeight w:val="454"/>
          <w:jc w:val="center"/>
        </w:trPr>
        <w:tc>
          <w:tcPr>
            <w:tcW w:w="9350" w:type="dxa"/>
            <w:gridSpan w:val="3"/>
            <w:vAlign w:val="center"/>
          </w:tcPr>
          <w:p w14:paraId="14276471" w14:textId="4A882968" w:rsidR="00B9756D" w:rsidRPr="00896140" w:rsidRDefault="00A7228C">
            <w:pPr>
              <w:pStyle w:val="NoSpacing"/>
              <w:rPr>
                <w:rFonts w:cs="Arial"/>
                <w:b/>
                <w:sz w:val="24"/>
                <w:szCs w:val="24"/>
              </w:rPr>
            </w:pPr>
            <w:r w:rsidRPr="00896140">
              <w:rPr>
                <w:rFonts w:cs="Arial"/>
                <w:b/>
                <w:sz w:val="24"/>
                <w:szCs w:val="24"/>
              </w:rPr>
              <w:t>Medical Apps</w:t>
            </w:r>
          </w:p>
        </w:tc>
      </w:tr>
      <w:tr w:rsidR="00CA4A50" w:rsidRPr="00896140" w14:paraId="213CC36F" w14:textId="120EF789"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1A85831E"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Medical apps (e.g., Epocrates)</w:t>
            </w:r>
          </w:p>
        </w:tc>
        <w:tc>
          <w:tcPr>
            <w:tcW w:w="2846" w:type="dxa"/>
            <w:tcBorders>
              <w:top w:val="single" w:sz="4" w:space="0" w:color="auto"/>
              <w:left w:val="single" w:sz="4" w:space="0" w:color="auto"/>
              <w:bottom w:val="single" w:sz="4" w:space="0" w:color="auto"/>
              <w:right w:val="single" w:sz="4" w:space="0" w:color="auto"/>
            </w:tcBorders>
            <w:vAlign w:val="center"/>
          </w:tcPr>
          <w:p w14:paraId="0F03D631" w14:textId="77777777" w:rsidR="00CA4A50" w:rsidRPr="00896140" w:rsidRDefault="00CA4A50">
            <w:pPr>
              <w:pStyle w:val="NoSpacing"/>
              <w:jc w:val="center"/>
              <w:rPr>
                <w:rFonts w:eastAsia="Wingdings" w:cs="Arial"/>
                <w:sz w:val="24"/>
                <w:szCs w:val="24"/>
              </w:rPr>
            </w:pPr>
            <w:r w:rsidRPr="00896140">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67B4B825" w14:textId="6FF008FD" w:rsidR="00B9756D" w:rsidRPr="00896140" w:rsidRDefault="00A7228C">
            <w:pPr>
              <w:pStyle w:val="NoSpacing"/>
              <w:jc w:val="center"/>
              <w:rPr>
                <w:rFonts w:ascii="Wingdings" w:eastAsia="Wingdings" w:hAnsi="Wingdings" w:cs="Wingdings"/>
              </w:rPr>
            </w:pPr>
            <w:r w:rsidRPr="00241F41">
              <w:rPr>
                <w:rFonts w:ascii="Wingdings" w:eastAsia="Wingdings" w:hAnsi="Wingdings" w:cs="Wingdings"/>
              </w:rPr>
              <w:t></w:t>
            </w:r>
          </w:p>
        </w:tc>
      </w:tr>
      <w:tr w:rsidR="00CA4A50" w:rsidRPr="00896140" w14:paraId="44ACBD26" w14:textId="7A6B1414" w:rsidTr="00A7228C">
        <w:trPr>
          <w:trHeight w:val="454"/>
          <w:jc w:val="center"/>
        </w:trPr>
        <w:tc>
          <w:tcPr>
            <w:tcW w:w="7555" w:type="dxa"/>
            <w:vAlign w:val="center"/>
          </w:tcPr>
          <w:p w14:paraId="3322448E" w14:textId="77777777" w:rsidR="00CA4A50" w:rsidRPr="00896140" w:rsidRDefault="00CA4A50">
            <w:pPr>
              <w:pStyle w:val="NoSpacing"/>
              <w:rPr>
                <w:rFonts w:eastAsia="Wingdings" w:cs="Arial"/>
                <w:b/>
                <w:sz w:val="24"/>
                <w:szCs w:val="24"/>
              </w:rPr>
            </w:pPr>
            <w:r w:rsidRPr="00896140">
              <w:rPr>
                <w:rFonts w:cs="Arial"/>
                <w:b/>
                <w:sz w:val="24"/>
                <w:szCs w:val="24"/>
              </w:rPr>
              <w:t>Online Forums</w:t>
            </w:r>
          </w:p>
        </w:tc>
        <w:tc>
          <w:tcPr>
            <w:tcW w:w="1795" w:type="dxa"/>
            <w:gridSpan w:val="2"/>
            <w:vAlign w:val="center"/>
          </w:tcPr>
          <w:p w14:paraId="57D8FBCB" w14:textId="77777777" w:rsidR="00B9756D" w:rsidRPr="00896140" w:rsidRDefault="00B9756D" w:rsidP="00A7228C">
            <w:pPr>
              <w:pStyle w:val="NoSpacing"/>
              <w:jc w:val="center"/>
              <w:rPr>
                <w:rFonts w:cs="Arial"/>
                <w:b/>
                <w:sz w:val="24"/>
                <w:szCs w:val="24"/>
              </w:rPr>
            </w:pPr>
          </w:p>
        </w:tc>
      </w:tr>
      <w:tr w:rsidR="00CA4A50" w:rsidRPr="00896140" w14:paraId="0C8C0D09" w14:textId="3A7566B2"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31E1322C"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Online medical forums</w:t>
            </w:r>
          </w:p>
        </w:tc>
        <w:tc>
          <w:tcPr>
            <w:tcW w:w="2846" w:type="dxa"/>
            <w:tcBorders>
              <w:top w:val="single" w:sz="4" w:space="0" w:color="auto"/>
              <w:left w:val="single" w:sz="4" w:space="0" w:color="auto"/>
              <w:bottom w:val="single" w:sz="4" w:space="0" w:color="auto"/>
              <w:right w:val="single" w:sz="4" w:space="0" w:color="auto"/>
            </w:tcBorders>
            <w:vAlign w:val="center"/>
          </w:tcPr>
          <w:p w14:paraId="274E93E2" w14:textId="77777777" w:rsidR="00CA4A50" w:rsidRPr="00896140" w:rsidRDefault="00CA4A50">
            <w:pPr>
              <w:pStyle w:val="NoSpacing"/>
              <w:jc w:val="center"/>
              <w:rPr>
                <w:rFonts w:eastAsia="Wingdings" w:cs="Arial"/>
                <w:sz w:val="24"/>
                <w:szCs w:val="24"/>
              </w:rPr>
            </w:pPr>
            <w:r w:rsidRPr="006D563D">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07C55B16" w14:textId="4D02A056" w:rsidR="00B9756D" w:rsidRPr="006D563D" w:rsidRDefault="00A7228C">
            <w:pPr>
              <w:pStyle w:val="NoSpacing"/>
              <w:jc w:val="center"/>
              <w:rPr>
                <w:rFonts w:ascii="Wingdings" w:eastAsia="Wingdings" w:hAnsi="Wingdings" w:cs="Wingdings"/>
              </w:rPr>
            </w:pPr>
            <w:r w:rsidRPr="00210C11">
              <w:rPr>
                <w:rFonts w:ascii="Wingdings" w:eastAsia="Wingdings" w:hAnsi="Wingdings" w:cs="Wingdings"/>
              </w:rPr>
              <w:t></w:t>
            </w:r>
          </w:p>
        </w:tc>
      </w:tr>
      <w:tr w:rsidR="00CA4A50" w:rsidRPr="00896140" w14:paraId="457A3DFF" w14:textId="69C547BF"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73DCD421"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HCP-only online communities</w:t>
            </w:r>
          </w:p>
        </w:tc>
        <w:tc>
          <w:tcPr>
            <w:tcW w:w="2846" w:type="dxa"/>
            <w:tcBorders>
              <w:top w:val="single" w:sz="4" w:space="0" w:color="auto"/>
              <w:left w:val="single" w:sz="4" w:space="0" w:color="auto"/>
              <w:bottom w:val="single" w:sz="4" w:space="0" w:color="auto"/>
              <w:right w:val="single" w:sz="4" w:space="0" w:color="auto"/>
            </w:tcBorders>
            <w:vAlign w:val="center"/>
          </w:tcPr>
          <w:p w14:paraId="79C2E93A" w14:textId="77777777" w:rsidR="00CA4A50" w:rsidRPr="00896140" w:rsidRDefault="00CA4A50">
            <w:pPr>
              <w:pStyle w:val="NoSpacing"/>
              <w:jc w:val="center"/>
              <w:rPr>
                <w:rFonts w:eastAsia="Wingdings" w:cs="Arial"/>
                <w:sz w:val="24"/>
                <w:szCs w:val="24"/>
              </w:rPr>
            </w:pPr>
            <w:r w:rsidRPr="006D563D">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7A732054" w14:textId="78CDE459" w:rsidR="00B9756D" w:rsidRPr="006D563D" w:rsidRDefault="00A7228C">
            <w:pPr>
              <w:pStyle w:val="NoSpacing"/>
              <w:jc w:val="center"/>
              <w:rPr>
                <w:rFonts w:ascii="Wingdings" w:eastAsia="Wingdings" w:hAnsi="Wingdings" w:cs="Wingdings"/>
              </w:rPr>
            </w:pPr>
            <w:r w:rsidRPr="00210C11">
              <w:rPr>
                <w:rFonts w:ascii="Wingdings" w:eastAsia="Wingdings" w:hAnsi="Wingdings" w:cs="Wingdings"/>
              </w:rPr>
              <w:t></w:t>
            </w:r>
          </w:p>
        </w:tc>
      </w:tr>
      <w:tr w:rsidR="00CA4A50" w:rsidRPr="00896140" w14:paraId="5FB2D321" w14:textId="346B7E03" w:rsidTr="00A7228C">
        <w:trPr>
          <w:trHeight w:val="454"/>
          <w:jc w:val="center"/>
        </w:trPr>
        <w:tc>
          <w:tcPr>
            <w:tcW w:w="9350" w:type="dxa"/>
            <w:gridSpan w:val="3"/>
            <w:vAlign w:val="center"/>
          </w:tcPr>
          <w:p w14:paraId="7BD5605F" w14:textId="344142F3" w:rsidR="00B9756D" w:rsidRPr="00896140" w:rsidRDefault="00A7228C">
            <w:pPr>
              <w:pStyle w:val="NoSpacing"/>
              <w:rPr>
                <w:rFonts w:cs="Arial"/>
                <w:b/>
                <w:sz w:val="24"/>
                <w:szCs w:val="24"/>
              </w:rPr>
            </w:pPr>
            <w:r w:rsidRPr="00896140">
              <w:rPr>
                <w:rFonts w:cs="Arial"/>
                <w:b/>
                <w:sz w:val="24"/>
                <w:szCs w:val="24"/>
              </w:rPr>
              <w:t xml:space="preserve">Social </w:t>
            </w:r>
            <w:r w:rsidR="003F409C" w:rsidRPr="00896140">
              <w:rPr>
                <w:rFonts w:cs="Arial"/>
                <w:b/>
                <w:sz w:val="24"/>
                <w:szCs w:val="24"/>
              </w:rPr>
              <w:t>media</w:t>
            </w:r>
          </w:p>
        </w:tc>
      </w:tr>
      <w:tr w:rsidR="00CA4A50" w:rsidRPr="00896140" w14:paraId="324E3946" w14:textId="49E59D1E"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6A5A834F"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HCP-only social networks (e.g., Doximity)</w:t>
            </w:r>
          </w:p>
        </w:tc>
        <w:tc>
          <w:tcPr>
            <w:tcW w:w="2846" w:type="dxa"/>
            <w:tcBorders>
              <w:top w:val="single" w:sz="4" w:space="0" w:color="auto"/>
              <w:left w:val="single" w:sz="4" w:space="0" w:color="auto"/>
              <w:bottom w:val="single" w:sz="4" w:space="0" w:color="auto"/>
              <w:right w:val="single" w:sz="4" w:space="0" w:color="auto"/>
            </w:tcBorders>
            <w:vAlign w:val="center"/>
          </w:tcPr>
          <w:p w14:paraId="2D6C643D" w14:textId="77777777" w:rsidR="00CA4A50" w:rsidRPr="00896140" w:rsidRDefault="00CA4A50">
            <w:pPr>
              <w:pStyle w:val="NoSpacing"/>
              <w:jc w:val="center"/>
              <w:rPr>
                <w:rFonts w:eastAsia="Wingdings" w:cs="Arial"/>
                <w:sz w:val="24"/>
                <w:szCs w:val="24"/>
              </w:rPr>
            </w:pPr>
            <w:r w:rsidRPr="00AD39E0">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62E3F197" w14:textId="2B89A127" w:rsidR="00B9756D" w:rsidRPr="00AD39E0" w:rsidRDefault="00A7228C">
            <w:pPr>
              <w:pStyle w:val="NoSpacing"/>
              <w:jc w:val="center"/>
              <w:rPr>
                <w:rFonts w:ascii="Wingdings" w:eastAsia="Wingdings" w:hAnsi="Wingdings" w:cs="Wingdings"/>
              </w:rPr>
            </w:pPr>
            <w:r w:rsidRPr="00D54D0C">
              <w:rPr>
                <w:rFonts w:ascii="Wingdings" w:eastAsia="Wingdings" w:hAnsi="Wingdings" w:cs="Wingdings"/>
              </w:rPr>
              <w:t></w:t>
            </w:r>
          </w:p>
        </w:tc>
      </w:tr>
      <w:tr w:rsidR="00CA4A50" w:rsidRPr="00896140" w14:paraId="576572C3" w14:textId="67B11624"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7DF80659"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Online medical school community or networking site</w:t>
            </w:r>
          </w:p>
        </w:tc>
        <w:tc>
          <w:tcPr>
            <w:tcW w:w="2846" w:type="dxa"/>
            <w:tcBorders>
              <w:top w:val="single" w:sz="4" w:space="0" w:color="auto"/>
              <w:left w:val="single" w:sz="4" w:space="0" w:color="auto"/>
              <w:bottom w:val="single" w:sz="4" w:space="0" w:color="auto"/>
              <w:right w:val="single" w:sz="4" w:space="0" w:color="auto"/>
            </w:tcBorders>
            <w:vAlign w:val="center"/>
          </w:tcPr>
          <w:p w14:paraId="2F186EF5" w14:textId="77777777" w:rsidR="00CA4A50" w:rsidRPr="00896140" w:rsidRDefault="00CA4A50">
            <w:pPr>
              <w:pStyle w:val="NoSpacing"/>
              <w:jc w:val="center"/>
              <w:rPr>
                <w:rFonts w:eastAsia="Wingdings" w:cs="Arial"/>
                <w:sz w:val="24"/>
                <w:szCs w:val="24"/>
              </w:rPr>
            </w:pPr>
            <w:r w:rsidRPr="00AD39E0">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152DD924" w14:textId="59F81EF9" w:rsidR="00B9756D" w:rsidRPr="00AD39E0" w:rsidRDefault="00A7228C">
            <w:pPr>
              <w:pStyle w:val="NoSpacing"/>
              <w:jc w:val="center"/>
              <w:rPr>
                <w:rFonts w:ascii="Wingdings" w:eastAsia="Wingdings" w:hAnsi="Wingdings" w:cs="Wingdings"/>
              </w:rPr>
            </w:pPr>
            <w:r w:rsidRPr="00D54D0C">
              <w:rPr>
                <w:rFonts w:ascii="Wingdings" w:eastAsia="Wingdings" w:hAnsi="Wingdings" w:cs="Wingdings"/>
              </w:rPr>
              <w:t></w:t>
            </w:r>
          </w:p>
        </w:tc>
      </w:tr>
      <w:tr w:rsidR="00CA4A50" w:rsidRPr="00896140" w14:paraId="2CA5A77B" w14:textId="4BF0D1B2"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69F080CC"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General social media (e.g., Facebook, Twitter)</w:t>
            </w:r>
          </w:p>
        </w:tc>
        <w:tc>
          <w:tcPr>
            <w:tcW w:w="2846" w:type="dxa"/>
            <w:tcBorders>
              <w:top w:val="single" w:sz="4" w:space="0" w:color="auto"/>
              <w:left w:val="single" w:sz="4" w:space="0" w:color="auto"/>
              <w:bottom w:val="single" w:sz="4" w:space="0" w:color="auto"/>
              <w:right w:val="single" w:sz="4" w:space="0" w:color="auto"/>
            </w:tcBorders>
            <w:vAlign w:val="center"/>
          </w:tcPr>
          <w:p w14:paraId="4A8A09C5" w14:textId="77777777" w:rsidR="00CA4A50" w:rsidRPr="00896140" w:rsidRDefault="00CA4A50">
            <w:pPr>
              <w:pStyle w:val="NoSpacing"/>
              <w:jc w:val="center"/>
              <w:rPr>
                <w:rFonts w:eastAsia="Wingdings" w:cs="Arial"/>
                <w:sz w:val="24"/>
                <w:szCs w:val="24"/>
              </w:rPr>
            </w:pPr>
            <w:r w:rsidRPr="00AD39E0">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5E95C00E" w14:textId="1EC90D14" w:rsidR="00B9756D" w:rsidRPr="00AD39E0" w:rsidRDefault="00A7228C">
            <w:pPr>
              <w:pStyle w:val="NoSpacing"/>
              <w:jc w:val="center"/>
              <w:rPr>
                <w:rFonts w:ascii="Wingdings" w:eastAsia="Wingdings" w:hAnsi="Wingdings" w:cs="Wingdings"/>
              </w:rPr>
            </w:pPr>
            <w:r w:rsidRPr="00D54D0C">
              <w:rPr>
                <w:rFonts w:ascii="Wingdings" w:eastAsia="Wingdings" w:hAnsi="Wingdings" w:cs="Wingdings"/>
              </w:rPr>
              <w:t></w:t>
            </w:r>
          </w:p>
        </w:tc>
      </w:tr>
      <w:tr w:rsidR="00CA4A50" w:rsidRPr="00896140" w14:paraId="0922600D" w14:textId="127EE5A7">
        <w:trPr>
          <w:trHeight w:val="454"/>
          <w:jc w:val="center"/>
        </w:trPr>
        <w:tc>
          <w:tcPr>
            <w:tcW w:w="9350" w:type="dxa"/>
            <w:gridSpan w:val="3"/>
            <w:vAlign w:val="center"/>
          </w:tcPr>
          <w:p w14:paraId="2775F687" w14:textId="088B79D1" w:rsidR="00B9756D" w:rsidRPr="00896140" w:rsidRDefault="00A7228C">
            <w:pPr>
              <w:pStyle w:val="NoSpacing"/>
              <w:rPr>
                <w:rFonts w:cs="Arial"/>
                <w:b/>
                <w:sz w:val="24"/>
                <w:szCs w:val="24"/>
              </w:rPr>
            </w:pPr>
            <w:r w:rsidRPr="00896140">
              <w:rPr>
                <w:rFonts w:cs="Arial"/>
                <w:b/>
                <w:sz w:val="24"/>
                <w:szCs w:val="24"/>
              </w:rPr>
              <w:t>Online Digital Sources</w:t>
            </w:r>
          </w:p>
        </w:tc>
      </w:tr>
      <w:tr w:rsidR="00CA4A50" w:rsidRPr="00896140" w14:paraId="16824074" w14:textId="73824897"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06CB89F3"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Medical blogs</w:t>
            </w:r>
          </w:p>
        </w:tc>
        <w:tc>
          <w:tcPr>
            <w:tcW w:w="2846" w:type="dxa"/>
            <w:tcBorders>
              <w:top w:val="single" w:sz="4" w:space="0" w:color="auto"/>
              <w:left w:val="single" w:sz="4" w:space="0" w:color="auto"/>
              <w:bottom w:val="single" w:sz="4" w:space="0" w:color="auto"/>
              <w:right w:val="single" w:sz="4" w:space="0" w:color="auto"/>
            </w:tcBorders>
            <w:vAlign w:val="center"/>
          </w:tcPr>
          <w:p w14:paraId="4977DDBC" w14:textId="77777777" w:rsidR="00CA4A50" w:rsidRPr="00896140" w:rsidRDefault="00CA4A50">
            <w:pPr>
              <w:pStyle w:val="NoSpacing"/>
              <w:jc w:val="center"/>
              <w:rPr>
                <w:rFonts w:eastAsia="Wingdings" w:cs="Arial"/>
                <w:sz w:val="24"/>
                <w:szCs w:val="24"/>
              </w:rPr>
            </w:pPr>
            <w:r w:rsidRPr="00152458">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2CC7C708" w14:textId="77C57693" w:rsidR="00B9756D" w:rsidRPr="00152458" w:rsidRDefault="00A7228C">
            <w:pPr>
              <w:pStyle w:val="NoSpacing"/>
              <w:jc w:val="center"/>
              <w:rPr>
                <w:rFonts w:ascii="Wingdings" w:eastAsia="Wingdings" w:hAnsi="Wingdings" w:cs="Wingdings"/>
              </w:rPr>
            </w:pPr>
            <w:r w:rsidRPr="00010462">
              <w:rPr>
                <w:rFonts w:ascii="Wingdings" w:eastAsia="Wingdings" w:hAnsi="Wingdings" w:cs="Wingdings"/>
              </w:rPr>
              <w:t></w:t>
            </w:r>
          </w:p>
        </w:tc>
      </w:tr>
      <w:tr w:rsidR="00CA4A50" w:rsidRPr="00896140" w14:paraId="6BF7B78A" w14:textId="5549B45F"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1DEF5CBD"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Webinars, videos, podcasts</w:t>
            </w:r>
          </w:p>
        </w:tc>
        <w:tc>
          <w:tcPr>
            <w:tcW w:w="2846" w:type="dxa"/>
            <w:tcBorders>
              <w:top w:val="single" w:sz="4" w:space="0" w:color="auto"/>
              <w:left w:val="single" w:sz="4" w:space="0" w:color="auto"/>
              <w:bottom w:val="single" w:sz="4" w:space="0" w:color="auto"/>
              <w:right w:val="single" w:sz="4" w:space="0" w:color="auto"/>
            </w:tcBorders>
            <w:vAlign w:val="center"/>
          </w:tcPr>
          <w:p w14:paraId="02C573CA" w14:textId="77777777" w:rsidR="00CA4A50" w:rsidRPr="00896140" w:rsidRDefault="00CA4A50">
            <w:pPr>
              <w:pStyle w:val="NoSpacing"/>
              <w:jc w:val="center"/>
              <w:rPr>
                <w:rFonts w:eastAsia="Wingdings" w:cs="Arial"/>
                <w:sz w:val="24"/>
                <w:szCs w:val="24"/>
              </w:rPr>
            </w:pPr>
            <w:r w:rsidRPr="00152458">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2DD42CAC" w14:textId="6D62E3A7" w:rsidR="00B9756D" w:rsidRPr="00152458" w:rsidRDefault="00A7228C">
            <w:pPr>
              <w:pStyle w:val="NoSpacing"/>
              <w:jc w:val="center"/>
              <w:rPr>
                <w:rFonts w:ascii="Wingdings" w:eastAsia="Wingdings" w:hAnsi="Wingdings" w:cs="Wingdings"/>
              </w:rPr>
            </w:pPr>
            <w:r w:rsidRPr="00010462">
              <w:rPr>
                <w:rFonts w:ascii="Wingdings" w:eastAsia="Wingdings" w:hAnsi="Wingdings" w:cs="Wingdings"/>
              </w:rPr>
              <w:t></w:t>
            </w:r>
          </w:p>
        </w:tc>
      </w:tr>
      <w:tr w:rsidR="00CA4A50" w:rsidRPr="00896140" w14:paraId="249BC9C0" w14:textId="79DB8E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9350" w:type="dxa"/>
            <w:gridSpan w:val="3"/>
            <w:tcBorders>
              <w:top w:val="single" w:sz="4" w:space="0" w:color="auto"/>
              <w:left w:val="single" w:sz="4" w:space="0" w:color="auto"/>
              <w:bottom w:val="single" w:sz="4" w:space="0" w:color="auto"/>
              <w:right w:val="single" w:sz="4" w:space="0" w:color="auto"/>
            </w:tcBorders>
            <w:vAlign w:val="center"/>
          </w:tcPr>
          <w:p w14:paraId="7A9E9B86" w14:textId="7BA0A43E" w:rsidR="00B9756D" w:rsidRPr="00896140" w:rsidRDefault="00A7228C">
            <w:pPr>
              <w:pStyle w:val="NoSpacing"/>
              <w:rPr>
                <w:rFonts w:cs="Arial"/>
                <w:b/>
                <w:bCs/>
                <w:sz w:val="24"/>
                <w:szCs w:val="24"/>
              </w:rPr>
            </w:pPr>
            <w:r w:rsidRPr="00896140">
              <w:rPr>
                <w:rFonts w:cs="Arial"/>
                <w:b/>
                <w:bCs/>
                <w:sz w:val="24"/>
                <w:szCs w:val="24"/>
              </w:rPr>
              <w:t>In-Person Learning</w:t>
            </w:r>
          </w:p>
        </w:tc>
      </w:tr>
      <w:tr w:rsidR="00CA4A50" w:rsidRPr="00896140" w14:paraId="16534F50" w14:textId="3D801156"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07978CB1" w14:textId="77777777" w:rsidR="00CA4A50" w:rsidRPr="00896140" w:rsidRDefault="00CA4A50" w:rsidP="003A2961">
            <w:pPr>
              <w:pStyle w:val="NoSpacing"/>
              <w:numPr>
                <w:ilvl w:val="0"/>
                <w:numId w:val="30"/>
              </w:numPr>
              <w:rPr>
                <w:rFonts w:cs="Arial"/>
                <w:sz w:val="24"/>
                <w:szCs w:val="24"/>
              </w:rPr>
            </w:pPr>
            <w:r w:rsidRPr="00896140">
              <w:rPr>
                <w:rFonts w:cs="Arial"/>
                <w:color w:val="000000"/>
                <w:sz w:val="24"/>
                <w:szCs w:val="24"/>
              </w:rPr>
              <w:t>Peer-to-peer lectures</w:t>
            </w:r>
          </w:p>
        </w:tc>
        <w:tc>
          <w:tcPr>
            <w:tcW w:w="2846" w:type="dxa"/>
            <w:tcBorders>
              <w:top w:val="single" w:sz="4" w:space="0" w:color="auto"/>
              <w:left w:val="single" w:sz="4" w:space="0" w:color="auto"/>
              <w:bottom w:val="single" w:sz="4" w:space="0" w:color="auto"/>
              <w:right w:val="single" w:sz="4" w:space="0" w:color="auto"/>
            </w:tcBorders>
            <w:vAlign w:val="center"/>
          </w:tcPr>
          <w:p w14:paraId="5BFD0FC8" w14:textId="77777777" w:rsidR="00CA4A50" w:rsidRPr="00896140" w:rsidRDefault="00CA4A50">
            <w:pPr>
              <w:pStyle w:val="NoSpacing"/>
              <w:jc w:val="center"/>
              <w:rPr>
                <w:rFonts w:cs="Arial"/>
              </w:rPr>
            </w:pPr>
            <w:r w:rsidRPr="00A624C6">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38175671" w14:textId="7AFA9ECE" w:rsidR="00B9756D" w:rsidRPr="00A624C6" w:rsidRDefault="00A7228C">
            <w:pPr>
              <w:pStyle w:val="NoSpacing"/>
              <w:jc w:val="center"/>
              <w:rPr>
                <w:rFonts w:ascii="Wingdings" w:eastAsia="Wingdings" w:hAnsi="Wingdings" w:cs="Wingdings"/>
              </w:rPr>
            </w:pPr>
            <w:r w:rsidRPr="008A2C26">
              <w:rPr>
                <w:rFonts w:ascii="Wingdings" w:eastAsia="Wingdings" w:hAnsi="Wingdings" w:cs="Wingdings"/>
              </w:rPr>
              <w:t></w:t>
            </w:r>
          </w:p>
        </w:tc>
      </w:tr>
      <w:tr w:rsidR="00CA4A50" w:rsidRPr="00896140" w14:paraId="3FD2D9A5" w14:textId="40C1C0B2"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151679DF"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Drug manufacturer sales representatives</w:t>
            </w:r>
          </w:p>
        </w:tc>
        <w:tc>
          <w:tcPr>
            <w:tcW w:w="2846" w:type="dxa"/>
            <w:tcBorders>
              <w:top w:val="single" w:sz="4" w:space="0" w:color="auto"/>
              <w:left w:val="single" w:sz="4" w:space="0" w:color="auto"/>
              <w:bottom w:val="single" w:sz="4" w:space="0" w:color="auto"/>
              <w:right w:val="single" w:sz="4" w:space="0" w:color="auto"/>
            </w:tcBorders>
            <w:vAlign w:val="center"/>
          </w:tcPr>
          <w:p w14:paraId="1A4E1045" w14:textId="77777777" w:rsidR="00CA4A50" w:rsidRPr="00896140" w:rsidRDefault="00CA4A50">
            <w:pPr>
              <w:pStyle w:val="NoSpacing"/>
              <w:jc w:val="center"/>
              <w:rPr>
                <w:rFonts w:cs="Arial"/>
              </w:rPr>
            </w:pPr>
            <w:r w:rsidRPr="00A624C6">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74D6F799" w14:textId="7BAB39DF" w:rsidR="00B9756D" w:rsidRPr="00A624C6" w:rsidRDefault="00A7228C">
            <w:pPr>
              <w:pStyle w:val="NoSpacing"/>
              <w:jc w:val="center"/>
              <w:rPr>
                <w:rFonts w:ascii="Wingdings" w:eastAsia="Wingdings" w:hAnsi="Wingdings" w:cs="Wingdings"/>
              </w:rPr>
            </w:pPr>
            <w:r w:rsidRPr="008A2C26">
              <w:rPr>
                <w:rFonts w:ascii="Wingdings" w:eastAsia="Wingdings" w:hAnsi="Wingdings" w:cs="Wingdings"/>
              </w:rPr>
              <w:t></w:t>
            </w:r>
          </w:p>
        </w:tc>
      </w:tr>
      <w:tr w:rsidR="00CA4A50" w:rsidRPr="00896140" w14:paraId="4D0555E2" w14:textId="2FD5AE32"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16F459B9" w14:textId="5E28B998" w:rsidR="00CA4A50" w:rsidRPr="00896140" w:rsidRDefault="00CA4A50" w:rsidP="003A2961">
            <w:pPr>
              <w:pStyle w:val="NoSpacing"/>
              <w:numPr>
                <w:ilvl w:val="0"/>
                <w:numId w:val="30"/>
              </w:numPr>
              <w:rPr>
                <w:rFonts w:cs="Arial"/>
                <w:sz w:val="24"/>
                <w:szCs w:val="24"/>
              </w:rPr>
            </w:pPr>
            <w:r w:rsidRPr="00896140">
              <w:rPr>
                <w:rFonts w:cs="Arial"/>
                <w:color w:val="000000"/>
                <w:sz w:val="24"/>
                <w:szCs w:val="24"/>
              </w:rPr>
              <w:t>Conferences</w:t>
            </w:r>
            <w:r w:rsidR="00CD0003">
              <w:rPr>
                <w:rFonts w:cs="Arial"/>
                <w:color w:val="000000"/>
                <w:sz w:val="24"/>
                <w:szCs w:val="24"/>
              </w:rPr>
              <w:t>/</w:t>
            </w:r>
            <w:r w:rsidRPr="00896140">
              <w:rPr>
                <w:rFonts w:cs="Arial"/>
                <w:color w:val="000000"/>
                <w:sz w:val="24"/>
                <w:szCs w:val="24"/>
              </w:rPr>
              <w:t>Congresses</w:t>
            </w:r>
          </w:p>
        </w:tc>
        <w:tc>
          <w:tcPr>
            <w:tcW w:w="2846" w:type="dxa"/>
            <w:tcBorders>
              <w:top w:val="single" w:sz="4" w:space="0" w:color="auto"/>
              <w:left w:val="single" w:sz="4" w:space="0" w:color="auto"/>
              <w:bottom w:val="single" w:sz="4" w:space="0" w:color="auto"/>
              <w:right w:val="single" w:sz="4" w:space="0" w:color="auto"/>
            </w:tcBorders>
            <w:vAlign w:val="center"/>
          </w:tcPr>
          <w:p w14:paraId="3722CC53" w14:textId="77777777" w:rsidR="00CA4A50" w:rsidRPr="00896140" w:rsidRDefault="00CA4A50">
            <w:pPr>
              <w:pStyle w:val="NoSpacing"/>
              <w:jc w:val="center"/>
              <w:rPr>
                <w:rFonts w:cs="Arial"/>
              </w:rPr>
            </w:pPr>
            <w:r w:rsidRPr="00A624C6">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7E362095" w14:textId="72D815B9" w:rsidR="00B9756D" w:rsidRPr="00A624C6" w:rsidRDefault="00A7228C">
            <w:pPr>
              <w:pStyle w:val="NoSpacing"/>
              <w:jc w:val="center"/>
              <w:rPr>
                <w:rFonts w:ascii="Wingdings" w:eastAsia="Wingdings" w:hAnsi="Wingdings" w:cs="Wingdings"/>
              </w:rPr>
            </w:pPr>
            <w:r w:rsidRPr="008A2C26">
              <w:rPr>
                <w:rFonts w:ascii="Wingdings" w:eastAsia="Wingdings" w:hAnsi="Wingdings" w:cs="Wingdings"/>
              </w:rPr>
              <w:t></w:t>
            </w:r>
          </w:p>
        </w:tc>
      </w:tr>
      <w:tr w:rsidR="00CA4A50" w:rsidRPr="00896140" w14:paraId="42394DF7" w14:textId="180D133A"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60BC8EC0"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Other healthcare professionals</w:t>
            </w:r>
          </w:p>
        </w:tc>
        <w:tc>
          <w:tcPr>
            <w:tcW w:w="2846" w:type="dxa"/>
            <w:tcBorders>
              <w:top w:val="single" w:sz="4" w:space="0" w:color="auto"/>
              <w:left w:val="single" w:sz="4" w:space="0" w:color="auto"/>
              <w:bottom w:val="single" w:sz="4" w:space="0" w:color="auto"/>
              <w:right w:val="single" w:sz="4" w:space="0" w:color="auto"/>
            </w:tcBorders>
            <w:vAlign w:val="center"/>
          </w:tcPr>
          <w:p w14:paraId="3CBD38D0" w14:textId="77777777" w:rsidR="00CA4A50" w:rsidRPr="00896140" w:rsidRDefault="00CA4A50">
            <w:pPr>
              <w:pStyle w:val="NoSpacing"/>
              <w:jc w:val="center"/>
              <w:rPr>
                <w:rFonts w:cs="Arial"/>
              </w:rPr>
            </w:pPr>
            <w:r w:rsidRPr="00A624C6">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3A55AAF3" w14:textId="66C641D5" w:rsidR="00B9756D" w:rsidRPr="00A624C6" w:rsidRDefault="00A7228C">
            <w:pPr>
              <w:pStyle w:val="NoSpacing"/>
              <w:jc w:val="center"/>
              <w:rPr>
                <w:rFonts w:ascii="Wingdings" w:eastAsia="Wingdings" w:hAnsi="Wingdings" w:cs="Wingdings"/>
              </w:rPr>
            </w:pPr>
            <w:r w:rsidRPr="008A2C26">
              <w:rPr>
                <w:rFonts w:ascii="Wingdings" w:eastAsia="Wingdings" w:hAnsi="Wingdings" w:cs="Wingdings"/>
              </w:rPr>
              <w:t></w:t>
            </w:r>
          </w:p>
        </w:tc>
      </w:tr>
      <w:tr w:rsidR="00CA4A50" w:rsidRPr="00896140" w14:paraId="2503B845" w14:textId="554826F9">
        <w:trPr>
          <w:trHeight w:val="454"/>
          <w:jc w:val="center"/>
        </w:trPr>
        <w:tc>
          <w:tcPr>
            <w:tcW w:w="9350" w:type="dxa"/>
            <w:gridSpan w:val="3"/>
            <w:vAlign w:val="center"/>
          </w:tcPr>
          <w:p w14:paraId="4A1B2B5E" w14:textId="523981C4" w:rsidR="00B9756D" w:rsidRPr="00896140" w:rsidRDefault="00A7228C">
            <w:pPr>
              <w:pStyle w:val="NoSpacing"/>
              <w:rPr>
                <w:rFonts w:cs="Arial"/>
                <w:b/>
                <w:sz w:val="24"/>
                <w:szCs w:val="24"/>
              </w:rPr>
            </w:pPr>
            <w:r w:rsidRPr="00896140">
              <w:rPr>
                <w:rFonts w:cs="Arial"/>
                <w:b/>
                <w:sz w:val="24"/>
                <w:szCs w:val="24"/>
              </w:rPr>
              <w:t>Other Sources</w:t>
            </w:r>
          </w:p>
        </w:tc>
      </w:tr>
      <w:tr w:rsidR="00CA4A50" w:rsidRPr="00896140" w14:paraId="2DC73AA2" w14:textId="7DD14FC1"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1AC0FCD8"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Continuing medical education (CME)</w:t>
            </w:r>
          </w:p>
        </w:tc>
        <w:tc>
          <w:tcPr>
            <w:tcW w:w="2846" w:type="dxa"/>
            <w:tcBorders>
              <w:top w:val="single" w:sz="4" w:space="0" w:color="auto"/>
              <w:left w:val="single" w:sz="4" w:space="0" w:color="auto"/>
              <w:bottom w:val="single" w:sz="4" w:space="0" w:color="auto"/>
              <w:right w:val="single" w:sz="4" w:space="0" w:color="auto"/>
            </w:tcBorders>
            <w:vAlign w:val="center"/>
          </w:tcPr>
          <w:p w14:paraId="78B0B2C5" w14:textId="77777777" w:rsidR="00CA4A50" w:rsidRPr="00896140" w:rsidRDefault="00CA4A50">
            <w:pPr>
              <w:pStyle w:val="NoSpacing"/>
              <w:jc w:val="center"/>
              <w:rPr>
                <w:rFonts w:eastAsia="Wingdings" w:cs="Arial"/>
                <w:sz w:val="24"/>
                <w:szCs w:val="24"/>
              </w:rPr>
            </w:pPr>
            <w:r w:rsidRPr="00A0483D">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35E292E2" w14:textId="2529B517" w:rsidR="00B9756D" w:rsidRPr="00A0483D" w:rsidRDefault="00A7228C">
            <w:pPr>
              <w:pStyle w:val="NoSpacing"/>
              <w:jc w:val="center"/>
              <w:rPr>
                <w:rFonts w:ascii="Wingdings" w:eastAsia="Wingdings" w:hAnsi="Wingdings" w:cs="Wingdings"/>
              </w:rPr>
            </w:pPr>
            <w:r w:rsidRPr="00E92685">
              <w:rPr>
                <w:rFonts w:ascii="Wingdings" w:eastAsia="Wingdings" w:hAnsi="Wingdings" w:cs="Wingdings"/>
              </w:rPr>
              <w:t></w:t>
            </w:r>
          </w:p>
        </w:tc>
      </w:tr>
      <w:tr w:rsidR="00CA4A50" w:rsidRPr="00896140" w14:paraId="51FB7FD9" w14:textId="37F658CA"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4F21377C"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t>Brochures</w:t>
            </w:r>
          </w:p>
        </w:tc>
        <w:tc>
          <w:tcPr>
            <w:tcW w:w="2846" w:type="dxa"/>
            <w:tcBorders>
              <w:top w:val="single" w:sz="4" w:space="0" w:color="auto"/>
              <w:left w:val="single" w:sz="4" w:space="0" w:color="auto"/>
              <w:bottom w:val="single" w:sz="4" w:space="0" w:color="auto"/>
              <w:right w:val="single" w:sz="4" w:space="0" w:color="auto"/>
            </w:tcBorders>
            <w:vAlign w:val="center"/>
          </w:tcPr>
          <w:p w14:paraId="485A79B2" w14:textId="77777777" w:rsidR="00CA4A50" w:rsidRPr="00896140" w:rsidRDefault="00CA4A50">
            <w:pPr>
              <w:pStyle w:val="NoSpacing"/>
              <w:jc w:val="center"/>
              <w:rPr>
                <w:rFonts w:eastAsia="Wingdings" w:cs="Arial"/>
                <w:sz w:val="24"/>
                <w:szCs w:val="24"/>
              </w:rPr>
            </w:pPr>
            <w:r w:rsidRPr="00A0483D">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174634F1" w14:textId="4C14EE79" w:rsidR="00B9756D" w:rsidRPr="00A0483D" w:rsidRDefault="00A7228C">
            <w:pPr>
              <w:pStyle w:val="NoSpacing"/>
              <w:jc w:val="center"/>
              <w:rPr>
                <w:rFonts w:ascii="Wingdings" w:eastAsia="Wingdings" w:hAnsi="Wingdings" w:cs="Wingdings"/>
              </w:rPr>
            </w:pPr>
            <w:r w:rsidRPr="00E92685">
              <w:rPr>
                <w:rFonts w:ascii="Wingdings" w:eastAsia="Wingdings" w:hAnsi="Wingdings" w:cs="Wingdings"/>
              </w:rPr>
              <w:t></w:t>
            </w:r>
          </w:p>
        </w:tc>
      </w:tr>
      <w:tr w:rsidR="00CA4A50" w:rsidRPr="00896140" w14:paraId="7F3098E0" w14:textId="7E14C796"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38648E09" w14:textId="77777777" w:rsidR="00CA4A50" w:rsidRPr="00896140" w:rsidRDefault="00CA4A50" w:rsidP="003A2961">
            <w:pPr>
              <w:pStyle w:val="NoSpacing"/>
              <w:numPr>
                <w:ilvl w:val="0"/>
                <w:numId w:val="30"/>
              </w:numPr>
              <w:rPr>
                <w:rFonts w:cs="Arial"/>
                <w:sz w:val="24"/>
                <w:szCs w:val="24"/>
              </w:rPr>
            </w:pPr>
            <w:r w:rsidRPr="00896140">
              <w:rPr>
                <w:rFonts w:cs="Arial"/>
                <w:color w:val="000000"/>
                <w:sz w:val="24"/>
                <w:szCs w:val="24"/>
              </w:rPr>
              <w:t>National educational programs from professional societies (e.g., The American Academy of Nurse Practitioners, American Academy of Physician Assistants, etc.)</w:t>
            </w:r>
          </w:p>
        </w:tc>
        <w:tc>
          <w:tcPr>
            <w:tcW w:w="2846" w:type="dxa"/>
            <w:tcBorders>
              <w:top w:val="single" w:sz="4" w:space="0" w:color="auto"/>
              <w:left w:val="single" w:sz="4" w:space="0" w:color="auto"/>
              <w:bottom w:val="single" w:sz="4" w:space="0" w:color="auto"/>
              <w:right w:val="single" w:sz="4" w:space="0" w:color="auto"/>
            </w:tcBorders>
            <w:vAlign w:val="center"/>
          </w:tcPr>
          <w:p w14:paraId="04A9BFD2" w14:textId="77777777" w:rsidR="00CA4A50" w:rsidRPr="00896140" w:rsidRDefault="00CA4A50">
            <w:pPr>
              <w:pStyle w:val="NoSpacing"/>
              <w:jc w:val="center"/>
              <w:rPr>
                <w:rFonts w:eastAsia="Wingdings" w:cs="Arial"/>
                <w:sz w:val="24"/>
                <w:szCs w:val="24"/>
              </w:rPr>
            </w:pPr>
            <w:r w:rsidRPr="00A0483D">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5EB0AC8D" w14:textId="5A0D7DDC" w:rsidR="00B9756D" w:rsidRPr="00A0483D" w:rsidRDefault="00A7228C">
            <w:pPr>
              <w:pStyle w:val="NoSpacing"/>
              <w:jc w:val="center"/>
              <w:rPr>
                <w:rFonts w:ascii="Wingdings" w:eastAsia="Wingdings" w:hAnsi="Wingdings" w:cs="Wingdings"/>
              </w:rPr>
            </w:pPr>
            <w:r w:rsidRPr="00E92685">
              <w:rPr>
                <w:rFonts w:ascii="Wingdings" w:eastAsia="Wingdings" w:hAnsi="Wingdings" w:cs="Wingdings"/>
              </w:rPr>
              <w:t></w:t>
            </w:r>
          </w:p>
        </w:tc>
      </w:tr>
      <w:tr w:rsidR="00CA4A50" w:rsidRPr="00896140" w14:paraId="5A7650AC" w14:textId="2D9CC3AD"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0665D56B" w14:textId="77777777" w:rsidR="00CA4A50" w:rsidRPr="00896140" w:rsidRDefault="00CA4A50" w:rsidP="003A2961">
            <w:pPr>
              <w:pStyle w:val="NoSpacing"/>
              <w:numPr>
                <w:ilvl w:val="0"/>
                <w:numId w:val="30"/>
              </w:numPr>
              <w:rPr>
                <w:rFonts w:cs="Arial"/>
                <w:sz w:val="24"/>
                <w:szCs w:val="24"/>
              </w:rPr>
            </w:pPr>
            <w:r w:rsidRPr="00896140">
              <w:rPr>
                <w:rFonts w:cs="Arial"/>
                <w:color w:val="000000"/>
                <w:sz w:val="24"/>
                <w:szCs w:val="24"/>
              </w:rPr>
              <w:t>Regional or local educational programs from professional societies</w:t>
            </w:r>
          </w:p>
        </w:tc>
        <w:tc>
          <w:tcPr>
            <w:tcW w:w="2846" w:type="dxa"/>
            <w:tcBorders>
              <w:top w:val="single" w:sz="4" w:space="0" w:color="auto"/>
              <w:left w:val="single" w:sz="4" w:space="0" w:color="auto"/>
              <w:bottom w:val="single" w:sz="4" w:space="0" w:color="auto"/>
              <w:right w:val="single" w:sz="4" w:space="0" w:color="auto"/>
            </w:tcBorders>
            <w:vAlign w:val="center"/>
          </w:tcPr>
          <w:p w14:paraId="0BB93015" w14:textId="77777777" w:rsidR="00CA4A50" w:rsidRPr="00896140" w:rsidRDefault="00CA4A50">
            <w:pPr>
              <w:pStyle w:val="NoSpacing"/>
              <w:jc w:val="center"/>
              <w:rPr>
                <w:rFonts w:cs="Arial"/>
              </w:rPr>
            </w:pPr>
            <w:r w:rsidRPr="00A0483D">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19BFDFFC" w14:textId="52A23BF5" w:rsidR="00B9756D" w:rsidRPr="00A0483D" w:rsidRDefault="00A7228C">
            <w:pPr>
              <w:pStyle w:val="NoSpacing"/>
              <w:jc w:val="center"/>
              <w:rPr>
                <w:rFonts w:ascii="Wingdings" w:eastAsia="Wingdings" w:hAnsi="Wingdings" w:cs="Wingdings"/>
              </w:rPr>
            </w:pPr>
            <w:r w:rsidRPr="00E92685">
              <w:rPr>
                <w:rFonts w:ascii="Wingdings" w:eastAsia="Wingdings" w:hAnsi="Wingdings" w:cs="Wingdings"/>
              </w:rPr>
              <w:t></w:t>
            </w:r>
          </w:p>
        </w:tc>
      </w:tr>
      <w:tr w:rsidR="00CA4A50" w:rsidRPr="00896140" w14:paraId="55F6659B" w14:textId="30457346" w:rsidTr="00A722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4709" w:type="dxa"/>
            <w:tcBorders>
              <w:top w:val="single" w:sz="4" w:space="0" w:color="auto"/>
              <w:left w:val="single" w:sz="4" w:space="0" w:color="auto"/>
              <w:bottom w:val="single" w:sz="4" w:space="0" w:color="auto"/>
              <w:right w:val="single" w:sz="4" w:space="0" w:color="auto"/>
            </w:tcBorders>
            <w:vAlign w:val="center"/>
          </w:tcPr>
          <w:p w14:paraId="0801B56C" w14:textId="77777777" w:rsidR="00CA4A50" w:rsidRPr="00896140" w:rsidRDefault="00CA4A50" w:rsidP="003A2961">
            <w:pPr>
              <w:pStyle w:val="NoSpacing"/>
              <w:numPr>
                <w:ilvl w:val="0"/>
                <w:numId w:val="30"/>
              </w:numPr>
              <w:rPr>
                <w:rFonts w:cs="Arial"/>
                <w:sz w:val="24"/>
                <w:szCs w:val="24"/>
              </w:rPr>
            </w:pPr>
            <w:r w:rsidRPr="00896140">
              <w:rPr>
                <w:rFonts w:cs="Arial"/>
                <w:sz w:val="24"/>
                <w:szCs w:val="24"/>
              </w:rPr>
              <w:lastRenderedPageBreak/>
              <w:t xml:space="preserve">Other (Please specify:____) </w:t>
            </w:r>
          </w:p>
        </w:tc>
        <w:tc>
          <w:tcPr>
            <w:tcW w:w="2846" w:type="dxa"/>
            <w:tcBorders>
              <w:top w:val="single" w:sz="4" w:space="0" w:color="auto"/>
              <w:left w:val="single" w:sz="4" w:space="0" w:color="auto"/>
              <w:bottom w:val="single" w:sz="4" w:space="0" w:color="auto"/>
              <w:right w:val="single" w:sz="4" w:space="0" w:color="auto"/>
            </w:tcBorders>
            <w:vAlign w:val="center"/>
          </w:tcPr>
          <w:p w14:paraId="4499A908" w14:textId="77777777" w:rsidR="00CA4A50" w:rsidRPr="00896140" w:rsidRDefault="00CA4A50">
            <w:pPr>
              <w:pStyle w:val="NoSpacing"/>
              <w:jc w:val="center"/>
              <w:rPr>
                <w:rFonts w:cs="Arial"/>
              </w:rPr>
            </w:pPr>
            <w:r w:rsidRPr="00A0483D">
              <w:rPr>
                <w:rFonts w:ascii="Wingdings" w:eastAsia="Wingdings" w:hAnsi="Wingdings" w:cs="Wingdings"/>
              </w:rPr>
              <w:t></w:t>
            </w:r>
          </w:p>
        </w:tc>
        <w:tc>
          <w:tcPr>
            <w:tcW w:w="1795" w:type="dxa"/>
            <w:tcBorders>
              <w:top w:val="single" w:sz="4" w:space="0" w:color="auto"/>
              <w:left w:val="single" w:sz="4" w:space="0" w:color="auto"/>
              <w:bottom w:val="single" w:sz="4" w:space="0" w:color="auto"/>
              <w:right w:val="single" w:sz="4" w:space="0" w:color="auto"/>
            </w:tcBorders>
            <w:vAlign w:val="center"/>
          </w:tcPr>
          <w:p w14:paraId="0741591D" w14:textId="34E31A72" w:rsidR="00B9756D" w:rsidRPr="00A0483D" w:rsidRDefault="00A7228C">
            <w:pPr>
              <w:pStyle w:val="NoSpacing"/>
              <w:jc w:val="center"/>
              <w:rPr>
                <w:rFonts w:ascii="Wingdings" w:eastAsia="Wingdings" w:hAnsi="Wingdings" w:cs="Wingdings"/>
              </w:rPr>
            </w:pPr>
            <w:r w:rsidRPr="00E92685">
              <w:rPr>
                <w:rFonts w:ascii="Wingdings" w:eastAsia="Wingdings" w:hAnsi="Wingdings" w:cs="Wingdings"/>
              </w:rPr>
              <w:t></w:t>
            </w:r>
          </w:p>
        </w:tc>
      </w:tr>
    </w:tbl>
    <w:p w14:paraId="68A4D302" w14:textId="77777777" w:rsidR="00CA4A50" w:rsidRPr="00896140" w:rsidRDefault="00CA4A50" w:rsidP="00CA4A50">
      <w:pPr>
        <w:ind w:left="720" w:hanging="720"/>
      </w:pPr>
    </w:p>
    <w:p w14:paraId="7989DC4A" w14:textId="77777777" w:rsidR="00CA4A50" w:rsidRDefault="00CA4A50" w:rsidP="00CA4A50">
      <w:pPr>
        <w:ind w:left="714" w:hanging="714"/>
        <w:rPr>
          <w:rFonts w:cs="MS Mincho"/>
          <w:bCs/>
          <w:color w:val="0000FF"/>
        </w:rPr>
      </w:pPr>
    </w:p>
    <w:p w14:paraId="38D4F8D2" w14:textId="77777777" w:rsidR="00CA4A50" w:rsidRDefault="00CA4A50" w:rsidP="00CA4A50">
      <w:pPr>
        <w:spacing w:after="160" w:line="259" w:lineRule="auto"/>
        <w:rPr>
          <w:rFonts w:cs="MS Mincho"/>
          <w:bCs/>
          <w:color w:val="0000FF"/>
        </w:rPr>
      </w:pPr>
      <w:r>
        <w:rPr>
          <w:rFonts w:cs="MS Mincho"/>
          <w:bCs/>
          <w:color w:val="0000FF"/>
        </w:rPr>
        <w:br w:type="page"/>
      </w:r>
    </w:p>
    <w:p w14:paraId="2434082A" w14:textId="77777777" w:rsidR="00897270" w:rsidRPr="00896140" w:rsidRDefault="00897270" w:rsidP="00897270">
      <w:pPr>
        <w:tabs>
          <w:tab w:val="left" w:pos="1230"/>
        </w:tabs>
        <w:rPr>
          <w:rFonts w:asciiTheme="minorHAnsi" w:hAnsiTheme="minorHAnsi" w:cstheme="minorHAnsi"/>
          <w:sz w:val="22"/>
        </w:rPr>
      </w:pPr>
      <w:r w:rsidRPr="00896140">
        <w:rPr>
          <w:noProof/>
          <w:lang w:val="en-IN" w:eastAsia="en-IN"/>
        </w:rPr>
        <w:lastRenderedPageBreak/>
        <mc:AlternateContent>
          <mc:Choice Requires="wps">
            <w:drawing>
              <wp:anchor distT="0" distB="0" distL="114300" distR="114300" simplePos="0" relativeHeight="251658247" behindDoc="1" locked="0" layoutInCell="1" allowOverlap="1" wp14:anchorId="2ABD239B" wp14:editId="350BC17C">
                <wp:simplePos x="0" y="0"/>
                <wp:positionH relativeFrom="column">
                  <wp:posOffset>0</wp:posOffset>
                </wp:positionH>
                <wp:positionV relativeFrom="paragraph">
                  <wp:posOffset>0</wp:posOffset>
                </wp:positionV>
                <wp:extent cx="5886450" cy="295275"/>
                <wp:effectExtent l="0" t="0" r="19050" b="28575"/>
                <wp:wrapNone/>
                <wp:docPr id="1797227655" name="Rectangle 1797227655"/>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EFCDB" w14:textId="0F7EB472" w:rsidR="00897270" w:rsidRPr="004908EC" w:rsidRDefault="00897270" w:rsidP="00897270">
                            <w:pPr>
                              <w:jc w:val="center"/>
                              <w:rPr>
                                <w:b/>
                                <w:bCs/>
                                <w:color w:val="0000FF"/>
                                <w:lang w:val="en-GB"/>
                              </w:rPr>
                            </w:pPr>
                            <w:r>
                              <w:rPr>
                                <w:b/>
                                <w:bCs/>
                                <w:color w:val="0000FF"/>
                                <w:lang w:val="en-GB"/>
                              </w:rPr>
                              <w:t xml:space="preserve">Section </w:t>
                            </w:r>
                            <w:r w:rsidR="00E21514">
                              <w:rPr>
                                <w:b/>
                                <w:bCs/>
                                <w:color w:val="0000FF"/>
                                <w:lang w:val="en-GB"/>
                              </w:rPr>
                              <w:t>C</w:t>
                            </w:r>
                            <w:r>
                              <w:rPr>
                                <w:b/>
                                <w:bCs/>
                                <w:color w:val="0000FF"/>
                                <w:lang w:val="en-GB"/>
                              </w:rPr>
                              <w:t xml:space="preserve">: </w:t>
                            </w:r>
                            <w:r w:rsidRPr="002B1FA1">
                              <w:rPr>
                                <w:b/>
                                <w:bCs/>
                                <w:color w:val="0000FF"/>
                                <w:lang w:val="en-GB"/>
                              </w:rPr>
                              <w:t xml:space="preserve">Patient </w:t>
                            </w:r>
                            <w:r>
                              <w:rPr>
                                <w:b/>
                                <w:bCs/>
                                <w:color w:val="0000FF"/>
                                <w:lang w:val="en-GB"/>
                              </w:rPr>
                              <w:t>Characteristics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D239B" id="Rectangle 1797227655" o:spid="_x0000_s1030" style="position:absolute;margin-left:0;margin-top:0;width:463.5pt;height:23.25pt;z-index:-25165823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" fillcolor="#0cf" strokecolor="black [3213]">
                <v:textbox>
                  <w:txbxContent>
                    <w:p w14:paraId="293EFCDB" w14:textId="0F7EB472" w:rsidR="00897270" w:rsidRPr="004908EC" w:rsidRDefault="00897270" w:rsidP="00897270">
                      <w:pPr>
                        <w:jc w:val="center"/>
                        <w:rPr>
                          <w:b/>
                          <w:bCs/>
                          <w:color w:val="0000FF"/>
                          <w:lang w:val="en-GB"/>
                        </w:rPr>
                      </w:pPr>
                      <w:r>
                        <w:rPr>
                          <w:b/>
                          <w:bCs/>
                          <w:color w:val="0000FF"/>
                          <w:lang w:val="en-GB"/>
                        </w:rPr>
                        <w:t xml:space="preserve">Section </w:t>
                      </w:r>
                      <w:r w:rsidR="00E21514">
                        <w:rPr>
                          <w:b/>
                          <w:bCs/>
                          <w:color w:val="0000FF"/>
                          <w:lang w:val="en-GB"/>
                        </w:rPr>
                        <w:t>C</w:t>
                      </w:r>
                      <w:r>
                        <w:rPr>
                          <w:b/>
                          <w:bCs/>
                          <w:color w:val="0000FF"/>
                          <w:lang w:val="en-GB"/>
                        </w:rPr>
                        <w:t xml:space="preserve">: </w:t>
                      </w:r>
                      <w:r w:rsidRPr="002B1FA1">
                        <w:rPr>
                          <w:b/>
                          <w:bCs/>
                          <w:color w:val="0000FF"/>
                          <w:lang w:val="en-GB"/>
                        </w:rPr>
                        <w:t xml:space="preserve">Patient </w:t>
                      </w:r>
                      <w:r>
                        <w:rPr>
                          <w:b/>
                          <w:bCs/>
                          <w:color w:val="0000FF"/>
                          <w:lang w:val="en-GB"/>
                        </w:rPr>
                        <w:t>Characteristics</w:t>
                      </w:r>
                    </w:p>
                  </w:txbxContent>
                </v:textbox>
              </v:rect>
            </w:pict>
          </mc:Fallback>
        </mc:AlternateContent>
      </w:r>
    </w:p>
    <w:p w14:paraId="7B2A0899" w14:textId="77777777" w:rsidR="00897270" w:rsidRPr="00896140" w:rsidRDefault="00897270" w:rsidP="00897270">
      <w:pPr>
        <w:rPr>
          <w:rFonts w:asciiTheme="minorHAnsi" w:hAnsiTheme="minorHAnsi" w:cstheme="minorHAnsi"/>
          <w:sz w:val="22"/>
        </w:rPr>
      </w:pPr>
    </w:p>
    <w:p w14:paraId="138D22EA" w14:textId="77777777" w:rsidR="00832104" w:rsidRPr="00896140" w:rsidRDefault="00832104" w:rsidP="00897270">
      <w:pPr>
        <w:ind w:left="602" w:hanging="728"/>
        <w:rPr>
          <w:rFonts w:cs="Arial"/>
          <w:color w:val="0000FF"/>
        </w:rPr>
      </w:pPr>
    </w:p>
    <w:p w14:paraId="28811917" w14:textId="39F40175" w:rsidR="00897270" w:rsidRPr="00896140" w:rsidRDefault="00E21514" w:rsidP="00897270">
      <w:pPr>
        <w:ind w:left="602" w:hanging="728"/>
        <w:rPr>
          <w:rFonts w:cs="Arial"/>
          <w:szCs w:val="24"/>
        </w:rPr>
      </w:pPr>
      <w:r>
        <w:rPr>
          <w:rFonts w:cs="Arial"/>
          <w:color w:val="0000FF"/>
          <w:szCs w:val="24"/>
        </w:rPr>
        <w:t>C</w:t>
      </w:r>
      <w:r w:rsidR="00897270" w:rsidRPr="00896140">
        <w:rPr>
          <w:rFonts w:cs="Arial"/>
          <w:color w:val="0000FF"/>
          <w:szCs w:val="24"/>
        </w:rPr>
        <w:t xml:space="preserve">1. </w:t>
      </w:r>
      <w:r w:rsidR="00897270" w:rsidRPr="00896140">
        <w:rPr>
          <w:rFonts w:cs="Arial"/>
          <w:color w:val="3333FF"/>
          <w:szCs w:val="24"/>
        </w:rPr>
        <w:tab/>
      </w:r>
      <w:r w:rsidR="00897270" w:rsidRPr="00896140">
        <w:rPr>
          <w:rFonts w:cs="Arial"/>
          <w:szCs w:val="24"/>
        </w:rPr>
        <w:t xml:space="preserve">Of </w:t>
      </w:r>
      <w:r w:rsidR="00736B3C">
        <w:rPr>
          <w:rFonts w:cs="Arial"/>
          <w:szCs w:val="24"/>
        </w:rPr>
        <w:t xml:space="preserve">the </w:t>
      </w:r>
      <w:r w:rsidR="00736B3C">
        <w:rPr>
          <w:rFonts w:cs="Arial"/>
          <w:b/>
          <w:szCs w:val="24"/>
        </w:rPr>
        <w:t>moderate to severe</w:t>
      </w:r>
      <w:r w:rsidR="00897270" w:rsidRPr="00896140">
        <w:rPr>
          <w:rFonts w:cs="Arial"/>
          <w:szCs w:val="24"/>
        </w:rPr>
        <w:t xml:space="preserve"> </w:t>
      </w:r>
      <w:r w:rsidR="00006A8C">
        <w:rPr>
          <w:rFonts w:cs="Arial"/>
          <w:b/>
          <w:szCs w:val="24"/>
        </w:rPr>
        <w:t xml:space="preserve">THERAPY AREA </w:t>
      </w:r>
      <w:r w:rsidR="00897270" w:rsidRPr="00896140">
        <w:rPr>
          <w:rFonts w:cs="Arial"/>
          <w:szCs w:val="24"/>
        </w:rPr>
        <w:t xml:space="preserve">patients </w:t>
      </w:r>
      <w:r w:rsidR="00736B3C">
        <w:rPr>
          <w:rFonts w:cs="Arial"/>
          <w:szCs w:val="24"/>
        </w:rPr>
        <w:t xml:space="preserve">that you have </w:t>
      </w:r>
      <w:r w:rsidR="00897270" w:rsidRPr="00896140">
        <w:rPr>
          <w:rFonts w:cs="Arial"/>
          <w:szCs w:val="24"/>
        </w:rPr>
        <w:t xml:space="preserve">seen in the </w:t>
      </w:r>
      <w:r w:rsidR="00897270" w:rsidRPr="00896140">
        <w:rPr>
          <w:rFonts w:cs="Arial"/>
          <w:b/>
          <w:szCs w:val="24"/>
          <w:u w:val="single"/>
        </w:rPr>
        <w:t>past 3 months</w:t>
      </w:r>
      <w:r w:rsidR="00897270" w:rsidRPr="00896140">
        <w:rPr>
          <w:rFonts w:cs="Arial"/>
          <w:szCs w:val="24"/>
        </w:rPr>
        <w:t xml:space="preserve">, what percent </w:t>
      </w:r>
      <w:r w:rsidR="00C96D3E" w:rsidRPr="00896140">
        <w:rPr>
          <w:rFonts w:cs="Arial"/>
          <w:szCs w:val="24"/>
        </w:rPr>
        <w:t>fall</w:t>
      </w:r>
      <w:r w:rsidR="00897270" w:rsidRPr="00896140">
        <w:rPr>
          <w:rFonts w:cs="Arial"/>
          <w:szCs w:val="24"/>
        </w:rPr>
        <w:t xml:space="preserve"> under each </w:t>
      </w:r>
      <w:r w:rsidR="00897270" w:rsidRPr="00896140">
        <w:rPr>
          <w:rFonts w:cs="Arial"/>
          <w:b/>
          <w:szCs w:val="24"/>
        </w:rPr>
        <w:t>age</w:t>
      </w:r>
      <w:r w:rsidR="00897270" w:rsidRPr="00896140">
        <w:rPr>
          <w:rFonts w:cs="Arial"/>
          <w:szCs w:val="24"/>
        </w:rPr>
        <w:t xml:space="preserve"> </w:t>
      </w:r>
      <w:r w:rsidR="00897270" w:rsidRPr="00896140">
        <w:rPr>
          <w:rFonts w:cs="Arial"/>
          <w:b/>
          <w:szCs w:val="24"/>
        </w:rPr>
        <w:t>range</w:t>
      </w:r>
      <w:r w:rsidR="00897270" w:rsidRPr="00896140">
        <w:rPr>
          <w:rFonts w:cs="Arial"/>
          <w:szCs w:val="24"/>
        </w:rPr>
        <w:t>?</w:t>
      </w:r>
    </w:p>
    <w:p w14:paraId="7BAC5607" w14:textId="77777777" w:rsidR="00897270" w:rsidRPr="00896140" w:rsidRDefault="00897270" w:rsidP="00897270">
      <w:pPr>
        <w:ind w:left="1134" w:hanging="567"/>
        <w:rPr>
          <w:rFonts w:cs="Arial"/>
          <w:szCs w:val="24"/>
        </w:rPr>
      </w:pPr>
    </w:p>
    <w:p w14:paraId="1D6D401C" w14:textId="77777777" w:rsidR="00897270" w:rsidRPr="00896140" w:rsidRDefault="00897270" w:rsidP="00897270">
      <w:pPr>
        <w:ind w:left="1134" w:hanging="567"/>
        <w:rPr>
          <w:rFonts w:cs="Arial"/>
          <w:szCs w:val="24"/>
        </w:rPr>
      </w:pPr>
      <w:r w:rsidRPr="00896140">
        <w:rPr>
          <w:rFonts w:cs="Arial"/>
          <w:szCs w:val="24"/>
        </w:rPr>
        <w:t>Your answers must sum to 100%</w:t>
      </w:r>
    </w:p>
    <w:p w14:paraId="03412580" w14:textId="77777777" w:rsidR="00897270" w:rsidRPr="00896140" w:rsidRDefault="00897270" w:rsidP="00897270">
      <w:pPr>
        <w:rPr>
          <w:rFonts w:cs="Arial"/>
          <w:szCs w:val="24"/>
        </w:rPr>
      </w:pPr>
    </w:p>
    <w:p w14:paraId="7548633B" w14:textId="77777777" w:rsidR="00897270" w:rsidRPr="00896140" w:rsidRDefault="00897270" w:rsidP="00897270">
      <w:pPr>
        <w:ind w:firstLine="567"/>
        <w:rPr>
          <w:rFonts w:cs="Arial"/>
          <w:color w:val="0000FF"/>
          <w:szCs w:val="24"/>
        </w:rPr>
      </w:pPr>
      <w:r w:rsidRPr="00896140">
        <w:rPr>
          <w:rFonts w:cs="Arial"/>
          <w:color w:val="0000FF"/>
          <w:szCs w:val="24"/>
        </w:rPr>
        <w:t>[PN: Total must sum to 100%. Do not randomize options.]</w:t>
      </w:r>
    </w:p>
    <w:p w14:paraId="7513D66E" w14:textId="77777777" w:rsidR="00897270" w:rsidRPr="00896140" w:rsidRDefault="00897270" w:rsidP="00897270">
      <w:pPr>
        <w:rPr>
          <w:rFonts w:cs="Arial"/>
          <w:color w:val="3333FF"/>
          <w:szCs w:val="24"/>
        </w:rPr>
      </w:pPr>
    </w:p>
    <w:tbl>
      <w:tblPr>
        <w:tblStyle w:val="TableGrid"/>
        <w:tblW w:w="0" w:type="auto"/>
        <w:jc w:val="center"/>
        <w:tblLook w:val="04A0" w:firstRow="1" w:lastRow="0" w:firstColumn="1" w:lastColumn="0" w:noHBand="0" w:noVBand="1"/>
      </w:tblPr>
      <w:tblGrid>
        <w:gridCol w:w="5669"/>
        <w:gridCol w:w="2693"/>
      </w:tblGrid>
      <w:tr w:rsidR="00897270" w:rsidRPr="00896140" w14:paraId="22CD0E2E" w14:textId="77777777">
        <w:trPr>
          <w:trHeight w:val="454"/>
          <w:jc w:val="center"/>
        </w:trPr>
        <w:tc>
          <w:tcPr>
            <w:tcW w:w="5669" w:type="dxa"/>
            <w:vAlign w:val="center"/>
          </w:tcPr>
          <w:p w14:paraId="15161E71" w14:textId="77777777" w:rsidR="00897270" w:rsidRPr="00896140" w:rsidRDefault="00897270">
            <w:pPr>
              <w:pStyle w:val="ListParagraph"/>
              <w:ind w:left="0"/>
              <w:jc w:val="center"/>
              <w:rPr>
                <w:rFonts w:ascii="Arial" w:hAnsi="Arial" w:cs="Arial"/>
                <w:b/>
                <w:sz w:val="24"/>
                <w:szCs w:val="24"/>
              </w:rPr>
            </w:pPr>
            <w:r w:rsidRPr="00896140">
              <w:rPr>
                <w:rFonts w:ascii="Arial" w:hAnsi="Arial" w:cs="Arial"/>
                <w:b/>
                <w:sz w:val="24"/>
                <w:szCs w:val="24"/>
              </w:rPr>
              <w:t>Age Range of Patients</w:t>
            </w:r>
          </w:p>
        </w:tc>
        <w:tc>
          <w:tcPr>
            <w:tcW w:w="2693" w:type="dxa"/>
            <w:vAlign w:val="center"/>
          </w:tcPr>
          <w:p w14:paraId="0C9A9EDC" w14:textId="77777777" w:rsidR="00897270" w:rsidRPr="00896140" w:rsidRDefault="00897270">
            <w:pPr>
              <w:jc w:val="center"/>
              <w:rPr>
                <w:rFonts w:ascii="Arial" w:hAnsi="Arial" w:cs="Arial"/>
                <w:b/>
                <w:sz w:val="24"/>
                <w:szCs w:val="24"/>
              </w:rPr>
            </w:pPr>
            <w:r w:rsidRPr="00896140">
              <w:rPr>
                <w:rFonts w:ascii="Arial" w:hAnsi="Arial" w:cs="Arial"/>
                <w:b/>
                <w:sz w:val="24"/>
                <w:szCs w:val="24"/>
              </w:rPr>
              <w:t>Percent of Patients</w:t>
            </w:r>
          </w:p>
        </w:tc>
      </w:tr>
      <w:tr w:rsidR="00897270" w:rsidRPr="00896140" w14:paraId="4B06C9DF" w14:textId="77777777">
        <w:trPr>
          <w:trHeight w:val="454"/>
          <w:jc w:val="center"/>
        </w:trPr>
        <w:tc>
          <w:tcPr>
            <w:tcW w:w="5669" w:type="dxa"/>
            <w:vAlign w:val="center"/>
          </w:tcPr>
          <w:p w14:paraId="2FA5AD4A" w14:textId="77777777" w:rsidR="00897270" w:rsidRPr="00896140" w:rsidRDefault="00897270" w:rsidP="003A2961">
            <w:pPr>
              <w:pStyle w:val="ListParagraph"/>
              <w:numPr>
                <w:ilvl w:val="0"/>
                <w:numId w:val="14"/>
              </w:numPr>
              <w:ind w:left="499" w:hanging="357"/>
              <w:rPr>
                <w:rFonts w:ascii="Arial" w:hAnsi="Arial" w:cs="Arial"/>
                <w:sz w:val="24"/>
                <w:szCs w:val="24"/>
              </w:rPr>
            </w:pPr>
            <w:r w:rsidRPr="00896140">
              <w:rPr>
                <w:rFonts w:ascii="Arial" w:hAnsi="Arial" w:cs="Arial"/>
                <w:color w:val="000000" w:themeColor="text1"/>
                <w:sz w:val="24"/>
                <w:szCs w:val="24"/>
              </w:rPr>
              <w:t>&lt; 18</w:t>
            </w:r>
          </w:p>
        </w:tc>
        <w:tc>
          <w:tcPr>
            <w:tcW w:w="2693" w:type="dxa"/>
            <w:vAlign w:val="center"/>
          </w:tcPr>
          <w:p w14:paraId="01F5BAAA"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58F0CCDC" w14:textId="77777777">
        <w:trPr>
          <w:trHeight w:val="454"/>
          <w:jc w:val="center"/>
        </w:trPr>
        <w:tc>
          <w:tcPr>
            <w:tcW w:w="5669" w:type="dxa"/>
            <w:vAlign w:val="center"/>
          </w:tcPr>
          <w:p w14:paraId="5E7B601B" w14:textId="77777777" w:rsidR="00897270" w:rsidRPr="00896140" w:rsidRDefault="00897270" w:rsidP="003A2961">
            <w:pPr>
              <w:pStyle w:val="ListParagraph"/>
              <w:numPr>
                <w:ilvl w:val="0"/>
                <w:numId w:val="14"/>
              </w:numPr>
              <w:ind w:left="499" w:hanging="357"/>
              <w:rPr>
                <w:rFonts w:ascii="Arial" w:hAnsi="Arial" w:cs="Arial"/>
                <w:sz w:val="24"/>
                <w:szCs w:val="24"/>
              </w:rPr>
            </w:pPr>
            <w:r w:rsidRPr="00896140">
              <w:rPr>
                <w:rFonts w:ascii="Arial" w:hAnsi="Arial" w:cs="Arial"/>
                <w:color w:val="000000" w:themeColor="text1"/>
                <w:sz w:val="24"/>
                <w:szCs w:val="24"/>
              </w:rPr>
              <w:t>18-24</w:t>
            </w:r>
          </w:p>
        </w:tc>
        <w:tc>
          <w:tcPr>
            <w:tcW w:w="2693" w:type="dxa"/>
            <w:vAlign w:val="center"/>
          </w:tcPr>
          <w:p w14:paraId="3E22D276"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5D6D5151" w14:textId="77777777">
        <w:trPr>
          <w:trHeight w:val="454"/>
          <w:jc w:val="center"/>
        </w:trPr>
        <w:tc>
          <w:tcPr>
            <w:tcW w:w="5669" w:type="dxa"/>
            <w:vAlign w:val="center"/>
          </w:tcPr>
          <w:p w14:paraId="28F00584" w14:textId="77777777" w:rsidR="00897270" w:rsidRPr="00896140" w:rsidRDefault="00897270" w:rsidP="003A2961">
            <w:pPr>
              <w:pStyle w:val="ListParagraph"/>
              <w:numPr>
                <w:ilvl w:val="0"/>
                <w:numId w:val="14"/>
              </w:numPr>
              <w:ind w:left="499" w:hanging="357"/>
              <w:rPr>
                <w:rFonts w:ascii="Arial" w:hAnsi="Arial" w:cs="Arial"/>
                <w:sz w:val="24"/>
                <w:szCs w:val="24"/>
              </w:rPr>
            </w:pPr>
            <w:r w:rsidRPr="00896140">
              <w:rPr>
                <w:rFonts w:ascii="Arial" w:hAnsi="Arial" w:cs="Arial"/>
                <w:color w:val="000000" w:themeColor="text1"/>
                <w:sz w:val="24"/>
                <w:szCs w:val="24"/>
              </w:rPr>
              <w:t>25-34</w:t>
            </w:r>
          </w:p>
        </w:tc>
        <w:tc>
          <w:tcPr>
            <w:tcW w:w="2693" w:type="dxa"/>
            <w:vAlign w:val="center"/>
          </w:tcPr>
          <w:p w14:paraId="1B105A85"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3A411FE0" w14:textId="77777777">
        <w:trPr>
          <w:trHeight w:val="454"/>
          <w:jc w:val="center"/>
        </w:trPr>
        <w:tc>
          <w:tcPr>
            <w:tcW w:w="5669" w:type="dxa"/>
            <w:vAlign w:val="center"/>
          </w:tcPr>
          <w:p w14:paraId="45D588B0" w14:textId="77777777" w:rsidR="00897270" w:rsidRPr="00896140" w:rsidRDefault="00897270" w:rsidP="003A2961">
            <w:pPr>
              <w:pStyle w:val="ListParagraph"/>
              <w:numPr>
                <w:ilvl w:val="0"/>
                <w:numId w:val="14"/>
              </w:numPr>
              <w:ind w:left="499" w:hanging="357"/>
              <w:rPr>
                <w:rFonts w:ascii="Arial" w:hAnsi="Arial" w:cs="Arial"/>
                <w:sz w:val="24"/>
                <w:szCs w:val="24"/>
              </w:rPr>
            </w:pPr>
            <w:r w:rsidRPr="00896140">
              <w:rPr>
                <w:rFonts w:ascii="Arial" w:hAnsi="Arial" w:cs="Arial"/>
                <w:color w:val="000000" w:themeColor="text1"/>
                <w:sz w:val="24"/>
                <w:szCs w:val="24"/>
              </w:rPr>
              <w:t>35-49</w:t>
            </w:r>
          </w:p>
        </w:tc>
        <w:tc>
          <w:tcPr>
            <w:tcW w:w="2693" w:type="dxa"/>
            <w:vAlign w:val="center"/>
          </w:tcPr>
          <w:p w14:paraId="2BE98FDF"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0E5F620D" w14:textId="77777777">
        <w:trPr>
          <w:trHeight w:val="454"/>
          <w:jc w:val="center"/>
        </w:trPr>
        <w:tc>
          <w:tcPr>
            <w:tcW w:w="5669" w:type="dxa"/>
            <w:vAlign w:val="center"/>
          </w:tcPr>
          <w:p w14:paraId="6F70A140" w14:textId="77777777" w:rsidR="00897270" w:rsidRPr="00896140" w:rsidRDefault="00897270" w:rsidP="003A2961">
            <w:pPr>
              <w:pStyle w:val="ListParagraph"/>
              <w:numPr>
                <w:ilvl w:val="0"/>
                <w:numId w:val="14"/>
              </w:numPr>
              <w:ind w:left="499" w:hanging="357"/>
              <w:rPr>
                <w:rFonts w:ascii="Arial" w:hAnsi="Arial" w:cs="Arial"/>
                <w:sz w:val="24"/>
                <w:szCs w:val="24"/>
              </w:rPr>
            </w:pPr>
            <w:r w:rsidRPr="00896140">
              <w:rPr>
                <w:rFonts w:ascii="Arial" w:hAnsi="Arial" w:cs="Arial"/>
                <w:color w:val="000000" w:themeColor="text1"/>
                <w:sz w:val="24"/>
                <w:szCs w:val="24"/>
              </w:rPr>
              <w:t>50+</w:t>
            </w:r>
          </w:p>
        </w:tc>
        <w:tc>
          <w:tcPr>
            <w:tcW w:w="2693" w:type="dxa"/>
            <w:vAlign w:val="center"/>
          </w:tcPr>
          <w:p w14:paraId="4EE6FC06"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3F30BB63" w14:textId="77777777">
        <w:trPr>
          <w:trHeight w:val="454"/>
          <w:jc w:val="center"/>
        </w:trPr>
        <w:tc>
          <w:tcPr>
            <w:tcW w:w="5669" w:type="dxa"/>
            <w:vAlign w:val="center"/>
          </w:tcPr>
          <w:p w14:paraId="7C414777" w14:textId="77777777" w:rsidR="00897270" w:rsidRPr="00896140" w:rsidRDefault="00897270">
            <w:pPr>
              <w:jc w:val="center"/>
              <w:rPr>
                <w:rFonts w:ascii="Arial" w:hAnsi="Arial" w:cs="Arial"/>
                <w:b/>
                <w:sz w:val="24"/>
                <w:szCs w:val="24"/>
              </w:rPr>
            </w:pPr>
            <w:r w:rsidRPr="00896140">
              <w:rPr>
                <w:rFonts w:ascii="Arial" w:hAnsi="Arial" w:cs="Arial"/>
                <w:b/>
                <w:sz w:val="24"/>
                <w:szCs w:val="24"/>
              </w:rPr>
              <w:t>TOTAL</w:t>
            </w:r>
          </w:p>
        </w:tc>
        <w:tc>
          <w:tcPr>
            <w:tcW w:w="2693" w:type="dxa"/>
            <w:vAlign w:val="center"/>
          </w:tcPr>
          <w:p w14:paraId="6F5F89A7" w14:textId="128F89F2" w:rsidR="00897270" w:rsidRPr="00896140" w:rsidRDefault="00897270">
            <w:pPr>
              <w:jc w:val="center"/>
              <w:rPr>
                <w:rFonts w:ascii="Arial" w:hAnsi="Arial" w:cs="Arial"/>
                <w:b/>
                <w:sz w:val="24"/>
                <w:szCs w:val="24"/>
              </w:rPr>
            </w:pPr>
            <w:r w:rsidRPr="00896140">
              <w:rPr>
                <w:rFonts w:ascii="Arial" w:hAnsi="Arial" w:cs="Arial"/>
                <w:b/>
                <w:color w:val="0000FF"/>
                <w:sz w:val="24"/>
                <w:szCs w:val="24"/>
              </w:rPr>
              <w:t xml:space="preserve">[PN: </w:t>
            </w:r>
            <w:r w:rsidR="00E51F24">
              <w:rPr>
                <w:rFonts w:ascii="Arial" w:hAnsi="Arial" w:cs="Arial"/>
                <w:b/>
                <w:color w:val="0000FF"/>
                <w:sz w:val="24"/>
                <w:szCs w:val="24"/>
              </w:rPr>
              <w:t xml:space="preserve">Sum to </w:t>
            </w:r>
            <w:r w:rsidRPr="00896140">
              <w:rPr>
                <w:rFonts w:ascii="Arial" w:hAnsi="Arial" w:cs="Arial"/>
                <w:b/>
                <w:color w:val="0000FF"/>
                <w:sz w:val="24"/>
                <w:szCs w:val="24"/>
              </w:rPr>
              <w:t>100%]</w:t>
            </w:r>
          </w:p>
        </w:tc>
      </w:tr>
    </w:tbl>
    <w:p w14:paraId="4B919836" w14:textId="77777777" w:rsidR="00897270" w:rsidRPr="00896140" w:rsidRDefault="00897270" w:rsidP="00897270">
      <w:pPr>
        <w:ind w:left="720" w:hanging="720"/>
        <w:rPr>
          <w:rFonts w:cs="Arial"/>
          <w:color w:val="0000FF"/>
          <w:szCs w:val="24"/>
        </w:rPr>
      </w:pPr>
    </w:p>
    <w:p w14:paraId="2B8921E4" w14:textId="5DA7F1A1" w:rsidR="00897270" w:rsidRPr="00896140" w:rsidRDefault="00E21514" w:rsidP="00897270">
      <w:pPr>
        <w:spacing w:after="160" w:line="259" w:lineRule="auto"/>
        <w:ind w:left="720" w:hanging="720"/>
        <w:rPr>
          <w:rFonts w:cs="Arial"/>
          <w:szCs w:val="24"/>
        </w:rPr>
      </w:pPr>
      <w:r>
        <w:rPr>
          <w:rFonts w:cs="Arial"/>
          <w:color w:val="0000FF"/>
          <w:szCs w:val="24"/>
        </w:rPr>
        <w:t>C</w:t>
      </w:r>
      <w:r w:rsidR="00897270" w:rsidRPr="00896140">
        <w:rPr>
          <w:rFonts w:cs="Arial"/>
          <w:color w:val="0000FF"/>
          <w:szCs w:val="24"/>
        </w:rPr>
        <w:t xml:space="preserve">2. </w:t>
      </w:r>
      <w:r w:rsidR="00897270" w:rsidRPr="00896140">
        <w:rPr>
          <w:rFonts w:cs="Arial"/>
          <w:color w:val="0000FF"/>
          <w:szCs w:val="24"/>
        </w:rPr>
        <w:tab/>
      </w:r>
      <w:r w:rsidR="00897270" w:rsidRPr="00896140">
        <w:rPr>
          <w:rFonts w:cs="Arial"/>
          <w:szCs w:val="24"/>
        </w:rPr>
        <w:t xml:space="preserve">Of </w:t>
      </w:r>
      <w:r w:rsidR="00736B3C">
        <w:rPr>
          <w:rFonts w:cs="Arial"/>
          <w:szCs w:val="24"/>
        </w:rPr>
        <w:t xml:space="preserve">the </w:t>
      </w:r>
      <w:r w:rsidR="00736B3C">
        <w:rPr>
          <w:rFonts w:cs="Arial"/>
          <w:b/>
          <w:szCs w:val="24"/>
        </w:rPr>
        <w:t>moderate to severe</w:t>
      </w:r>
      <w:r w:rsidR="00897270" w:rsidRPr="00896140">
        <w:rPr>
          <w:rFonts w:cs="Arial"/>
          <w:szCs w:val="24"/>
        </w:rPr>
        <w:t xml:space="preserve"> </w:t>
      </w:r>
      <w:r w:rsidR="00006A8C">
        <w:rPr>
          <w:rFonts w:cs="Arial"/>
          <w:b/>
          <w:szCs w:val="24"/>
        </w:rPr>
        <w:t xml:space="preserve">THERAPY AREA </w:t>
      </w:r>
      <w:r w:rsidR="00897270" w:rsidRPr="00896140">
        <w:rPr>
          <w:rFonts w:cs="Arial"/>
          <w:szCs w:val="24"/>
        </w:rPr>
        <w:t xml:space="preserve">patients </w:t>
      </w:r>
      <w:r w:rsidR="00736B3C">
        <w:rPr>
          <w:rFonts w:cs="Arial"/>
          <w:szCs w:val="24"/>
        </w:rPr>
        <w:t xml:space="preserve">that you have </w:t>
      </w:r>
      <w:r w:rsidR="00897270" w:rsidRPr="00896140">
        <w:rPr>
          <w:rFonts w:cs="Arial"/>
          <w:szCs w:val="24"/>
        </w:rPr>
        <w:t xml:space="preserve">seen in the </w:t>
      </w:r>
      <w:r w:rsidR="00897270" w:rsidRPr="00896140">
        <w:rPr>
          <w:rFonts w:cs="Arial"/>
          <w:b/>
          <w:szCs w:val="24"/>
          <w:u w:val="single"/>
        </w:rPr>
        <w:t>past 12 months</w:t>
      </w:r>
      <w:r w:rsidR="00897270" w:rsidRPr="00896140">
        <w:rPr>
          <w:rFonts w:eastAsia="Times New Roman" w:cs="Arial"/>
          <w:szCs w:val="24"/>
        </w:rPr>
        <w:t>, what</w:t>
      </w:r>
      <w:r w:rsidR="00897270" w:rsidRPr="00896140">
        <w:rPr>
          <w:rFonts w:cs="Arial"/>
          <w:szCs w:val="24"/>
        </w:rPr>
        <w:t xml:space="preserve"> is the approximate </w:t>
      </w:r>
      <w:r w:rsidR="00897270" w:rsidRPr="00896140">
        <w:rPr>
          <w:rFonts w:cs="Arial"/>
          <w:b/>
          <w:szCs w:val="24"/>
        </w:rPr>
        <w:t>gender</w:t>
      </w:r>
      <w:r w:rsidR="00897270" w:rsidRPr="00896140">
        <w:rPr>
          <w:rFonts w:cs="Arial"/>
          <w:szCs w:val="24"/>
        </w:rPr>
        <w:t xml:space="preserve"> distribution?</w:t>
      </w:r>
    </w:p>
    <w:p w14:paraId="46E5EC3D" w14:textId="77777777" w:rsidR="00897270" w:rsidRPr="00896140" w:rsidRDefault="00897270" w:rsidP="00897270">
      <w:pPr>
        <w:ind w:left="720"/>
        <w:rPr>
          <w:rFonts w:cs="Arial"/>
          <w:szCs w:val="24"/>
        </w:rPr>
      </w:pPr>
      <w:r w:rsidRPr="00896140">
        <w:t xml:space="preserve">Please provide your best estimate. </w:t>
      </w:r>
      <w:r w:rsidRPr="00896140">
        <w:rPr>
          <w:rFonts w:cs="Arial"/>
          <w:szCs w:val="24"/>
        </w:rPr>
        <w:t>Your answers must sum to 100%.</w:t>
      </w:r>
    </w:p>
    <w:p w14:paraId="7DA4B3C7" w14:textId="77777777" w:rsidR="00897270" w:rsidRPr="00896140" w:rsidRDefault="00897270" w:rsidP="00897270">
      <w:pPr>
        <w:ind w:left="720" w:hanging="720"/>
        <w:rPr>
          <w:rFonts w:cs="Arial"/>
          <w:szCs w:val="24"/>
        </w:rPr>
      </w:pPr>
    </w:p>
    <w:p w14:paraId="3291CE68" w14:textId="77777777" w:rsidR="00897270" w:rsidRPr="00896140" w:rsidRDefault="00897270" w:rsidP="00897270">
      <w:pPr>
        <w:ind w:firstLine="720"/>
        <w:rPr>
          <w:rFonts w:cs="Arial"/>
          <w:color w:val="0000FF"/>
          <w:szCs w:val="24"/>
        </w:rPr>
      </w:pPr>
      <w:r w:rsidRPr="00896140">
        <w:rPr>
          <w:rFonts w:cs="Arial"/>
          <w:color w:val="0000FF"/>
          <w:szCs w:val="24"/>
        </w:rPr>
        <w:t>[PN: Total must add up to 100%. Do not randomize options.]</w:t>
      </w:r>
    </w:p>
    <w:p w14:paraId="1EA84207" w14:textId="77777777" w:rsidR="00897270" w:rsidRPr="00896140" w:rsidRDefault="00897270" w:rsidP="00897270">
      <w:pPr>
        <w:ind w:firstLine="720"/>
        <w:rPr>
          <w:rFonts w:cs="Arial"/>
          <w:color w:val="3333FF"/>
          <w:szCs w:val="24"/>
        </w:rPr>
      </w:pPr>
    </w:p>
    <w:tbl>
      <w:tblPr>
        <w:tblStyle w:val="TableGrid"/>
        <w:tblW w:w="0" w:type="auto"/>
        <w:jc w:val="center"/>
        <w:tblLook w:val="04A0" w:firstRow="1" w:lastRow="0" w:firstColumn="1" w:lastColumn="0" w:noHBand="0" w:noVBand="1"/>
      </w:tblPr>
      <w:tblGrid>
        <w:gridCol w:w="5669"/>
        <w:gridCol w:w="2693"/>
      </w:tblGrid>
      <w:tr w:rsidR="00897270" w:rsidRPr="00896140" w14:paraId="1D98C5FA" w14:textId="77777777">
        <w:trPr>
          <w:trHeight w:val="454"/>
          <w:jc w:val="center"/>
        </w:trPr>
        <w:tc>
          <w:tcPr>
            <w:tcW w:w="5669" w:type="dxa"/>
            <w:vAlign w:val="center"/>
          </w:tcPr>
          <w:p w14:paraId="37F9BCA4" w14:textId="77777777" w:rsidR="00897270" w:rsidRPr="00896140" w:rsidRDefault="00897270">
            <w:pPr>
              <w:pStyle w:val="ListParagraph"/>
              <w:ind w:left="357" w:hanging="357"/>
              <w:jc w:val="center"/>
              <w:rPr>
                <w:rFonts w:ascii="Arial" w:hAnsi="Arial" w:cs="Arial"/>
                <w:b/>
                <w:sz w:val="24"/>
                <w:szCs w:val="24"/>
              </w:rPr>
            </w:pPr>
            <w:r w:rsidRPr="00896140">
              <w:rPr>
                <w:rFonts w:ascii="Arial" w:hAnsi="Arial" w:cs="Arial"/>
                <w:b/>
                <w:sz w:val="24"/>
                <w:szCs w:val="24"/>
              </w:rPr>
              <w:t>Patient Gender</w:t>
            </w:r>
          </w:p>
        </w:tc>
        <w:tc>
          <w:tcPr>
            <w:tcW w:w="2693" w:type="dxa"/>
            <w:vAlign w:val="center"/>
          </w:tcPr>
          <w:p w14:paraId="02C6BEF7" w14:textId="77777777" w:rsidR="00897270" w:rsidRPr="00896140" w:rsidRDefault="00897270">
            <w:pPr>
              <w:jc w:val="center"/>
              <w:rPr>
                <w:rFonts w:ascii="Arial" w:hAnsi="Arial" w:cs="Arial"/>
                <w:b/>
                <w:sz w:val="24"/>
                <w:szCs w:val="24"/>
              </w:rPr>
            </w:pPr>
            <w:r w:rsidRPr="00896140">
              <w:rPr>
                <w:rFonts w:ascii="Arial" w:hAnsi="Arial" w:cs="Arial"/>
                <w:b/>
                <w:sz w:val="24"/>
                <w:szCs w:val="24"/>
              </w:rPr>
              <w:t>Percent of Patients</w:t>
            </w:r>
          </w:p>
        </w:tc>
      </w:tr>
      <w:tr w:rsidR="00897270" w:rsidRPr="00896140" w14:paraId="31FC75A8" w14:textId="77777777">
        <w:trPr>
          <w:trHeight w:val="454"/>
          <w:jc w:val="center"/>
        </w:trPr>
        <w:tc>
          <w:tcPr>
            <w:tcW w:w="5669" w:type="dxa"/>
            <w:vAlign w:val="center"/>
          </w:tcPr>
          <w:p w14:paraId="08EFBCCD" w14:textId="77777777" w:rsidR="00897270" w:rsidRPr="00896140" w:rsidRDefault="00897270" w:rsidP="003A2961">
            <w:pPr>
              <w:pStyle w:val="ListParagraph"/>
              <w:numPr>
                <w:ilvl w:val="0"/>
                <w:numId w:val="15"/>
              </w:numPr>
              <w:ind w:left="499" w:hanging="357"/>
              <w:contextualSpacing w:val="0"/>
              <w:rPr>
                <w:rFonts w:ascii="Arial" w:hAnsi="Arial" w:cs="Arial"/>
                <w:sz w:val="24"/>
                <w:szCs w:val="24"/>
              </w:rPr>
            </w:pPr>
            <w:r w:rsidRPr="00896140">
              <w:rPr>
                <w:rFonts w:ascii="Arial" w:hAnsi="Arial" w:cs="Arial"/>
                <w:sz w:val="24"/>
                <w:szCs w:val="24"/>
              </w:rPr>
              <w:t>Male</w:t>
            </w:r>
          </w:p>
        </w:tc>
        <w:tc>
          <w:tcPr>
            <w:tcW w:w="2693" w:type="dxa"/>
            <w:vAlign w:val="center"/>
          </w:tcPr>
          <w:p w14:paraId="702AB8B2"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655FAAC6" w14:textId="77777777">
        <w:trPr>
          <w:trHeight w:val="454"/>
          <w:jc w:val="center"/>
        </w:trPr>
        <w:tc>
          <w:tcPr>
            <w:tcW w:w="5669" w:type="dxa"/>
            <w:vAlign w:val="center"/>
          </w:tcPr>
          <w:p w14:paraId="3D3A8493" w14:textId="77777777" w:rsidR="00897270" w:rsidRPr="00896140" w:rsidRDefault="00897270" w:rsidP="003A2961">
            <w:pPr>
              <w:pStyle w:val="ListParagraph"/>
              <w:numPr>
                <w:ilvl w:val="0"/>
                <w:numId w:val="15"/>
              </w:numPr>
              <w:ind w:left="499" w:hanging="357"/>
              <w:contextualSpacing w:val="0"/>
              <w:rPr>
                <w:rFonts w:ascii="Arial" w:hAnsi="Arial" w:cs="Arial"/>
                <w:sz w:val="24"/>
                <w:szCs w:val="24"/>
              </w:rPr>
            </w:pPr>
            <w:r w:rsidRPr="00896140">
              <w:rPr>
                <w:rFonts w:ascii="Arial" w:hAnsi="Arial" w:cs="Arial"/>
                <w:sz w:val="24"/>
                <w:szCs w:val="24"/>
              </w:rPr>
              <w:t>Female</w:t>
            </w:r>
          </w:p>
        </w:tc>
        <w:tc>
          <w:tcPr>
            <w:tcW w:w="2693" w:type="dxa"/>
            <w:vAlign w:val="center"/>
          </w:tcPr>
          <w:p w14:paraId="08FCCD61"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0F520293" w14:textId="77777777">
        <w:trPr>
          <w:trHeight w:val="454"/>
          <w:jc w:val="center"/>
        </w:trPr>
        <w:tc>
          <w:tcPr>
            <w:tcW w:w="5669" w:type="dxa"/>
            <w:vAlign w:val="center"/>
          </w:tcPr>
          <w:p w14:paraId="22275209" w14:textId="77777777" w:rsidR="00897270" w:rsidRPr="00896140" w:rsidRDefault="00897270" w:rsidP="003A2961">
            <w:pPr>
              <w:pStyle w:val="ListParagraph"/>
              <w:numPr>
                <w:ilvl w:val="0"/>
                <w:numId w:val="15"/>
              </w:numPr>
              <w:ind w:left="499" w:hanging="357"/>
              <w:contextualSpacing w:val="0"/>
              <w:rPr>
                <w:rFonts w:ascii="Arial" w:hAnsi="Arial" w:cs="Arial"/>
                <w:sz w:val="24"/>
                <w:szCs w:val="24"/>
              </w:rPr>
            </w:pPr>
            <w:r w:rsidRPr="00896140">
              <w:rPr>
                <w:rFonts w:ascii="Arial" w:hAnsi="Arial" w:cs="Arial"/>
                <w:sz w:val="24"/>
                <w:szCs w:val="24"/>
              </w:rPr>
              <w:t xml:space="preserve">Other </w:t>
            </w:r>
          </w:p>
        </w:tc>
        <w:tc>
          <w:tcPr>
            <w:tcW w:w="2693" w:type="dxa"/>
            <w:vAlign w:val="center"/>
          </w:tcPr>
          <w:p w14:paraId="5982F085" w14:textId="77777777" w:rsidR="00897270" w:rsidRPr="00896140" w:rsidRDefault="00897270">
            <w:pPr>
              <w:jc w:val="center"/>
              <w:rPr>
                <w:rFonts w:ascii="Arial" w:hAnsi="Arial" w:cs="Arial"/>
                <w:sz w:val="24"/>
                <w:szCs w:val="24"/>
              </w:rPr>
            </w:pPr>
            <w:r w:rsidRPr="00896140">
              <w:rPr>
                <w:rFonts w:ascii="Arial" w:hAnsi="Arial" w:cs="Arial"/>
                <w:sz w:val="24"/>
                <w:szCs w:val="24"/>
              </w:rPr>
              <w:t>______%</w:t>
            </w:r>
          </w:p>
        </w:tc>
      </w:tr>
      <w:tr w:rsidR="00897270" w:rsidRPr="00896140" w14:paraId="600DE090" w14:textId="77777777">
        <w:trPr>
          <w:trHeight w:val="454"/>
          <w:jc w:val="center"/>
        </w:trPr>
        <w:tc>
          <w:tcPr>
            <w:tcW w:w="5669" w:type="dxa"/>
            <w:vAlign w:val="center"/>
          </w:tcPr>
          <w:p w14:paraId="5839763A" w14:textId="77777777" w:rsidR="00897270" w:rsidRPr="00896140" w:rsidRDefault="00897270">
            <w:pPr>
              <w:jc w:val="center"/>
              <w:rPr>
                <w:rFonts w:ascii="Arial" w:hAnsi="Arial" w:cs="Arial"/>
                <w:b/>
                <w:sz w:val="24"/>
                <w:szCs w:val="24"/>
              </w:rPr>
            </w:pPr>
            <w:r w:rsidRPr="00896140">
              <w:rPr>
                <w:rFonts w:ascii="Arial" w:hAnsi="Arial" w:cs="Arial"/>
                <w:b/>
                <w:sz w:val="24"/>
                <w:szCs w:val="24"/>
              </w:rPr>
              <w:t>TOTAL</w:t>
            </w:r>
          </w:p>
        </w:tc>
        <w:tc>
          <w:tcPr>
            <w:tcW w:w="2693" w:type="dxa"/>
            <w:vAlign w:val="center"/>
          </w:tcPr>
          <w:p w14:paraId="2F796B15" w14:textId="19883DB4" w:rsidR="00897270" w:rsidRPr="00896140" w:rsidRDefault="00897270">
            <w:pPr>
              <w:jc w:val="center"/>
              <w:rPr>
                <w:rFonts w:ascii="Arial" w:hAnsi="Arial" w:cs="Arial"/>
                <w:b/>
                <w:sz w:val="24"/>
                <w:szCs w:val="24"/>
              </w:rPr>
            </w:pPr>
            <w:r w:rsidRPr="00896140">
              <w:rPr>
                <w:rFonts w:ascii="Arial" w:hAnsi="Arial" w:cs="Arial"/>
                <w:b/>
                <w:color w:val="0000FF"/>
                <w:sz w:val="24"/>
                <w:szCs w:val="24"/>
              </w:rPr>
              <w:t xml:space="preserve">[PN: </w:t>
            </w:r>
            <w:r w:rsidR="00E51F24">
              <w:rPr>
                <w:rFonts w:ascii="Arial" w:hAnsi="Arial" w:cs="Arial"/>
                <w:b/>
                <w:color w:val="0000FF"/>
                <w:sz w:val="24"/>
                <w:szCs w:val="24"/>
              </w:rPr>
              <w:t xml:space="preserve">Sum to </w:t>
            </w:r>
            <w:r w:rsidRPr="00896140">
              <w:rPr>
                <w:rFonts w:ascii="Arial" w:hAnsi="Arial" w:cs="Arial"/>
                <w:b/>
                <w:color w:val="0000FF"/>
                <w:sz w:val="24"/>
                <w:szCs w:val="24"/>
              </w:rPr>
              <w:t>100%]</w:t>
            </w:r>
          </w:p>
        </w:tc>
      </w:tr>
    </w:tbl>
    <w:p w14:paraId="0F6CEFA6" w14:textId="77777777" w:rsidR="00897270" w:rsidRPr="00896140" w:rsidRDefault="00897270" w:rsidP="00897270">
      <w:pPr>
        <w:spacing w:after="160" w:line="259" w:lineRule="auto"/>
        <w:ind w:left="720" w:hanging="720"/>
        <w:rPr>
          <w:rFonts w:cs="Arial"/>
          <w:color w:val="0000FF"/>
          <w:szCs w:val="24"/>
        </w:rPr>
      </w:pPr>
    </w:p>
    <w:p w14:paraId="61326608" w14:textId="77777777" w:rsidR="00897270" w:rsidRPr="00896140" w:rsidRDefault="00897270" w:rsidP="00897270">
      <w:pPr>
        <w:rPr>
          <w:rFonts w:cs="Arial"/>
          <w:color w:val="3333FF"/>
          <w:szCs w:val="24"/>
        </w:rPr>
      </w:pPr>
    </w:p>
    <w:p w14:paraId="24C0C500" w14:textId="46F43C49" w:rsidR="00897270" w:rsidRPr="00896140" w:rsidRDefault="00897270" w:rsidP="00446FF7">
      <w:pPr>
        <w:spacing w:after="160" w:line="259" w:lineRule="auto"/>
        <w:rPr>
          <w:rFonts w:cs="Arial"/>
          <w:color w:val="3333FF"/>
          <w:szCs w:val="24"/>
        </w:rPr>
      </w:pPr>
      <w:r w:rsidRPr="00896140">
        <w:rPr>
          <w:rFonts w:cs="Arial"/>
          <w:color w:val="0000FF"/>
          <w:szCs w:val="24"/>
        </w:rPr>
        <w:br w:type="page"/>
      </w:r>
    </w:p>
    <w:p w14:paraId="12525B7B" w14:textId="4A8FC620" w:rsidR="00897270" w:rsidRPr="00896140" w:rsidRDefault="00E21514" w:rsidP="00897270">
      <w:pPr>
        <w:ind w:left="720" w:hanging="720"/>
        <w:rPr>
          <w:rFonts w:cs="Arial"/>
          <w:szCs w:val="24"/>
        </w:rPr>
      </w:pPr>
      <w:r>
        <w:rPr>
          <w:rFonts w:cs="Arial"/>
          <w:color w:val="0000FF"/>
          <w:szCs w:val="24"/>
        </w:rPr>
        <w:lastRenderedPageBreak/>
        <w:t>C</w:t>
      </w:r>
      <w:r w:rsidR="00897270" w:rsidRPr="00896140">
        <w:rPr>
          <w:rFonts w:cs="Arial"/>
          <w:color w:val="0000FF"/>
          <w:szCs w:val="24"/>
        </w:rPr>
        <w:t xml:space="preserve">3. </w:t>
      </w:r>
      <w:r w:rsidR="00897270" w:rsidRPr="00896140">
        <w:rPr>
          <w:rFonts w:cs="Arial"/>
          <w:color w:val="0000FF"/>
          <w:szCs w:val="24"/>
        </w:rPr>
        <w:tab/>
      </w:r>
      <w:r w:rsidR="00897270" w:rsidRPr="00896140">
        <w:rPr>
          <w:rFonts w:cs="Arial"/>
          <w:szCs w:val="24"/>
        </w:rPr>
        <w:t xml:space="preserve">Of </w:t>
      </w:r>
      <w:r w:rsidR="00736B3C">
        <w:rPr>
          <w:rFonts w:cs="Arial"/>
          <w:szCs w:val="24"/>
        </w:rPr>
        <w:t xml:space="preserve">the </w:t>
      </w:r>
      <w:r w:rsidR="00736B3C">
        <w:rPr>
          <w:rFonts w:cs="Arial"/>
          <w:b/>
          <w:szCs w:val="24"/>
        </w:rPr>
        <w:t>moderate to severe</w:t>
      </w:r>
      <w:r w:rsidR="00897270" w:rsidRPr="00896140">
        <w:rPr>
          <w:rFonts w:cs="Arial"/>
          <w:szCs w:val="24"/>
        </w:rPr>
        <w:t xml:space="preserve"> </w:t>
      </w:r>
      <w:r w:rsidR="00006A8C">
        <w:rPr>
          <w:rFonts w:cs="Arial"/>
          <w:b/>
          <w:szCs w:val="24"/>
        </w:rPr>
        <w:t xml:space="preserve">THERAPY AREA </w:t>
      </w:r>
      <w:r w:rsidR="00897270" w:rsidRPr="00896140">
        <w:rPr>
          <w:rFonts w:cs="Arial"/>
          <w:szCs w:val="24"/>
        </w:rPr>
        <w:t xml:space="preserve">patients </w:t>
      </w:r>
      <w:r w:rsidR="00736B3C">
        <w:rPr>
          <w:rFonts w:cs="Arial"/>
          <w:szCs w:val="24"/>
        </w:rPr>
        <w:t xml:space="preserve">that you have </w:t>
      </w:r>
      <w:r w:rsidR="00897270" w:rsidRPr="00896140">
        <w:rPr>
          <w:rFonts w:cs="Arial"/>
          <w:szCs w:val="24"/>
        </w:rPr>
        <w:t xml:space="preserve">seen in the </w:t>
      </w:r>
      <w:r w:rsidR="00897270" w:rsidRPr="00896140">
        <w:rPr>
          <w:rFonts w:cs="Arial"/>
          <w:b/>
          <w:szCs w:val="24"/>
          <w:u w:val="single"/>
        </w:rPr>
        <w:t>past 12 months</w:t>
      </w:r>
      <w:r w:rsidR="00897270" w:rsidRPr="00896140">
        <w:rPr>
          <w:rFonts w:cs="Arial"/>
          <w:szCs w:val="24"/>
        </w:rPr>
        <w:t xml:space="preserve">, what percent have the following kinds of </w:t>
      </w:r>
      <w:r w:rsidR="00897270" w:rsidRPr="00896140">
        <w:rPr>
          <w:rFonts w:cs="Arial"/>
          <w:b/>
          <w:szCs w:val="24"/>
        </w:rPr>
        <w:t>primary insurance</w:t>
      </w:r>
      <w:r w:rsidR="00897270" w:rsidRPr="00896140">
        <w:rPr>
          <w:rFonts w:cs="Arial"/>
          <w:szCs w:val="24"/>
        </w:rPr>
        <w:t xml:space="preserve">? </w:t>
      </w:r>
    </w:p>
    <w:p w14:paraId="7C8C4649" w14:textId="77777777" w:rsidR="00897270" w:rsidRPr="00896140" w:rsidRDefault="00897270" w:rsidP="00897270">
      <w:pPr>
        <w:ind w:left="720"/>
        <w:rPr>
          <w:rFonts w:cs="Arial"/>
          <w:szCs w:val="24"/>
        </w:rPr>
      </w:pPr>
    </w:p>
    <w:p w14:paraId="2C715F19" w14:textId="77777777" w:rsidR="00897270" w:rsidRPr="00896140" w:rsidRDefault="00897270" w:rsidP="00897270">
      <w:pPr>
        <w:ind w:left="720"/>
        <w:rPr>
          <w:rFonts w:cs="Arial"/>
          <w:szCs w:val="24"/>
        </w:rPr>
      </w:pPr>
      <w:r w:rsidRPr="00896140">
        <w:rPr>
          <w:rFonts w:cs="Arial"/>
          <w:szCs w:val="24"/>
        </w:rPr>
        <w:t>To account for patients with multiple forms of insurance, your answer may sum to more than 100%.</w:t>
      </w:r>
    </w:p>
    <w:p w14:paraId="145A103C" w14:textId="77777777" w:rsidR="00897270" w:rsidRPr="00896140" w:rsidRDefault="00897270" w:rsidP="00897270">
      <w:pPr>
        <w:ind w:firstLine="720"/>
        <w:rPr>
          <w:rFonts w:cs="Arial"/>
          <w:color w:val="3333FF"/>
          <w:szCs w:val="24"/>
        </w:rPr>
      </w:pPr>
    </w:p>
    <w:p w14:paraId="5E2D9294" w14:textId="77777777" w:rsidR="00897270" w:rsidRPr="00896140" w:rsidRDefault="00897270" w:rsidP="00897270">
      <w:pPr>
        <w:ind w:firstLine="720"/>
        <w:rPr>
          <w:rFonts w:cs="Arial"/>
          <w:color w:val="0000FF"/>
          <w:szCs w:val="24"/>
        </w:rPr>
      </w:pPr>
      <w:r w:rsidRPr="00896140">
        <w:rPr>
          <w:rFonts w:cs="Arial"/>
          <w:color w:val="0000FF"/>
          <w:szCs w:val="24"/>
        </w:rPr>
        <w:t xml:space="preserve">[PN: </w:t>
      </w:r>
      <w:r w:rsidRPr="00896140">
        <w:rPr>
          <w:rFonts w:eastAsia="Segoe UI" w:cs="Arial"/>
          <w:color w:val="0000FF"/>
          <w:szCs w:val="24"/>
        </w:rPr>
        <w:t>Total must sum to at least 100%. Do not randomize options.]</w:t>
      </w:r>
    </w:p>
    <w:p w14:paraId="155D2E3B" w14:textId="77777777" w:rsidR="00897270" w:rsidRPr="00896140" w:rsidRDefault="00897270" w:rsidP="00897270">
      <w:pPr>
        <w:ind w:firstLine="720"/>
        <w:rPr>
          <w:rFonts w:cs="Arial"/>
          <w:color w:val="3333FF"/>
          <w:szCs w:val="24"/>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5669"/>
        <w:gridCol w:w="2693"/>
      </w:tblGrid>
      <w:tr w:rsidR="00897270" w:rsidRPr="00896140" w14:paraId="29605916" w14:textId="77777777">
        <w:trPr>
          <w:trHeight w:val="454"/>
        </w:trPr>
        <w:tc>
          <w:tcPr>
            <w:tcW w:w="5669" w:type="dxa"/>
            <w:vAlign w:val="center"/>
          </w:tcPr>
          <w:p w14:paraId="32C34794" w14:textId="77777777" w:rsidR="00897270" w:rsidRPr="00896140" w:rsidRDefault="00897270">
            <w:pPr>
              <w:jc w:val="center"/>
              <w:rPr>
                <w:rFonts w:ascii="Arial" w:hAnsi="Arial" w:cs="Arial"/>
                <w:b/>
                <w:sz w:val="24"/>
                <w:szCs w:val="24"/>
              </w:rPr>
            </w:pPr>
            <w:r w:rsidRPr="00896140">
              <w:rPr>
                <w:rFonts w:ascii="Arial" w:hAnsi="Arial" w:cs="Arial"/>
                <w:b/>
                <w:sz w:val="24"/>
                <w:szCs w:val="24"/>
              </w:rPr>
              <w:t>Insurance Type</w:t>
            </w:r>
          </w:p>
        </w:tc>
        <w:tc>
          <w:tcPr>
            <w:tcW w:w="2693" w:type="dxa"/>
            <w:vAlign w:val="center"/>
          </w:tcPr>
          <w:p w14:paraId="089DD0CF" w14:textId="77777777" w:rsidR="00897270" w:rsidRPr="00896140" w:rsidRDefault="00897270">
            <w:pPr>
              <w:jc w:val="center"/>
              <w:rPr>
                <w:rFonts w:ascii="Arial" w:hAnsi="Arial" w:cs="Arial"/>
                <w:b/>
                <w:sz w:val="24"/>
                <w:szCs w:val="24"/>
              </w:rPr>
            </w:pPr>
            <w:r w:rsidRPr="00896140">
              <w:rPr>
                <w:rFonts w:ascii="Arial" w:hAnsi="Arial" w:cs="Arial"/>
                <w:b/>
                <w:sz w:val="24"/>
                <w:szCs w:val="24"/>
              </w:rPr>
              <w:t>Percent of Patients</w:t>
            </w:r>
          </w:p>
        </w:tc>
      </w:tr>
      <w:tr w:rsidR="00897270" w:rsidRPr="00896140" w14:paraId="32B56B63" w14:textId="77777777">
        <w:trPr>
          <w:trHeight w:val="454"/>
        </w:trPr>
        <w:tc>
          <w:tcPr>
            <w:tcW w:w="5669" w:type="dxa"/>
            <w:vAlign w:val="center"/>
          </w:tcPr>
          <w:p w14:paraId="70466A32" w14:textId="77777777" w:rsidR="00897270" w:rsidRPr="00896140" w:rsidRDefault="00897270" w:rsidP="003A2961">
            <w:pPr>
              <w:pStyle w:val="ListParagraph"/>
              <w:numPr>
                <w:ilvl w:val="0"/>
                <w:numId w:val="13"/>
              </w:numPr>
              <w:ind w:left="499" w:hanging="357"/>
              <w:rPr>
                <w:rFonts w:ascii="Arial" w:hAnsi="Arial" w:cs="Arial"/>
                <w:sz w:val="24"/>
                <w:szCs w:val="24"/>
              </w:rPr>
            </w:pPr>
            <w:r w:rsidRPr="00896140">
              <w:rPr>
                <w:rFonts w:ascii="Arial" w:hAnsi="Arial" w:cs="Arial"/>
                <w:sz w:val="24"/>
                <w:szCs w:val="24"/>
              </w:rPr>
              <w:t>Commercial Insurance</w:t>
            </w:r>
          </w:p>
        </w:tc>
        <w:tc>
          <w:tcPr>
            <w:tcW w:w="2693" w:type="dxa"/>
            <w:vAlign w:val="center"/>
          </w:tcPr>
          <w:p w14:paraId="5864EBC3"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59E8130A" w14:textId="77777777">
        <w:trPr>
          <w:trHeight w:val="454"/>
        </w:trPr>
        <w:tc>
          <w:tcPr>
            <w:tcW w:w="5669" w:type="dxa"/>
            <w:vAlign w:val="center"/>
          </w:tcPr>
          <w:p w14:paraId="74E57CBE" w14:textId="77777777" w:rsidR="00897270" w:rsidRPr="00896140" w:rsidRDefault="00897270" w:rsidP="003A2961">
            <w:pPr>
              <w:pStyle w:val="ListParagraph"/>
              <w:numPr>
                <w:ilvl w:val="0"/>
                <w:numId w:val="13"/>
              </w:numPr>
              <w:ind w:left="499" w:hanging="357"/>
              <w:rPr>
                <w:rFonts w:ascii="Arial" w:hAnsi="Arial" w:cs="Arial"/>
                <w:sz w:val="24"/>
                <w:szCs w:val="24"/>
              </w:rPr>
            </w:pPr>
            <w:r w:rsidRPr="00896140">
              <w:rPr>
                <w:rFonts w:ascii="Arial" w:hAnsi="Arial" w:cs="Arial"/>
                <w:sz w:val="24"/>
                <w:szCs w:val="24"/>
              </w:rPr>
              <w:t>Medicare</w:t>
            </w:r>
          </w:p>
        </w:tc>
        <w:tc>
          <w:tcPr>
            <w:tcW w:w="2693" w:type="dxa"/>
            <w:vAlign w:val="center"/>
          </w:tcPr>
          <w:p w14:paraId="22EF85AD"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63CBC577" w14:textId="77777777">
        <w:trPr>
          <w:trHeight w:val="454"/>
        </w:trPr>
        <w:tc>
          <w:tcPr>
            <w:tcW w:w="5669" w:type="dxa"/>
            <w:vAlign w:val="center"/>
          </w:tcPr>
          <w:p w14:paraId="372F54A1" w14:textId="77777777" w:rsidR="00897270" w:rsidRPr="00896140" w:rsidRDefault="00897270" w:rsidP="003A2961">
            <w:pPr>
              <w:pStyle w:val="ListParagraph"/>
              <w:numPr>
                <w:ilvl w:val="0"/>
                <w:numId w:val="13"/>
              </w:numPr>
              <w:ind w:left="499" w:hanging="357"/>
              <w:rPr>
                <w:rFonts w:ascii="Arial" w:hAnsi="Arial" w:cs="Arial"/>
                <w:sz w:val="24"/>
                <w:szCs w:val="24"/>
              </w:rPr>
            </w:pPr>
            <w:r w:rsidRPr="00896140">
              <w:rPr>
                <w:rFonts w:ascii="Arial" w:hAnsi="Arial" w:cs="Arial"/>
                <w:sz w:val="24"/>
                <w:szCs w:val="24"/>
              </w:rPr>
              <w:t>Medicaid</w:t>
            </w:r>
          </w:p>
        </w:tc>
        <w:tc>
          <w:tcPr>
            <w:tcW w:w="2693" w:type="dxa"/>
            <w:vAlign w:val="center"/>
          </w:tcPr>
          <w:p w14:paraId="2DCE70D7"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2BD6E024" w14:textId="77777777">
        <w:trPr>
          <w:trHeight w:val="454"/>
        </w:trPr>
        <w:tc>
          <w:tcPr>
            <w:tcW w:w="5669" w:type="dxa"/>
            <w:vAlign w:val="center"/>
          </w:tcPr>
          <w:p w14:paraId="337D8D9D" w14:textId="77777777" w:rsidR="00897270" w:rsidRPr="00896140" w:rsidRDefault="00897270" w:rsidP="003A2961">
            <w:pPr>
              <w:pStyle w:val="ListParagraph"/>
              <w:numPr>
                <w:ilvl w:val="0"/>
                <w:numId w:val="13"/>
              </w:numPr>
              <w:ind w:left="499" w:hanging="357"/>
              <w:rPr>
                <w:rFonts w:ascii="Arial" w:hAnsi="Arial" w:cs="Arial"/>
                <w:sz w:val="24"/>
                <w:szCs w:val="24"/>
              </w:rPr>
            </w:pPr>
            <w:r w:rsidRPr="00896140">
              <w:rPr>
                <w:rFonts w:ascii="Arial" w:hAnsi="Arial" w:cs="Arial"/>
                <w:sz w:val="24"/>
                <w:szCs w:val="24"/>
              </w:rPr>
              <w:t>Cash Pay</w:t>
            </w:r>
          </w:p>
        </w:tc>
        <w:tc>
          <w:tcPr>
            <w:tcW w:w="2693" w:type="dxa"/>
            <w:vAlign w:val="center"/>
          </w:tcPr>
          <w:p w14:paraId="72AE82A5"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26044256" w14:textId="77777777">
        <w:trPr>
          <w:trHeight w:val="454"/>
        </w:trPr>
        <w:tc>
          <w:tcPr>
            <w:tcW w:w="5669" w:type="dxa"/>
            <w:vAlign w:val="center"/>
          </w:tcPr>
          <w:p w14:paraId="6D6183A4" w14:textId="77777777" w:rsidR="00897270" w:rsidRPr="00896140" w:rsidRDefault="00897270" w:rsidP="003A2961">
            <w:pPr>
              <w:pStyle w:val="ListParagraph"/>
              <w:numPr>
                <w:ilvl w:val="0"/>
                <w:numId w:val="13"/>
              </w:numPr>
              <w:ind w:left="499" w:hanging="357"/>
              <w:rPr>
                <w:rFonts w:ascii="Arial" w:hAnsi="Arial" w:cs="Arial"/>
                <w:sz w:val="24"/>
                <w:szCs w:val="24"/>
              </w:rPr>
            </w:pPr>
            <w:r w:rsidRPr="00896140">
              <w:rPr>
                <w:rFonts w:ascii="Arial" w:hAnsi="Arial" w:cs="Arial"/>
                <w:sz w:val="24"/>
                <w:szCs w:val="24"/>
              </w:rPr>
              <w:t>Other (Please specify: _____)</w:t>
            </w:r>
          </w:p>
        </w:tc>
        <w:tc>
          <w:tcPr>
            <w:tcW w:w="2693" w:type="dxa"/>
            <w:vAlign w:val="center"/>
          </w:tcPr>
          <w:p w14:paraId="51041E1E"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155C2707" w14:textId="77777777">
        <w:trPr>
          <w:trHeight w:val="454"/>
        </w:trPr>
        <w:tc>
          <w:tcPr>
            <w:tcW w:w="5669" w:type="dxa"/>
            <w:vAlign w:val="center"/>
          </w:tcPr>
          <w:p w14:paraId="0C71A421" w14:textId="77777777" w:rsidR="00897270" w:rsidRPr="00896140" w:rsidRDefault="00897270">
            <w:pPr>
              <w:jc w:val="center"/>
              <w:rPr>
                <w:rFonts w:ascii="Arial" w:hAnsi="Arial" w:cs="Arial"/>
                <w:b/>
                <w:sz w:val="24"/>
                <w:szCs w:val="24"/>
              </w:rPr>
            </w:pPr>
            <w:r w:rsidRPr="00896140">
              <w:rPr>
                <w:rFonts w:ascii="Arial" w:hAnsi="Arial" w:cs="Arial"/>
                <w:b/>
                <w:sz w:val="24"/>
                <w:szCs w:val="24"/>
              </w:rPr>
              <w:t>TOTAL</w:t>
            </w:r>
          </w:p>
        </w:tc>
        <w:tc>
          <w:tcPr>
            <w:tcW w:w="2693" w:type="dxa"/>
            <w:vAlign w:val="center"/>
          </w:tcPr>
          <w:p w14:paraId="7EB23304" w14:textId="77777777" w:rsidR="00897270" w:rsidRPr="00896140" w:rsidRDefault="00897270">
            <w:pPr>
              <w:jc w:val="center"/>
              <w:rPr>
                <w:rFonts w:ascii="Arial" w:hAnsi="Arial" w:cs="Arial"/>
                <w:sz w:val="24"/>
                <w:szCs w:val="24"/>
              </w:rPr>
            </w:pPr>
            <w:r w:rsidRPr="00896140">
              <w:rPr>
                <w:rFonts w:ascii="Arial" w:eastAsia="Segoe UI" w:hAnsi="Arial" w:cs="Arial"/>
                <w:b/>
                <w:color w:val="0000FF"/>
                <w:sz w:val="24"/>
                <w:szCs w:val="24"/>
              </w:rPr>
              <w:t>[PN: At least 100%]</w:t>
            </w:r>
          </w:p>
        </w:tc>
      </w:tr>
    </w:tbl>
    <w:p w14:paraId="0B51F3B7" w14:textId="77777777" w:rsidR="00897270" w:rsidRPr="00896140" w:rsidRDefault="00897270" w:rsidP="00897270">
      <w:pPr>
        <w:spacing w:after="160" w:line="259" w:lineRule="auto"/>
        <w:rPr>
          <w:rFonts w:asciiTheme="minorHAnsi" w:hAnsiTheme="minorHAnsi" w:cstheme="minorHAnsi"/>
          <w:sz w:val="22"/>
        </w:rPr>
      </w:pPr>
    </w:p>
    <w:p w14:paraId="61FF617C" w14:textId="79E224B8" w:rsidR="00897270" w:rsidRDefault="00E21514" w:rsidP="00897270">
      <w:pPr>
        <w:ind w:left="720" w:hanging="720"/>
        <w:rPr>
          <w:rFonts w:cs="Arial"/>
          <w:szCs w:val="24"/>
        </w:rPr>
      </w:pPr>
      <w:r>
        <w:rPr>
          <w:rFonts w:cs="Arial"/>
          <w:color w:val="0000FF"/>
          <w:szCs w:val="24"/>
        </w:rPr>
        <w:t>C</w:t>
      </w:r>
      <w:r w:rsidR="00897270" w:rsidRPr="00896140">
        <w:rPr>
          <w:rFonts w:cs="Arial"/>
          <w:color w:val="0000FF"/>
          <w:szCs w:val="24"/>
        </w:rPr>
        <w:t xml:space="preserve">4. </w:t>
      </w:r>
      <w:r w:rsidR="00897270" w:rsidRPr="00896140">
        <w:rPr>
          <w:rFonts w:cs="Arial"/>
          <w:color w:val="0000FF"/>
          <w:szCs w:val="24"/>
        </w:rPr>
        <w:tab/>
      </w:r>
      <w:r w:rsidR="00897270" w:rsidRPr="00896140">
        <w:rPr>
          <w:rFonts w:cs="Arial"/>
          <w:szCs w:val="24"/>
        </w:rPr>
        <w:t xml:space="preserve">Of </w:t>
      </w:r>
      <w:r w:rsidR="00736B3C">
        <w:rPr>
          <w:rFonts w:cs="Arial"/>
          <w:szCs w:val="24"/>
        </w:rPr>
        <w:t xml:space="preserve">the </w:t>
      </w:r>
      <w:r w:rsidR="00736B3C">
        <w:rPr>
          <w:rFonts w:cs="Arial"/>
          <w:b/>
          <w:szCs w:val="24"/>
        </w:rPr>
        <w:t>moderate to severe</w:t>
      </w:r>
      <w:r w:rsidR="00897270" w:rsidRPr="00896140">
        <w:rPr>
          <w:rFonts w:cs="Arial"/>
          <w:szCs w:val="24"/>
        </w:rPr>
        <w:t xml:space="preserve"> </w:t>
      </w:r>
      <w:r w:rsidR="00006A8C">
        <w:rPr>
          <w:rFonts w:cs="Arial"/>
          <w:b/>
          <w:szCs w:val="24"/>
        </w:rPr>
        <w:t xml:space="preserve">THERAPY AREA </w:t>
      </w:r>
      <w:r w:rsidR="00897270" w:rsidRPr="00896140">
        <w:rPr>
          <w:rFonts w:cs="Arial"/>
          <w:szCs w:val="24"/>
        </w:rPr>
        <w:t xml:space="preserve">patients </w:t>
      </w:r>
      <w:r w:rsidR="00736B3C">
        <w:rPr>
          <w:rFonts w:cs="Arial"/>
          <w:szCs w:val="24"/>
        </w:rPr>
        <w:t xml:space="preserve">that you have </w:t>
      </w:r>
      <w:r w:rsidR="00897270" w:rsidRPr="00896140">
        <w:rPr>
          <w:rFonts w:cs="Arial"/>
          <w:szCs w:val="24"/>
        </w:rPr>
        <w:t xml:space="preserve">seen in the </w:t>
      </w:r>
      <w:r w:rsidR="00897270" w:rsidRPr="00896140">
        <w:rPr>
          <w:rFonts w:cs="Arial"/>
          <w:b/>
          <w:szCs w:val="24"/>
          <w:u w:val="single"/>
        </w:rPr>
        <w:t>past 12 months</w:t>
      </w:r>
      <w:r w:rsidR="00897270" w:rsidRPr="00896140">
        <w:rPr>
          <w:rFonts w:cs="Arial"/>
          <w:szCs w:val="24"/>
        </w:rPr>
        <w:t xml:space="preserve">, what percent </w:t>
      </w:r>
      <w:r w:rsidR="0012456E" w:rsidRPr="00896140">
        <w:rPr>
          <w:rFonts w:cs="Arial"/>
          <w:szCs w:val="24"/>
        </w:rPr>
        <w:t>fall</w:t>
      </w:r>
      <w:r w:rsidR="00897270" w:rsidRPr="00896140">
        <w:rPr>
          <w:rFonts w:cs="Arial"/>
          <w:szCs w:val="24"/>
        </w:rPr>
        <w:t xml:space="preserve"> into each of the following ethnic groups?</w:t>
      </w:r>
    </w:p>
    <w:p w14:paraId="1D4BC01E" w14:textId="77777777" w:rsidR="00897270" w:rsidRPr="00896140" w:rsidRDefault="00897270" w:rsidP="00897270">
      <w:pPr>
        <w:ind w:left="720" w:hanging="720"/>
        <w:rPr>
          <w:rFonts w:cs="Arial"/>
          <w:szCs w:val="24"/>
        </w:rPr>
      </w:pPr>
    </w:p>
    <w:p w14:paraId="7E161237" w14:textId="77777777" w:rsidR="00897270" w:rsidRPr="00896140" w:rsidRDefault="00897270" w:rsidP="00897270">
      <w:pPr>
        <w:ind w:left="720"/>
        <w:rPr>
          <w:rFonts w:cs="Arial"/>
          <w:szCs w:val="24"/>
        </w:rPr>
      </w:pPr>
      <w:r w:rsidRPr="00896140">
        <w:rPr>
          <w:rFonts w:cs="Arial"/>
          <w:szCs w:val="24"/>
        </w:rPr>
        <w:t>To account for patients with multiple ethnicities, your answer may sum to more than 100%.</w:t>
      </w:r>
    </w:p>
    <w:p w14:paraId="2FC5C796" w14:textId="77777777" w:rsidR="00897270" w:rsidRPr="00896140" w:rsidRDefault="00897270" w:rsidP="00897270">
      <w:pPr>
        <w:ind w:firstLine="720"/>
        <w:rPr>
          <w:rFonts w:cs="Arial"/>
          <w:color w:val="3333FF"/>
          <w:szCs w:val="24"/>
        </w:rPr>
      </w:pPr>
    </w:p>
    <w:p w14:paraId="518685DB" w14:textId="77777777" w:rsidR="00897270" w:rsidRPr="00896140" w:rsidRDefault="00897270" w:rsidP="00897270">
      <w:pPr>
        <w:ind w:firstLine="720"/>
        <w:rPr>
          <w:rFonts w:cs="Arial"/>
          <w:color w:val="0000FF"/>
          <w:szCs w:val="24"/>
        </w:rPr>
      </w:pPr>
      <w:r w:rsidRPr="00896140">
        <w:rPr>
          <w:rFonts w:cs="Arial"/>
          <w:color w:val="0000FF"/>
          <w:szCs w:val="24"/>
        </w:rPr>
        <w:t xml:space="preserve">[PN: </w:t>
      </w:r>
      <w:r w:rsidRPr="00896140">
        <w:rPr>
          <w:rFonts w:eastAsia="Segoe UI" w:cs="Arial"/>
          <w:color w:val="0000FF"/>
          <w:szCs w:val="24"/>
        </w:rPr>
        <w:t>Total must sum to at least 100%. Do not randomize options.]</w:t>
      </w:r>
    </w:p>
    <w:p w14:paraId="30C9FD86" w14:textId="77777777" w:rsidR="00897270" w:rsidRPr="00896140" w:rsidRDefault="00897270" w:rsidP="00897270">
      <w:pPr>
        <w:ind w:firstLine="720"/>
        <w:rPr>
          <w:rFonts w:cs="Arial"/>
          <w:color w:val="3333FF"/>
          <w:szCs w:val="24"/>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5669"/>
        <w:gridCol w:w="2693"/>
      </w:tblGrid>
      <w:tr w:rsidR="00897270" w:rsidRPr="00896140" w14:paraId="18D98CA3" w14:textId="77777777">
        <w:trPr>
          <w:trHeight w:val="454"/>
        </w:trPr>
        <w:tc>
          <w:tcPr>
            <w:tcW w:w="5669" w:type="dxa"/>
            <w:vAlign w:val="center"/>
          </w:tcPr>
          <w:p w14:paraId="500FC4C9" w14:textId="25F4064B" w:rsidR="00897270" w:rsidRPr="00896140" w:rsidRDefault="00196FE6">
            <w:pPr>
              <w:jc w:val="center"/>
              <w:rPr>
                <w:rFonts w:ascii="Arial" w:hAnsi="Arial" w:cs="Arial"/>
                <w:b/>
                <w:sz w:val="24"/>
                <w:szCs w:val="24"/>
              </w:rPr>
            </w:pPr>
            <w:r w:rsidRPr="00396AC0">
              <w:rPr>
                <w:rFonts w:ascii="Arial" w:hAnsi="Arial" w:cs="Arial"/>
                <w:b/>
                <w:sz w:val="24"/>
                <w:szCs w:val="24"/>
              </w:rPr>
              <w:t>Ethnicity</w:t>
            </w:r>
          </w:p>
        </w:tc>
        <w:tc>
          <w:tcPr>
            <w:tcW w:w="2693" w:type="dxa"/>
            <w:vAlign w:val="center"/>
          </w:tcPr>
          <w:p w14:paraId="07FD3B53" w14:textId="77777777" w:rsidR="00897270" w:rsidRPr="00896140" w:rsidRDefault="00897270">
            <w:pPr>
              <w:jc w:val="center"/>
              <w:rPr>
                <w:rFonts w:ascii="Arial" w:hAnsi="Arial" w:cs="Arial"/>
                <w:b/>
                <w:sz w:val="24"/>
                <w:szCs w:val="24"/>
              </w:rPr>
            </w:pPr>
            <w:r w:rsidRPr="00896140">
              <w:rPr>
                <w:rFonts w:ascii="Arial" w:hAnsi="Arial" w:cs="Arial"/>
                <w:b/>
                <w:sz w:val="24"/>
                <w:szCs w:val="24"/>
              </w:rPr>
              <w:t>Percent of Patients</w:t>
            </w:r>
          </w:p>
        </w:tc>
      </w:tr>
      <w:tr w:rsidR="00897270" w:rsidRPr="00896140" w14:paraId="2BD4D09A" w14:textId="77777777">
        <w:trPr>
          <w:trHeight w:val="454"/>
        </w:trPr>
        <w:tc>
          <w:tcPr>
            <w:tcW w:w="5669" w:type="dxa"/>
            <w:vAlign w:val="center"/>
          </w:tcPr>
          <w:p w14:paraId="6CF50681" w14:textId="77777777" w:rsidR="00897270" w:rsidRPr="00896140" w:rsidRDefault="00897270" w:rsidP="003A2961">
            <w:pPr>
              <w:pStyle w:val="ListParagraph"/>
              <w:numPr>
                <w:ilvl w:val="0"/>
                <w:numId w:val="21"/>
              </w:numPr>
              <w:ind w:left="499" w:hanging="357"/>
              <w:rPr>
                <w:rFonts w:ascii="Arial" w:hAnsi="Arial" w:cs="Arial"/>
                <w:sz w:val="24"/>
                <w:szCs w:val="24"/>
              </w:rPr>
            </w:pPr>
            <w:r w:rsidRPr="00896140">
              <w:rPr>
                <w:rFonts w:ascii="Arial" w:eastAsia="Calibri" w:hAnsi="Arial" w:cs="Arial"/>
                <w:bCs/>
                <w:sz w:val="24"/>
                <w:szCs w:val="24"/>
                <w14:ligatures w14:val="standardContextual"/>
              </w:rPr>
              <w:t xml:space="preserve">Asian </w:t>
            </w:r>
          </w:p>
        </w:tc>
        <w:tc>
          <w:tcPr>
            <w:tcW w:w="2693" w:type="dxa"/>
            <w:vAlign w:val="center"/>
          </w:tcPr>
          <w:p w14:paraId="0F077309"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66AA6DD0" w14:textId="77777777">
        <w:trPr>
          <w:trHeight w:val="454"/>
        </w:trPr>
        <w:tc>
          <w:tcPr>
            <w:tcW w:w="5669" w:type="dxa"/>
            <w:vAlign w:val="center"/>
          </w:tcPr>
          <w:p w14:paraId="1E535D7E" w14:textId="095E59CE" w:rsidR="00897270" w:rsidRPr="00896140" w:rsidRDefault="00897270" w:rsidP="003A2961">
            <w:pPr>
              <w:pStyle w:val="ListParagraph"/>
              <w:numPr>
                <w:ilvl w:val="0"/>
                <w:numId w:val="21"/>
              </w:numPr>
              <w:ind w:left="499" w:hanging="357"/>
              <w:rPr>
                <w:rFonts w:ascii="Arial" w:hAnsi="Arial" w:cs="Arial"/>
                <w:sz w:val="24"/>
                <w:szCs w:val="24"/>
              </w:rPr>
            </w:pPr>
            <w:r w:rsidRPr="00896140">
              <w:rPr>
                <w:rFonts w:ascii="Arial" w:eastAsia="Calibri" w:hAnsi="Arial" w:cs="Arial"/>
                <w:bCs/>
                <w:sz w:val="24"/>
                <w:szCs w:val="24"/>
                <w14:ligatures w14:val="standardContextual"/>
              </w:rPr>
              <w:t>Black</w:t>
            </w:r>
            <w:r w:rsidR="00CD0003">
              <w:rPr>
                <w:rFonts w:ascii="Arial" w:eastAsia="Calibri" w:hAnsi="Arial" w:cs="Arial"/>
                <w:bCs/>
                <w:sz w:val="24"/>
                <w:szCs w:val="24"/>
                <w14:ligatures w14:val="standardContextual"/>
              </w:rPr>
              <w:t>/</w:t>
            </w:r>
            <w:r w:rsidRPr="00896140">
              <w:rPr>
                <w:rFonts w:ascii="Arial" w:eastAsia="Calibri" w:hAnsi="Arial" w:cs="Arial"/>
                <w:bCs/>
                <w:sz w:val="24"/>
                <w:szCs w:val="24"/>
                <w14:ligatures w14:val="standardContextual"/>
              </w:rPr>
              <w:t>African American</w:t>
            </w:r>
          </w:p>
        </w:tc>
        <w:tc>
          <w:tcPr>
            <w:tcW w:w="2693" w:type="dxa"/>
            <w:vAlign w:val="center"/>
          </w:tcPr>
          <w:p w14:paraId="7F36716D"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41073331" w14:textId="77777777">
        <w:trPr>
          <w:trHeight w:val="454"/>
        </w:trPr>
        <w:tc>
          <w:tcPr>
            <w:tcW w:w="5669" w:type="dxa"/>
            <w:vAlign w:val="center"/>
          </w:tcPr>
          <w:p w14:paraId="3343B149" w14:textId="5BAF563E" w:rsidR="00897270" w:rsidRPr="00896140" w:rsidRDefault="00897270" w:rsidP="003A2961">
            <w:pPr>
              <w:pStyle w:val="ListParagraph"/>
              <w:numPr>
                <w:ilvl w:val="0"/>
                <w:numId w:val="21"/>
              </w:numPr>
              <w:ind w:left="499" w:hanging="357"/>
              <w:rPr>
                <w:rFonts w:ascii="Arial" w:hAnsi="Arial" w:cs="Arial"/>
                <w:sz w:val="24"/>
                <w:szCs w:val="24"/>
              </w:rPr>
            </w:pPr>
            <w:r w:rsidRPr="00896140">
              <w:rPr>
                <w:rFonts w:ascii="Arial" w:eastAsia="Calibri" w:hAnsi="Arial" w:cs="Arial"/>
                <w:bCs/>
                <w:sz w:val="24"/>
                <w:szCs w:val="24"/>
                <w14:ligatures w14:val="standardContextual"/>
              </w:rPr>
              <w:t>White</w:t>
            </w:r>
            <w:r w:rsidR="00CD0003">
              <w:rPr>
                <w:rFonts w:ascii="Arial" w:eastAsia="Calibri" w:hAnsi="Arial" w:cs="Arial"/>
                <w:bCs/>
                <w:sz w:val="24"/>
                <w:szCs w:val="24"/>
                <w14:ligatures w14:val="standardContextual"/>
              </w:rPr>
              <w:t>/</w:t>
            </w:r>
            <w:r w:rsidRPr="00896140">
              <w:rPr>
                <w:rFonts w:ascii="Arial" w:eastAsia="Calibri" w:hAnsi="Arial" w:cs="Arial"/>
                <w:bCs/>
                <w:sz w:val="24"/>
                <w:szCs w:val="24"/>
                <w14:ligatures w14:val="standardContextual"/>
              </w:rPr>
              <w:t xml:space="preserve">Caucasian </w:t>
            </w:r>
          </w:p>
        </w:tc>
        <w:tc>
          <w:tcPr>
            <w:tcW w:w="2693" w:type="dxa"/>
            <w:vAlign w:val="center"/>
          </w:tcPr>
          <w:p w14:paraId="46F50680"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10F51AC9" w14:textId="77777777">
        <w:trPr>
          <w:trHeight w:val="454"/>
        </w:trPr>
        <w:tc>
          <w:tcPr>
            <w:tcW w:w="5669" w:type="dxa"/>
            <w:vAlign w:val="center"/>
          </w:tcPr>
          <w:p w14:paraId="4C43BEB5" w14:textId="77777777" w:rsidR="00897270" w:rsidRPr="00896140" w:rsidRDefault="00897270" w:rsidP="003A2961">
            <w:pPr>
              <w:pStyle w:val="ListParagraph"/>
              <w:numPr>
                <w:ilvl w:val="0"/>
                <w:numId w:val="21"/>
              </w:numPr>
              <w:ind w:left="499" w:hanging="357"/>
              <w:rPr>
                <w:rFonts w:ascii="Arial" w:hAnsi="Arial" w:cs="Arial"/>
                <w:sz w:val="24"/>
                <w:szCs w:val="24"/>
              </w:rPr>
            </w:pPr>
            <w:r w:rsidRPr="00896140">
              <w:rPr>
                <w:rFonts w:ascii="Arial" w:eastAsia="Calibri" w:hAnsi="Arial" w:cs="Arial"/>
                <w:bCs/>
                <w:sz w:val="24"/>
                <w:szCs w:val="24"/>
                <w14:ligatures w14:val="standardContextual"/>
              </w:rPr>
              <w:t>Hispanic or Latino</w:t>
            </w:r>
          </w:p>
        </w:tc>
        <w:tc>
          <w:tcPr>
            <w:tcW w:w="2693" w:type="dxa"/>
            <w:vAlign w:val="center"/>
          </w:tcPr>
          <w:p w14:paraId="5DF812C6"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3F798041" w14:textId="77777777">
        <w:trPr>
          <w:trHeight w:val="454"/>
        </w:trPr>
        <w:tc>
          <w:tcPr>
            <w:tcW w:w="5669" w:type="dxa"/>
            <w:vAlign w:val="center"/>
          </w:tcPr>
          <w:p w14:paraId="2611573B" w14:textId="77777777" w:rsidR="00897270" w:rsidRPr="00896140" w:rsidRDefault="00897270" w:rsidP="003A2961">
            <w:pPr>
              <w:pStyle w:val="ListParagraph"/>
              <w:numPr>
                <w:ilvl w:val="0"/>
                <w:numId w:val="21"/>
              </w:numPr>
              <w:ind w:left="499" w:hanging="357"/>
              <w:rPr>
                <w:rFonts w:ascii="Arial" w:hAnsi="Arial" w:cs="Arial"/>
                <w:sz w:val="24"/>
                <w:szCs w:val="24"/>
              </w:rPr>
            </w:pPr>
            <w:r w:rsidRPr="00896140">
              <w:rPr>
                <w:rFonts w:ascii="Arial" w:eastAsia="Calibri" w:hAnsi="Arial" w:cs="Arial"/>
                <w:bCs/>
                <w:sz w:val="24"/>
                <w:szCs w:val="24"/>
                <w14:ligatures w14:val="standardContextual"/>
              </w:rPr>
              <w:t>American</w:t>
            </w:r>
            <w:r w:rsidRPr="00896140">
              <w:rPr>
                <w:rFonts w:ascii="Arial" w:eastAsia="MS Mincho" w:hAnsi="Arial" w:cs="Arial"/>
                <w:bCs/>
                <w:sz w:val="24"/>
                <w:szCs w:val="24"/>
                <w14:ligatures w14:val="standardContextual"/>
              </w:rPr>
              <w:t xml:space="preserve"> </w:t>
            </w:r>
            <w:r w:rsidRPr="00896140">
              <w:rPr>
                <w:rFonts w:ascii="Arial" w:eastAsia="Calibri" w:hAnsi="Arial" w:cs="Arial"/>
                <w:bCs/>
                <w:sz w:val="24"/>
                <w:szCs w:val="24"/>
                <w14:ligatures w14:val="standardContextual"/>
              </w:rPr>
              <w:t>Indian or Alaska Native</w:t>
            </w:r>
          </w:p>
        </w:tc>
        <w:tc>
          <w:tcPr>
            <w:tcW w:w="2693" w:type="dxa"/>
            <w:vAlign w:val="center"/>
          </w:tcPr>
          <w:p w14:paraId="024C2D7B"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4E47717C" w14:textId="77777777">
        <w:trPr>
          <w:trHeight w:val="454"/>
        </w:trPr>
        <w:tc>
          <w:tcPr>
            <w:tcW w:w="5669" w:type="dxa"/>
            <w:vAlign w:val="center"/>
          </w:tcPr>
          <w:p w14:paraId="333A1CC7" w14:textId="77777777" w:rsidR="00897270" w:rsidRPr="00BE33E5" w:rsidRDefault="00897270" w:rsidP="003A2961">
            <w:pPr>
              <w:pStyle w:val="ListParagraph"/>
              <w:numPr>
                <w:ilvl w:val="0"/>
                <w:numId w:val="21"/>
              </w:numPr>
              <w:ind w:left="499" w:hanging="357"/>
              <w:rPr>
                <w:rFonts w:ascii="Arial" w:eastAsia="Calibri" w:hAnsi="Arial" w:cs="Arial"/>
                <w:bCs/>
                <w:sz w:val="24"/>
                <w:szCs w:val="24"/>
                <w14:ligatures w14:val="standardContextual"/>
              </w:rPr>
            </w:pPr>
            <w:r w:rsidRPr="00896140">
              <w:rPr>
                <w:rFonts w:ascii="Arial" w:eastAsia="Calibri" w:hAnsi="Arial" w:cs="Arial"/>
                <w:bCs/>
                <w:sz w:val="24"/>
                <w:szCs w:val="24"/>
                <w14:ligatures w14:val="standardContextual"/>
              </w:rPr>
              <w:t>Middle Eastern or North African</w:t>
            </w:r>
          </w:p>
        </w:tc>
        <w:tc>
          <w:tcPr>
            <w:tcW w:w="2693" w:type="dxa"/>
            <w:vAlign w:val="center"/>
          </w:tcPr>
          <w:p w14:paraId="576EBCA2" w14:textId="77777777" w:rsidR="00897270" w:rsidRPr="00896140" w:rsidRDefault="00897270">
            <w:pPr>
              <w:jc w:val="center"/>
              <w:rPr>
                <w:rFonts w:ascii="Arial" w:hAnsi="Arial" w:cs="Arial"/>
                <w:sz w:val="24"/>
                <w:szCs w:val="24"/>
              </w:rPr>
            </w:pPr>
            <w:r w:rsidRPr="00896140">
              <w:rPr>
                <w:rFonts w:ascii="Arial" w:hAnsi="Arial" w:cs="Arial"/>
                <w:sz w:val="24"/>
                <w:szCs w:val="24"/>
              </w:rPr>
              <w:t>_______%</w:t>
            </w:r>
          </w:p>
        </w:tc>
      </w:tr>
      <w:tr w:rsidR="00897270" w:rsidRPr="00896140" w14:paraId="5F73B008" w14:textId="77777777">
        <w:trPr>
          <w:trHeight w:val="454"/>
        </w:trPr>
        <w:tc>
          <w:tcPr>
            <w:tcW w:w="5669" w:type="dxa"/>
            <w:vAlign w:val="center"/>
          </w:tcPr>
          <w:p w14:paraId="25D98BB3" w14:textId="77777777" w:rsidR="00897270" w:rsidRPr="00BE33E5" w:rsidRDefault="00897270" w:rsidP="003A2961">
            <w:pPr>
              <w:pStyle w:val="ListParagraph"/>
              <w:numPr>
                <w:ilvl w:val="0"/>
                <w:numId w:val="21"/>
              </w:numPr>
              <w:ind w:left="499" w:hanging="357"/>
              <w:rPr>
                <w:rFonts w:ascii="Arial" w:eastAsia="Calibri" w:hAnsi="Arial" w:cs="Arial"/>
                <w:bCs/>
                <w:sz w:val="24"/>
                <w:szCs w:val="24"/>
                <w14:ligatures w14:val="standardContextual"/>
              </w:rPr>
            </w:pPr>
            <w:r w:rsidRPr="00896140">
              <w:rPr>
                <w:rFonts w:ascii="Arial" w:eastAsia="Calibri" w:hAnsi="Arial" w:cs="Arial"/>
                <w:bCs/>
                <w:sz w:val="24"/>
                <w:szCs w:val="24"/>
                <w14:ligatures w14:val="standardContextual"/>
              </w:rPr>
              <w:t>Native Hawaiian or Pacific Islander</w:t>
            </w:r>
          </w:p>
        </w:tc>
        <w:tc>
          <w:tcPr>
            <w:tcW w:w="2693" w:type="dxa"/>
            <w:vAlign w:val="center"/>
          </w:tcPr>
          <w:p w14:paraId="25D109DA" w14:textId="77777777" w:rsidR="00897270" w:rsidRPr="00896140" w:rsidRDefault="00897270">
            <w:pPr>
              <w:jc w:val="center"/>
              <w:rPr>
                <w:rFonts w:cs="Arial"/>
                <w:szCs w:val="24"/>
              </w:rPr>
            </w:pPr>
            <w:r w:rsidRPr="00896140">
              <w:rPr>
                <w:rFonts w:ascii="Arial" w:hAnsi="Arial" w:cs="Arial"/>
                <w:sz w:val="24"/>
                <w:szCs w:val="24"/>
              </w:rPr>
              <w:t>_______%</w:t>
            </w:r>
          </w:p>
        </w:tc>
      </w:tr>
      <w:tr w:rsidR="00897270" w:rsidRPr="00896140" w14:paraId="22417F91" w14:textId="77777777">
        <w:trPr>
          <w:trHeight w:val="454"/>
        </w:trPr>
        <w:tc>
          <w:tcPr>
            <w:tcW w:w="5669" w:type="dxa"/>
            <w:vAlign w:val="center"/>
          </w:tcPr>
          <w:p w14:paraId="743519D1" w14:textId="77777777" w:rsidR="00897270" w:rsidRPr="00896140" w:rsidRDefault="00897270">
            <w:pPr>
              <w:jc w:val="center"/>
              <w:rPr>
                <w:rFonts w:ascii="Arial" w:hAnsi="Arial" w:cs="Arial"/>
                <w:b/>
                <w:sz w:val="24"/>
                <w:szCs w:val="24"/>
              </w:rPr>
            </w:pPr>
            <w:r w:rsidRPr="00896140">
              <w:rPr>
                <w:rFonts w:ascii="Arial" w:hAnsi="Arial" w:cs="Arial"/>
                <w:b/>
                <w:sz w:val="24"/>
                <w:szCs w:val="24"/>
              </w:rPr>
              <w:t>TOTAL</w:t>
            </w:r>
          </w:p>
        </w:tc>
        <w:tc>
          <w:tcPr>
            <w:tcW w:w="2693" w:type="dxa"/>
            <w:vAlign w:val="center"/>
          </w:tcPr>
          <w:p w14:paraId="342C4AE2" w14:textId="4832A668" w:rsidR="00897270" w:rsidRPr="00896140" w:rsidRDefault="00897270">
            <w:pPr>
              <w:jc w:val="center"/>
              <w:rPr>
                <w:rFonts w:ascii="Arial" w:hAnsi="Arial" w:cs="Arial"/>
                <w:sz w:val="24"/>
                <w:szCs w:val="24"/>
              </w:rPr>
            </w:pPr>
            <w:r w:rsidRPr="00896140">
              <w:rPr>
                <w:rFonts w:ascii="Arial" w:eastAsia="Segoe UI" w:hAnsi="Arial" w:cs="Arial"/>
                <w:b/>
                <w:color w:val="0000FF"/>
                <w:sz w:val="24"/>
                <w:szCs w:val="24"/>
              </w:rPr>
              <w:t xml:space="preserve">[PN: </w:t>
            </w:r>
            <w:r w:rsidR="00E32A74">
              <w:rPr>
                <w:rFonts w:ascii="Arial" w:eastAsia="Segoe UI" w:hAnsi="Arial" w:cs="Arial"/>
                <w:b/>
                <w:color w:val="0000FF"/>
                <w:sz w:val="24"/>
                <w:szCs w:val="24"/>
              </w:rPr>
              <w:t>At lea</w:t>
            </w:r>
            <w:r w:rsidR="001A1268">
              <w:rPr>
                <w:rFonts w:ascii="Arial" w:eastAsia="Segoe UI" w:hAnsi="Arial" w:cs="Arial"/>
                <w:b/>
                <w:color w:val="0000FF"/>
                <w:sz w:val="24"/>
                <w:szCs w:val="24"/>
              </w:rPr>
              <w:t>st</w:t>
            </w:r>
            <w:r w:rsidRPr="00896140">
              <w:rPr>
                <w:rFonts w:ascii="Arial" w:eastAsia="Segoe UI" w:hAnsi="Arial" w:cs="Arial"/>
                <w:b/>
                <w:color w:val="0000FF"/>
                <w:sz w:val="24"/>
                <w:szCs w:val="24"/>
              </w:rPr>
              <w:t xml:space="preserve"> 100%]</w:t>
            </w:r>
          </w:p>
        </w:tc>
      </w:tr>
    </w:tbl>
    <w:p w14:paraId="45C7B1BF" w14:textId="77777777" w:rsidR="00897270" w:rsidRPr="00896140" w:rsidRDefault="00897270" w:rsidP="00897270">
      <w:pPr>
        <w:rPr>
          <w:rFonts w:cs="Arial"/>
          <w:color w:val="0000FF"/>
          <w:szCs w:val="24"/>
        </w:rPr>
      </w:pPr>
    </w:p>
    <w:p w14:paraId="65F4789F" w14:textId="7E145351" w:rsidR="00897270" w:rsidRPr="002E4C7B" w:rsidRDefault="0C8D10A1" w:rsidP="310CEBDC">
      <w:pPr>
        <w:ind w:left="720" w:hanging="720"/>
        <w:rPr>
          <w:rFonts w:cs="Arial"/>
        </w:rPr>
      </w:pPr>
      <w:r w:rsidRPr="310CEBDC">
        <w:rPr>
          <w:rFonts w:cs="Arial"/>
          <w:color w:val="0000FF"/>
        </w:rPr>
        <w:lastRenderedPageBreak/>
        <w:t>C</w:t>
      </w:r>
      <w:r w:rsidR="502A3A70" w:rsidRPr="310CEBDC">
        <w:rPr>
          <w:rFonts w:cs="Arial"/>
          <w:color w:val="0000FF"/>
        </w:rPr>
        <w:t>5</w:t>
      </w:r>
      <w:r w:rsidR="6FA0662D" w:rsidRPr="310CEBDC">
        <w:rPr>
          <w:rFonts w:cs="Arial"/>
          <w:color w:val="0000FF"/>
        </w:rPr>
        <w:t xml:space="preserve">. </w:t>
      </w:r>
      <w:r w:rsidR="00E21514">
        <w:tab/>
      </w:r>
      <w:r w:rsidR="6FA0662D" w:rsidRPr="310CEBDC">
        <w:rPr>
          <w:rFonts w:cs="Arial"/>
        </w:rPr>
        <w:t xml:space="preserve">Of </w:t>
      </w:r>
      <w:r w:rsidR="5CBE0283" w:rsidRPr="310CEBDC">
        <w:rPr>
          <w:rFonts w:cs="Arial"/>
        </w:rPr>
        <w:t xml:space="preserve">the </w:t>
      </w:r>
      <w:r w:rsidR="5CBE0283" w:rsidRPr="310CEBDC">
        <w:rPr>
          <w:rFonts w:cs="Arial"/>
          <w:b/>
          <w:bCs/>
        </w:rPr>
        <w:t>moderate to severe</w:t>
      </w:r>
      <w:r w:rsidR="6FA0662D" w:rsidRPr="310CEBDC">
        <w:rPr>
          <w:rFonts w:cs="Arial"/>
          <w:b/>
          <w:bCs/>
        </w:rPr>
        <w:t xml:space="preserve"> </w:t>
      </w:r>
      <w:r w:rsidR="00006A8C">
        <w:rPr>
          <w:rFonts w:cs="Arial"/>
          <w:b/>
          <w:bCs/>
        </w:rPr>
        <w:t xml:space="preserve">THERAPY AREA </w:t>
      </w:r>
      <w:r w:rsidR="6FA0662D" w:rsidRPr="310CEBDC">
        <w:rPr>
          <w:rFonts w:cs="Arial"/>
        </w:rPr>
        <w:t xml:space="preserve">patients </w:t>
      </w:r>
      <w:r w:rsidR="5CBE0283" w:rsidRPr="310CEBDC">
        <w:rPr>
          <w:rFonts w:cs="Arial"/>
        </w:rPr>
        <w:t xml:space="preserve">that you have </w:t>
      </w:r>
      <w:r w:rsidR="6FA0662D" w:rsidRPr="310CEBDC">
        <w:rPr>
          <w:rFonts w:cs="Arial"/>
        </w:rPr>
        <w:t xml:space="preserve">seen in the </w:t>
      </w:r>
      <w:r w:rsidR="6FA0662D" w:rsidRPr="310CEBDC">
        <w:rPr>
          <w:rFonts w:cs="Arial"/>
          <w:b/>
          <w:bCs/>
          <w:u w:val="single"/>
        </w:rPr>
        <w:t>past 12 months</w:t>
      </w:r>
      <w:r w:rsidR="6FA0662D" w:rsidRPr="310CEBDC">
        <w:rPr>
          <w:rFonts w:cs="Arial"/>
        </w:rPr>
        <w:t xml:space="preserve">, what percent fall in </w:t>
      </w:r>
      <w:r w:rsidR="009058CE">
        <w:rPr>
          <w:rFonts w:cs="Arial"/>
        </w:rPr>
        <w:t xml:space="preserve">each of </w:t>
      </w:r>
      <w:r w:rsidR="6FA0662D" w:rsidRPr="310CEBDC">
        <w:rPr>
          <w:rFonts w:cs="Arial"/>
        </w:rPr>
        <w:t xml:space="preserve">the following </w:t>
      </w:r>
      <w:r w:rsidR="009058CE">
        <w:rPr>
          <w:rFonts w:cs="Arial"/>
          <w:b/>
          <w:bCs/>
        </w:rPr>
        <w:t>categories</w:t>
      </w:r>
      <w:r w:rsidR="6FA0662D" w:rsidRPr="310CEBDC">
        <w:rPr>
          <w:rFonts w:cs="Arial"/>
        </w:rPr>
        <w:t>?</w:t>
      </w:r>
    </w:p>
    <w:p w14:paraId="6EC466CB" w14:textId="77777777" w:rsidR="00897270" w:rsidRPr="002E4C7B" w:rsidRDefault="00897270" w:rsidP="00897270">
      <w:pPr>
        <w:rPr>
          <w:rFonts w:cs="Arial"/>
          <w:szCs w:val="24"/>
        </w:rPr>
      </w:pPr>
    </w:p>
    <w:p w14:paraId="7FA85D52" w14:textId="77777777" w:rsidR="00897270" w:rsidRPr="002E4C7B" w:rsidRDefault="00897270" w:rsidP="00897270">
      <w:pPr>
        <w:ind w:firstLine="720"/>
        <w:rPr>
          <w:rFonts w:cs="Arial"/>
          <w:szCs w:val="24"/>
        </w:rPr>
      </w:pPr>
      <w:r w:rsidRPr="002E4C7B">
        <w:rPr>
          <w:rFonts w:cs="Arial"/>
          <w:szCs w:val="24"/>
        </w:rPr>
        <w:t>Your answers must sum to 100%.</w:t>
      </w:r>
    </w:p>
    <w:p w14:paraId="7911226C" w14:textId="77777777" w:rsidR="00897270" w:rsidRPr="002E4C7B" w:rsidRDefault="00897270" w:rsidP="00897270">
      <w:pPr>
        <w:ind w:firstLine="720"/>
        <w:rPr>
          <w:rFonts w:cs="Arial"/>
          <w:color w:val="3333FF"/>
          <w:szCs w:val="24"/>
        </w:rPr>
      </w:pPr>
    </w:p>
    <w:p w14:paraId="21629162" w14:textId="77777777" w:rsidR="00897270" w:rsidRPr="002E4C7B" w:rsidRDefault="00897270" w:rsidP="00897270">
      <w:pPr>
        <w:ind w:firstLine="720"/>
        <w:rPr>
          <w:rFonts w:cs="Arial"/>
          <w:color w:val="0000FF"/>
          <w:szCs w:val="24"/>
        </w:rPr>
      </w:pPr>
      <w:r w:rsidRPr="002E4C7B">
        <w:rPr>
          <w:rFonts w:cs="Arial"/>
          <w:color w:val="0000FF"/>
          <w:szCs w:val="24"/>
        </w:rPr>
        <w:t xml:space="preserve">[PN: </w:t>
      </w:r>
      <w:r w:rsidRPr="002E4C7B">
        <w:rPr>
          <w:rFonts w:eastAsia="Segoe UI" w:cs="Arial"/>
          <w:color w:val="0000FF"/>
          <w:szCs w:val="24"/>
        </w:rPr>
        <w:t>Total must sum to 100%. Do not randomize options.]</w:t>
      </w:r>
    </w:p>
    <w:p w14:paraId="5D7011B9" w14:textId="77777777" w:rsidR="00897270" w:rsidRPr="002E4C7B" w:rsidRDefault="00897270" w:rsidP="00897270">
      <w:pPr>
        <w:ind w:firstLine="720"/>
        <w:rPr>
          <w:rFonts w:cs="Arial"/>
          <w:color w:val="3333FF"/>
          <w:szCs w:val="24"/>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5669"/>
        <w:gridCol w:w="2693"/>
      </w:tblGrid>
      <w:tr w:rsidR="00897270" w:rsidRPr="002E4C7B" w14:paraId="2EF81074" w14:textId="77777777">
        <w:trPr>
          <w:trHeight w:val="454"/>
        </w:trPr>
        <w:tc>
          <w:tcPr>
            <w:tcW w:w="5669" w:type="dxa"/>
            <w:vAlign w:val="center"/>
          </w:tcPr>
          <w:p w14:paraId="2F64DE18" w14:textId="5E9B152F" w:rsidR="00897270" w:rsidRPr="002E4C7B" w:rsidRDefault="00CE4126">
            <w:pPr>
              <w:jc w:val="center"/>
              <w:rPr>
                <w:rFonts w:ascii="Arial" w:hAnsi="Arial" w:cs="Arial"/>
                <w:b/>
                <w:sz w:val="24"/>
                <w:szCs w:val="24"/>
              </w:rPr>
            </w:pPr>
            <w:r>
              <w:rPr>
                <w:rFonts w:ascii="Arial" w:hAnsi="Arial" w:cs="Arial"/>
                <w:b/>
                <w:sz w:val="24"/>
                <w:szCs w:val="24"/>
              </w:rPr>
              <w:t>Categories</w:t>
            </w:r>
          </w:p>
        </w:tc>
        <w:tc>
          <w:tcPr>
            <w:tcW w:w="2693" w:type="dxa"/>
            <w:vAlign w:val="center"/>
          </w:tcPr>
          <w:p w14:paraId="4BA90A2C" w14:textId="77777777" w:rsidR="00897270" w:rsidRPr="002E4C7B" w:rsidRDefault="00897270">
            <w:pPr>
              <w:jc w:val="center"/>
              <w:rPr>
                <w:rFonts w:ascii="Arial" w:hAnsi="Arial" w:cs="Arial"/>
                <w:b/>
                <w:sz w:val="24"/>
                <w:szCs w:val="24"/>
              </w:rPr>
            </w:pPr>
            <w:r w:rsidRPr="002E4C7B">
              <w:rPr>
                <w:rFonts w:ascii="Arial" w:hAnsi="Arial" w:cs="Arial"/>
                <w:b/>
                <w:sz w:val="24"/>
                <w:szCs w:val="24"/>
              </w:rPr>
              <w:t>Percent of Patients</w:t>
            </w:r>
          </w:p>
        </w:tc>
      </w:tr>
      <w:tr w:rsidR="00897270" w:rsidRPr="002E4C7B" w14:paraId="37015D99" w14:textId="77777777">
        <w:trPr>
          <w:trHeight w:val="454"/>
        </w:trPr>
        <w:tc>
          <w:tcPr>
            <w:tcW w:w="5669" w:type="dxa"/>
            <w:vAlign w:val="center"/>
          </w:tcPr>
          <w:p w14:paraId="7D9BFD24" w14:textId="6FC0B70E" w:rsidR="00897270" w:rsidRPr="002E4C7B" w:rsidRDefault="005D5EF3" w:rsidP="003A2961">
            <w:pPr>
              <w:pStyle w:val="ListParagraph"/>
              <w:numPr>
                <w:ilvl w:val="0"/>
                <w:numId w:val="33"/>
              </w:numPr>
              <w:ind w:left="499" w:hanging="357"/>
              <w:rPr>
                <w:rFonts w:ascii="Arial" w:hAnsi="Arial" w:cs="Arial"/>
                <w:sz w:val="24"/>
                <w:szCs w:val="24"/>
              </w:rPr>
            </w:pPr>
            <w:ins w:id="3" w:author="Microsoft Word" w:date="2025-08-19T22:07:00Z" w16du:dateUtc="2025-08-19T16:37:00Z">
              <w:r>
                <w:rPr>
                  <w:rFonts w:ascii="Arial" w:eastAsia="Calibri" w:hAnsi="Arial" w:cs="Arial"/>
                  <w:bCs/>
                  <w:sz w:val="24"/>
                  <w:szCs w:val="24"/>
                  <w14:ligatures w14:val="standardContextual"/>
                </w:rPr>
                <w:t>O</w:t>
              </w:r>
              <w:r w:rsidR="00CB4307">
                <w:rPr>
                  <w:rFonts w:ascii="Arial" w:eastAsia="Calibri" w:hAnsi="Arial" w:cs="Arial"/>
                  <w:bCs/>
                  <w:sz w:val="24"/>
                  <w:szCs w:val="24"/>
                  <w14:ligatures w14:val="standardContextual"/>
                </w:rPr>
                <w:t xml:space="preserve">n their </w:t>
              </w:r>
              <w:r w:rsidR="00897270" w:rsidRPr="002E4C7B">
                <w:rPr>
                  <w:rFonts w:ascii="Arial" w:eastAsia="Calibri" w:hAnsi="Arial" w:cs="Arial"/>
                  <w:bCs/>
                  <w:sz w:val="24"/>
                  <w:szCs w:val="24"/>
                  <w14:ligatures w14:val="standardContextual"/>
                </w:rPr>
                <w:t>1</w:t>
              </w:r>
              <w:r w:rsidRPr="00B70D86">
                <w:rPr>
                  <w:rFonts w:ascii="Arial" w:eastAsia="Calibri" w:hAnsi="Arial" w:cs="Arial"/>
                  <w:bCs/>
                  <w:sz w:val="24"/>
                  <w:szCs w:val="24"/>
                  <w14:ligatures w14:val="standardContextual"/>
                </w:rPr>
                <w:t>st</w:t>
              </w:r>
              <w:r>
                <w:rPr>
                  <w:rFonts w:ascii="Arial" w:eastAsia="Calibri" w:hAnsi="Arial" w:cs="Arial"/>
                  <w:bCs/>
                  <w:sz w:val="24"/>
                  <w:szCs w:val="24"/>
                  <w14:ligatures w14:val="standardContextual"/>
                </w:rPr>
                <w:t xml:space="preserve"> antibiotic</w:t>
              </w:r>
            </w:ins>
            <w:r w:rsidR="00662DB2">
              <w:rPr>
                <w:rFonts w:ascii="Arial" w:eastAsia="Calibri" w:hAnsi="Arial" w:cs="Arial"/>
                <w:bCs/>
                <w:sz w:val="24"/>
                <w:szCs w:val="24"/>
                <w14:ligatures w14:val="standardContextual"/>
              </w:rPr>
              <w:t xml:space="preserve"> </w:t>
            </w:r>
            <w:ins w:id="4" w:author="Microsoft Word" w:date="2025-08-19T22:07:00Z" w16du:dateUtc="2025-08-19T16:37:00Z">
              <w:r w:rsidRPr="00662DB2">
                <w:rPr>
                  <w:rFonts w:ascii="Arial" w:eastAsia="Calibri" w:hAnsi="Arial" w:cs="Arial"/>
                  <w:bCs/>
                  <w:sz w:val="24"/>
                  <w:szCs w:val="24"/>
                  <w14:ligatures w14:val="standardContextual"/>
                </w:rPr>
                <w:t>/</w:t>
              </w:r>
            </w:ins>
            <w:r w:rsidR="00662DB2">
              <w:rPr>
                <w:rFonts w:ascii="Arial" w:eastAsia="Calibri" w:hAnsi="Arial" w:cs="Arial"/>
                <w:bCs/>
                <w:sz w:val="24"/>
                <w:szCs w:val="24"/>
                <w14:ligatures w14:val="standardContextual"/>
              </w:rPr>
              <w:t xml:space="preserve"> </w:t>
            </w:r>
            <w:r w:rsidR="00155D0C">
              <w:rPr>
                <w:rFonts w:ascii="Arial" w:eastAsia="Calibri" w:hAnsi="Arial" w:cs="Arial"/>
                <w:bCs/>
                <w:sz w:val="24"/>
                <w:szCs w:val="24"/>
                <w14:ligatures w14:val="standardContextual"/>
              </w:rPr>
              <w:t>p10</w:t>
            </w:r>
            <w:ins w:id="5" w:author="Microsoft Word" w:date="2025-08-19T22:07:00Z" w16du:dateUtc="2025-08-19T16:37:00Z">
              <w:r>
                <w:rPr>
                  <w:rFonts w:ascii="Arial" w:eastAsia="Calibri" w:hAnsi="Arial" w:cs="Arial"/>
                  <w:bCs/>
                  <w:sz w:val="24"/>
                  <w:szCs w:val="24"/>
                  <w14:ligatures w14:val="standardContextual"/>
                </w:rPr>
                <w:t xml:space="preserve">; </w:t>
              </w:r>
              <w:r w:rsidRPr="00662DB2">
                <w:rPr>
                  <w:rFonts w:ascii="Arial" w:eastAsia="Calibri" w:hAnsi="Arial" w:cs="Arial"/>
                  <w:bCs/>
                  <w:sz w:val="24"/>
                  <w:szCs w:val="24"/>
                  <w14:ligatures w14:val="standardContextual"/>
                </w:rPr>
                <w:t>ha</w:t>
              </w:r>
            </w:ins>
            <w:r w:rsidR="00B174D4">
              <w:rPr>
                <w:rFonts w:ascii="Arial" w:eastAsia="Calibri" w:hAnsi="Arial" w:cs="Arial"/>
                <w:bCs/>
                <w:sz w:val="24"/>
                <w:szCs w:val="24"/>
                <w14:ligatures w14:val="standardContextual"/>
              </w:rPr>
              <w:t>ve</w:t>
            </w:r>
            <w:r>
              <w:rPr>
                <w:rFonts w:ascii="Arial" w:eastAsia="Calibri" w:hAnsi="Arial" w:cs="Arial"/>
                <w:bCs/>
                <w:sz w:val="24"/>
                <w:szCs w:val="24"/>
                <w14:ligatures w14:val="standardContextual"/>
              </w:rPr>
              <w:t xml:space="preserve"> </w:t>
            </w:r>
            <w:ins w:id="6" w:author="Microsoft Word" w:date="2025-08-19T22:07:00Z" w16du:dateUtc="2025-08-19T16:37:00Z">
              <w:r>
                <w:rPr>
                  <w:rFonts w:ascii="Arial" w:eastAsia="Calibri" w:hAnsi="Arial" w:cs="Arial"/>
                  <w:bCs/>
                  <w:sz w:val="24"/>
                  <w:szCs w:val="24"/>
                  <w14:ligatures w14:val="standardContextual"/>
                </w:rPr>
                <w:t>not used biologics yet</w:t>
              </w:r>
            </w:ins>
          </w:p>
        </w:tc>
        <w:tc>
          <w:tcPr>
            <w:tcW w:w="2693" w:type="dxa"/>
            <w:vAlign w:val="center"/>
          </w:tcPr>
          <w:p w14:paraId="644B4776" w14:textId="77777777" w:rsidR="00897270" w:rsidRPr="002E4C7B" w:rsidRDefault="00897270">
            <w:pPr>
              <w:jc w:val="center"/>
              <w:rPr>
                <w:rFonts w:ascii="Arial" w:hAnsi="Arial" w:cs="Arial"/>
                <w:sz w:val="24"/>
                <w:szCs w:val="24"/>
              </w:rPr>
            </w:pPr>
            <w:r w:rsidRPr="002E4C7B">
              <w:rPr>
                <w:rFonts w:ascii="Arial" w:hAnsi="Arial" w:cs="Arial"/>
                <w:sz w:val="24"/>
                <w:szCs w:val="24"/>
              </w:rPr>
              <w:t>_______%</w:t>
            </w:r>
          </w:p>
        </w:tc>
      </w:tr>
      <w:tr w:rsidR="00897270" w:rsidRPr="002E4C7B" w14:paraId="2021A0E7" w14:textId="77777777">
        <w:trPr>
          <w:trHeight w:val="454"/>
        </w:trPr>
        <w:tc>
          <w:tcPr>
            <w:tcW w:w="5669" w:type="dxa"/>
            <w:vAlign w:val="center"/>
          </w:tcPr>
          <w:p w14:paraId="4A70875B" w14:textId="372E40AD" w:rsidR="00897270" w:rsidRPr="002E4C7B" w:rsidRDefault="005D5EF3" w:rsidP="003A2961">
            <w:pPr>
              <w:pStyle w:val="ListParagraph"/>
              <w:numPr>
                <w:ilvl w:val="0"/>
                <w:numId w:val="33"/>
              </w:numPr>
              <w:ind w:left="499" w:hanging="357"/>
              <w:rPr>
                <w:rFonts w:ascii="Arial" w:hAnsi="Arial" w:cs="Arial"/>
                <w:sz w:val="24"/>
                <w:szCs w:val="24"/>
              </w:rPr>
            </w:pPr>
            <w:r>
              <w:rPr>
                <w:rFonts w:ascii="Arial" w:eastAsia="Calibri" w:hAnsi="Arial" w:cs="Arial"/>
                <w:bCs/>
                <w:sz w:val="24"/>
                <w:szCs w:val="24"/>
                <w14:ligatures w14:val="standardContextual"/>
              </w:rPr>
              <w:t>On their 2</w:t>
            </w:r>
            <w:r w:rsidRPr="005D5EF3">
              <w:rPr>
                <w:rFonts w:ascii="Arial" w:eastAsia="Calibri" w:hAnsi="Arial" w:cs="Arial"/>
                <w:bCs/>
                <w:sz w:val="24"/>
                <w:szCs w:val="24"/>
                <w:vertAlign w:val="superscript"/>
                <w14:ligatures w14:val="standardContextual"/>
              </w:rPr>
              <w:t>nd</w:t>
            </w:r>
            <w:r>
              <w:rPr>
                <w:rFonts w:ascii="Arial" w:eastAsia="Calibri" w:hAnsi="Arial" w:cs="Arial"/>
                <w:bCs/>
                <w:sz w:val="24"/>
                <w:szCs w:val="24"/>
                <w14:ligatures w14:val="standardContextual"/>
              </w:rPr>
              <w:t xml:space="preserve"> antibiotic</w:t>
            </w:r>
            <w:r w:rsidR="002940AB">
              <w:rPr>
                <w:rFonts w:ascii="Arial" w:eastAsia="Calibri" w:hAnsi="Arial" w:cs="Arial"/>
                <w:bCs/>
                <w:sz w:val="24"/>
                <w:szCs w:val="24"/>
                <w14:ligatures w14:val="standardContextual"/>
              </w:rPr>
              <w:t xml:space="preserve"> </w:t>
            </w:r>
            <w:r>
              <w:rPr>
                <w:rFonts w:ascii="Arial" w:eastAsia="Calibri" w:hAnsi="Arial" w:cs="Arial"/>
                <w:bCs/>
                <w:sz w:val="24"/>
                <w:szCs w:val="24"/>
                <w14:ligatures w14:val="standardContextual"/>
              </w:rPr>
              <w:t>/</w:t>
            </w:r>
            <w:r w:rsidR="002940AB">
              <w:rPr>
                <w:rFonts w:ascii="Arial" w:eastAsia="Calibri" w:hAnsi="Arial" w:cs="Arial"/>
                <w:bCs/>
                <w:sz w:val="24"/>
                <w:szCs w:val="24"/>
                <w14:ligatures w14:val="standardContextual"/>
              </w:rPr>
              <w:t xml:space="preserve"> </w:t>
            </w:r>
            <w:r w:rsidR="00155D0C">
              <w:rPr>
                <w:rFonts w:ascii="Arial" w:eastAsia="Calibri" w:hAnsi="Arial" w:cs="Arial"/>
                <w:bCs/>
                <w:sz w:val="24"/>
                <w:szCs w:val="24"/>
                <w14:ligatures w14:val="standardContextual"/>
              </w:rPr>
              <w:t>p10</w:t>
            </w:r>
            <w:r>
              <w:rPr>
                <w:rFonts w:ascii="Arial" w:eastAsia="Calibri" w:hAnsi="Arial" w:cs="Arial"/>
                <w:bCs/>
                <w:sz w:val="24"/>
                <w:szCs w:val="24"/>
                <w14:ligatures w14:val="standardContextual"/>
              </w:rPr>
              <w:t>; ha</w:t>
            </w:r>
            <w:r w:rsidR="00B174D4">
              <w:rPr>
                <w:rFonts w:ascii="Arial" w:eastAsia="Calibri" w:hAnsi="Arial" w:cs="Arial"/>
                <w:bCs/>
                <w:sz w:val="24"/>
                <w:szCs w:val="24"/>
                <w14:ligatures w14:val="standardContextual"/>
              </w:rPr>
              <w:t>ve</w:t>
            </w:r>
            <w:r>
              <w:rPr>
                <w:rFonts w:ascii="Arial" w:eastAsia="Calibri" w:hAnsi="Arial" w:cs="Arial"/>
                <w:bCs/>
                <w:sz w:val="24"/>
                <w:szCs w:val="24"/>
                <w14:ligatures w14:val="standardContextual"/>
              </w:rPr>
              <w:t xml:space="preserve"> not used biologics yet</w:t>
            </w:r>
          </w:p>
        </w:tc>
        <w:tc>
          <w:tcPr>
            <w:tcW w:w="2693" w:type="dxa"/>
            <w:vAlign w:val="center"/>
          </w:tcPr>
          <w:p w14:paraId="5A05808E" w14:textId="77777777" w:rsidR="00897270" w:rsidRPr="002E4C7B" w:rsidRDefault="00897270">
            <w:pPr>
              <w:jc w:val="center"/>
              <w:rPr>
                <w:rFonts w:ascii="Arial" w:hAnsi="Arial" w:cs="Arial"/>
                <w:sz w:val="24"/>
                <w:szCs w:val="24"/>
              </w:rPr>
            </w:pPr>
            <w:r w:rsidRPr="002E4C7B">
              <w:rPr>
                <w:rFonts w:ascii="Arial" w:hAnsi="Arial" w:cs="Arial"/>
                <w:sz w:val="24"/>
                <w:szCs w:val="24"/>
              </w:rPr>
              <w:t>_______%</w:t>
            </w:r>
          </w:p>
        </w:tc>
      </w:tr>
      <w:tr w:rsidR="00897270" w:rsidRPr="002E4C7B" w14:paraId="4EB3594F" w14:textId="77777777">
        <w:trPr>
          <w:trHeight w:val="454"/>
        </w:trPr>
        <w:tc>
          <w:tcPr>
            <w:tcW w:w="5669" w:type="dxa"/>
            <w:vAlign w:val="center"/>
          </w:tcPr>
          <w:p w14:paraId="4526852D" w14:textId="6E0CAF54" w:rsidR="00897270" w:rsidRPr="002E4C7B" w:rsidRDefault="00B174D4" w:rsidP="003A2961">
            <w:pPr>
              <w:pStyle w:val="ListParagraph"/>
              <w:numPr>
                <w:ilvl w:val="0"/>
                <w:numId w:val="33"/>
              </w:numPr>
              <w:ind w:left="499" w:hanging="357"/>
              <w:rPr>
                <w:rFonts w:ascii="Arial" w:hAnsi="Arial" w:cs="Arial"/>
                <w:sz w:val="24"/>
                <w:szCs w:val="24"/>
              </w:rPr>
            </w:pPr>
            <w:r>
              <w:rPr>
                <w:rFonts w:ascii="Arial" w:eastAsia="Calibri" w:hAnsi="Arial" w:cs="Arial"/>
                <w:bCs/>
                <w:sz w:val="24"/>
                <w:szCs w:val="24"/>
                <w14:ligatures w14:val="standardContextual"/>
              </w:rPr>
              <w:t>On their 3</w:t>
            </w:r>
            <w:r w:rsidRPr="00B174D4">
              <w:rPr>
                <w:rFonts w:ascii="Arial" w:eastAsia="Calibri" w:hAnsi="Arial" w:cs="Arial"/>
                <w:bCs/>
                <w:sz w:val="24"/>
                <w:szCs w:val="24"/>
                <w:vertAlign w:val="superscript"/>
                <w14:ligatures w14:val="standardContextual"/>
              </w:rPr>
              <w:t>rd</w:t>
            </w:r>
            <w:r>
              <w:rPr>
                <w:rFonts w:ascii="Arial" w:eastAsia="Calibri" w:hAnsi="Arial" w:cs="Arial"/>
                <w:bCs/>
                <w:sz w:val="24"/>
                <w:szCs w:val="24"/>
                <w14:ligatures w14:val="standardContextual"/>
              </w:rPr>
              <w:t xml:space="preserve"> or later antibiotic / </w:t>
            </w:r>
            <w:r w:rsidR="00155D0C">
              <w:rPr>
                <w:rFonts w:ascii="Arial" w:eastAsia="Calibri" w:hAnsi="Arial" w:cs="Arial"/>
                <w:bCs/>
                <w:sz w:val="24"/>
                <w:szCs w:val="24"/>
                <w14:ligatures w14:val="standardContextual"/>
              </w:rPr>
              <w:t>p10</w:t>
            </w:r>
            <w:r>
              <w:rPr>
                <w:rFonts w:ascii="Arial" w:eastAsia="Calibri" w:hAnsi="Arial" w:cs="Arial"/>
                <w:bCs/>
                <w:sz w:val="24"/>
                <w:szCs w:val="24"/>
                <w14:ligatures w14:val="standardContextual"/>
              </w:rPr>
              <w:t>; have not used biologics yet</w:t>
            </w:r>
          </w:p>
        </w:tc>
        <w:tc>
          <w:tcPr>
            <w:tcW w:w="2693" w:type="dxa"/>
            <w:vAlign w:val="center"/>
          </w:tcPr>
          <w:p w14:paraId="71CFDF38" w14:textId="77777777" w:rsidR="00897270" w:rsidRPr="002E4C7B" w:rsidRDefault="00897270">
            <w:pPr>
              <w:jc w:val="center"/>
              <w:rPr>
                <w:rFonts w:ascii="Arial" w:hAnsi="Arial" w:cs="Arial"/>
                <w:sz w:val="24"/>
                <w:szCs w:val="24"/>
              </w:rPr>
            </w:pPr>
            <w:r w:rsidRPr="002E4C7B">
              <w:rPr>
                <w:rFonts w:ascii="Arial" w:hAnsi="Arial" w:cs="Arial"/>
                <w:sz w:val="24"/>
                <w:szCs w:val="24"/>
              </w:rPr>
              <w:t>_______%</w:t>
            </w:r>
          </w:p>
        </w:tc>
      </w:tr>
      <w:tr w:rsidR="00B174D4" w:rsidRPr="002E4C7B" w14:paraId="7422EBE7" w14:textId="77777777" w:rsidTr="00B174D4">
        <w:trPr>
          <w:trHeight w:val="454"/>
        </w:trPr>
        <w:tc>
          <w:tcPr>
            <w:tcW w:w="5669" w:type="dxa"/>
            <w:vAlign w:val="center"/>
          </w:tcPr>
          <w:p w14:paraId="1E03CEB5" w14:textId="0C0183DB" w:rsidR="00B174D4" w:rsidRDefault="00B174D4" w:rsidP="00B174D4">
            <w:pPr>
              <w:pStyle w:val="ListParagraph"/>
              <w:numPr>
                <w:ilvl w:val="0"/>
                <w:numId w:val="33"/>
              </w:numPr>
              <w:ind w:left="499" w:hanging="357"/>
              <w:rPr>
                <w:rFonts w:eastAsia="Calibri" w:cs="Arial"/>
                <w:bCs/>
                <w:szCs w:val="24"/>
                <w14:ligatures w14:val="standardContextual"/>
              </w:rPr>
            </w:pPr>
            <w:r>
              <w:rPr>
                <w:rFonts w:ascii="Arial" w:eastAsia="Calibri" w:hAnsi="Arial" w:cs="Arial"/>
                <w:bCs/>
                <w:sz w:val="24"/>
                <w:szCs w:val="24"/>
                <w14:ligatures w14:val="standardContextual"/>
              </w:rPr>
              <w:t>On their 1</w:t>
            </w:r>
            <w:r w:rsidRPr="00B174D4">
              <w:rPr>
                <w:rFonts w:ascii="Arial" w:eastAsia="Calibri" w:hAnsi="Arial" w:cs="Arial"/>
                <w:bCs/>
                <w:sz w:val="24"/>
                <w:szCs w:val="24"/>
                <w:vertAlign w:val="superscript"/>
                <w14:ligatures w14:val="standardContextual"/>
              </w:rPr>
              <w:t>st</w:t>
            </w:r>
            <w:r>
              <w:rPr>
                <w:rFonts w:ascii="Arial" w:eastAsia="Calibri" w:hAnsi="Arial" w:cs="Arial"/>
                <w:bCs/>
                <w:sz w:val="24"/>
                <w:szCs w:val="24"/>
                <w14:ligatures w14:val="standardContextual"/>
              </w:rPr>
              <w:t xml:space="preserve"> biologic treatment</w:t>
            </w:r>
          </w:p>
        </w:tc>
        <w:tc>
          <w:tcPr>
            <w:tcW w:w="2693" w:type="dxa"/>
            <w:vAlign w:val="center"/>
          </w:tcPr>
          <w:p w14:paraId="131DAA82" w14:textId="446EBA9A" w:rsidR="00B174D4" w:rsidRPr="002E4C7B" w:rsidRDefault="00B174D4" w:rsidP="00B174D4">
            <w:pPr>
              <w:jc w:val="center"/>
              <w:rPr>
                <w:rFonts w:cs="Arial"/>
                <w:szCs w:val="24"/>
              </w:rPr>
            </w:pPr>
            <w:r w:rsidRPr="0064086B">
              <w:rPr>
                <w:rFonts w:ascii="Arial" w:hAnsi="Arial" w:cs="Arial"/>
                <w:sz w:val="24"/>
                <w:szCs w:val="24"/>
              </w:rPr>
              <w:t>_______%</w:t>
            </w:r>
          </w:p>
        </w:tc>
      </w:tr>
      <w:tr w:rsidR="00B174D4" w:rsidRPr="002E4C7B" w14:paraId="3779BD19" w14:textId="77777777" w:rsidTr="00B174D4">
        <w:trPr>
          <w:trHeight w:val="454"/>
        </w:trPr>
        <w:tc>
          <w:tcPr>
            <w:tcW w:w="5669" w:type="dxa"/>
            <w:vAlign w:val="center"/>
          </w:tcPr>
          <w:p w14:paraId="107D95E2" w14:textId="1FA1907C" w:rsidR="00B174D4" w:rsidRDefault="00B174D4" w:rsidP="00B174D4">
            <w:pPr>
              <w:pStyle w:val="ListParagraph"/>
              <w:numPr>
                <w:ilvl w:val="0"/>
                <w:numId w:val="33"/>
              </w:numPr>
              <w:ind w:left="499" w:hanging="357"/>
              <w:rPr>
                <w:rFonts w:eastAsia="Calibri" w:cs="Arial"/>
                <w:bCs/>
                <w:szCs w:val="24"/>
                <w14:ligatures w14:val="standardContextual"/>
              </w:rPr>
            </w:pPr>
            <w:r>
              <w:rPr>
                <w:rFonts w:ascii="Arial" w:eastAsia="Calibri" w:hAnsi="Arial" w:cs="Arial"/>
                <w:bCs/>
                <w:sz w:val="24"/>
                <w:szCs w:val="24"/>
                <w14:ligatures w14:val="standardContextual"/>
              </w:rPr>
              <w:t>On their 2</w:t>
            </w:r>
            <w:r w:rsidRPr="00B174D4">
              <w:rPr>
                <w:rFonts w:ascii="Arial" w:eastAsia="Calibri" w:hAnsi="Arial" w:cs="Arial"/>
                <w:bCs/>
                <w:sz w:val="24"/>
                <w:szCs w:val="24"/>
                <w:vertAlign w:val="superscript"/>
                <w14:ligatures w14:val="standardContextual"/>
              </w:rPr>
              <w:t>nd</w:t>
            </w:r>
            <w:r>
              <w:rPr>
                <w:rFonts w:ascii="Arial" w:eastAsia="Calibri" w:hAnsi="Arial" w:cs="Arial"/>
                <w:bCs/>
                <w:sz w:val="24"/>
                <w:szCs w:val="24"/>
                <w14:ligatures w14:val="standardContextual"/>
              </w:rPr>
              <w:t xml:space="preserve"> biologic treatment</w:t>
            </w:r>
          </w:p>
        </w:tc>
        <w:tc>
          <w:tcPr>
            <w:tcW w:w="2693" w:type="dxa"/>
            <w:vAlign w:val="center"/>
          </w:tcPr>
          <w:p w14:paraId="3CEBA730" w14:textId="66F979A3" w:rsidR="00B174D4" w:rsidRPr="002E4C7B" w:rsidRDefault="00B174D4" w:rsidP="00B174D4">
            <w:pPr>
              <w:jc w:val="center"/>
              <w:rPr>
                <w:rFonts w:cs="Arial"/>
                <w:szCs w:val="24"/>
              </w:rPr>
            </w:pPr>
            <w:r w:rsidRPr="0064086B">
              <w:rPr>
                <w:rFonts w:ascii="Arial" w:hAnsi="Arial" w:cs="Arial"/>
                <w:sz w:val="24"/>
                <w:szCs w:val="24"/>
              </w:rPr>
              <w:t>_______%</w:t>
            </w:r>
          </w:p>
        </w:tc>
      </w:tr>
      <w:tr w:rsidR="00B174D4" w:rsidRPr="002E4C7B" w14:paraId="5CFA46B1" w14:textId="77777777" w:rsidTr="00B174D4">
        <w:trPr>
          <w:trHeight w:val="454"/>
        </w:trPr>
        <w:tc>
          <w:tcPr>
            <w:tcW w:w="5669" w:type="dxa"/>
            <w:vAlign w:val="center"/>
          </w:tcPr>
          <w:p w14:paraId="12B010F3" w14:textId="280C298C" w:rsidR="00B174D4" w:rsidRDefault="00B174D4" w:rsidP="00B174D4">
            <w:pPr>
              <w:pStyle w:val="ListParagraph"/>
              <w:numPr>
                <w:ilvl w:val="0"/>
                <w:numId w:val="33"/>
              </w:numPr>
              <w:ind w:left="499" w:hanging="357"/>
              <w:rPr>
                <w:rFonts w:eastAsia="Calibri" w:cs="Arial"/>
                <w:bCs/>
                <w:szCs w:val="24"/>
                <w14:ligatures w14:val="standardContextual"/>
              </w:rPr>
            </w:pPr>
            <w:r>
              <w:rPr>
                <w:rFonts w:ascii="Arial" w:eastAsia="Calibri" w:hAnsi="Arial" w:cs="Arial"/>
                <w:bCs/>
                <w:sz w:val="24"/>
                <w:szCs w:val="24"/>
                <w14:ligatures w14:val="standardContextual"/>
              </w:rPr>
              <w:t>On their 3</w:t>
            </w:r>
            <w:r w:rsidRPr="00B174D4">
              <w:rPr>
                <w:rFonts w:ascii="Arial" w:eastAsia="Calibri" w:hAnsi="Arial" w:cs="Arial"/>
                <w:bCs/>
                <w:sz w:val="24"/>
                <w:szCs w:val="24"/>
                <w:vertAlign w:val="superscript"/>
                <w14:ligatures w14:val="standardContextual"/>
              </w:rPr>
              <w:t>rd</w:t>
            </w:r>
            <w:r>
              <w:rPr>
                <w:rFonts w:ascii="Arial" w:eastAsia="Calibri" w:hAnsi="Arial" w:cs="Arial"/>
                <w:bCs/>
                <w:sz w:val="24"/>
                <w:szCs w:val="24"/>
                <w14:ligatures w14:val="standardContextual"/>
              </w:rPr>
              <w:t xml:space="preserve"> or later biologic treatment</w:t>
            </w:r>
          </w:p>
        </w:tc>
        <w:tc>
          <w:tcPr>
            <w:tcW w:w="2693" w:type="dxa"/>
            <w:vAlign w:val="center"/>
          </w:tcPr>
          <w:p w14:paraId="0786E48A" w14:textId="0BBC5E4D" w:rsidR="00B174D4" w:rsidRPr="002E4C7B" w:rsidRDefault="00B174D4" w:rsidP="00B174D4">
            <w:pPr>
              <w:jc w:val="center"/>
              <w:rPr>
                <w:rFonts w:cs="Arial"/>
                <w:szCs w:val="24"/>
              </w:rPr>
            </w:pPr>
            <w:r w:rsidRPr="0064086B">
              <w:rPr>
                <w:rFonts w:ascii="Arial" w:hAnsi="Arial" w:cs="Arial"/>
                <w:sz w:val="24"/>
                <w:szCs w:val="24"/>
              </w:rPr>
              <w:t>_______%</w:t>
            </w:r>
          </w:p>
        </w:tc>
      </w:tr>
      <w:tr w:rsidR="00897270" w:rsidRPr="002E4C7B" w14:paraId="6C9A84B2" w14:textId="77777777">
        <w:trPr>
          <w:trHeight w:val="454"/>
        </w:trPr>
        <w:tc>
          <w:tcPr>
            <w:tcW w:w="5669" w:type="dxa"/>
            <w:vAlign w:val="center"/>
          </w:tcPr>
          <w:p w14:paraId="5176102D" w14:textId="77777777" w:rsidR="00897270" w:rsidRPr="002E4C7B" w:rsidRDefault="00897270">
            <w:pPr>
              <w:jc w:val="center"/>
              <w:rPr>
                <w:rFonts w:ascii="Arial" w:hAnsi="Arial" w:cs="Arial"/>
                <w:b/>
                <w:sz w:val="24"/>
                <w:szCs w:val="24"/>
              </w:rPr>
            </w:pPr>
            <w:r w:rsidRPr="002E4C7B">
              <w:rPr>
                <w:rFonts w:ascii="Arial" w:hAnsi="Arial" w:cs="Arial"/>
                <w:b/>
                <w:sz w:val="24"/>
                <w:szCs w:val="24"/>
              </w:rPr>
              <w:t>TOTAL</w:t>
            </w:r>
          </w:p>
        </w:tc>
        <w:tc>
          <w:tcPr>
            <w:tcW w:w="2693" w:type="dxa"/>
            <w:vAlign w:val="center"/>
          </w:tcPr>
          <w:p w14:paraId="39577E71" w14:textId="4DAE0556" w:rsidR="00897270" w:rsidRPr="002E4C7B" w:rsidRDefault="00897270">
            <w:pPr>
              <w:jc w:val="center"/>
              <w:rPr>
                <w:rFonts w:ascii="Arial" w:hAnsi="Arial" w:cs="Arial"/>
                <w:sz w:val="24"/>
                <w:szCs w:val="24"/>
              </w:rPr>
            </w:pPr>
            <w:r w:rsidRPr="002E4C7B">
              <w:rPr>
                <w:rFonts w:ascii="Arial" w:eastAsia="Segoe UI" w:hAnsi="Arial" w:cs="Arial"/>
                <w:b/>
                <w:color w:val="0000FF"/>
                <w:sz w:val="24"/>
                <w:szCs w:val="24"/>
              </w:rPr>
              <w:t>[PN:</w:t>
            </w:r>
            <w:r w:rsidR="00201128">
              <w:rPr>
                <w:rFonts w:ascii="Arial" w:eastAsia="Segoe UI" w:hAnsi="Arial" w:cs="Arial"/>
                <w:b/>
                <w:color w:val="0000FF"/>
                <w:sz w:val="24"/>
                <w:szCs w:val="24"/>
              </w:rPr>
              <w:t xml:space="preserve"> </w:t>
            </w:r>
            <w:r w:rsidR="00E51F24">
              <w:rPr>
                <w:rFonts w:ascii="Arial" w:eastAsia="Segoe UI" w:hAnsi="Arial" w:cs="Arial"/>
                <w:b/>
                <w:color w:val="0000FF"/>
                <w:sz w:val="24"/>
                <w:szCs w:val="24"/>
              </w:rPr>
              <w:t>Sum to</w:t>
            </w:r>
            <w:r w:rsidRPr="002E4C7B">
              <w:rPr>
                <w:rFonts w:ascii="Arial" w:eastAsia="Segoe UI" w:hAnsi="Arial" w:cs="Arial"/>
                <w:b/>
                <w:color w:val="0000FF"/>
                <w:sz w:val="24"/>
                <w:szCs w:val="24"/>
              </w:rPr>
              <w:t xml:space="preserve"> 100%]</w:t>
            </w:r>
          </w:p>
        </w:tc>
      </w:tr>
    </w:tbl>
    <w:p w14:paraId="7EE1A416" w14:textId="77777777" w:rsidR="00897270" w:rsidRPr="00C6189C" w:rsidRDefault="00897270" w:rsidP="00897270">
      <w:pPr>
        <w:spacing w:after="160" w:line="259" w:lineRule="auto"/>
        <w:rPr>
          <w:rFonts w:asciiTheme="minorHAnsi" w:hAnsiTheme="minorHAnsi" w:cstheme="minorHAnsi"/>
          <w:strike/>
          <w:sz w:val="22"/>
          <w:highlight w:val="yellow"/>
        </w:rPr>
      </w:pPr>
    </w:p>
    <w:p w14:paraId="704DFBBC" w14:textId="1B614C7A" w:rsidR="00AF3A5F" w:rsidRPr="00E17548" w:rsidRDefault="00AF3A5F" w:rsidP="00AF3A5F">
      <w:pPr>
        <w:ind w:left="720" w:hanging="720"/>
        <w:contextualSpacing/>
        <w:rPr>
          <w:rFonts w:cs="Arial"/>
          <w:szCs w:val="24"/>
        </w:rPr>
      </w:pPr>
      <w:r w:rsidRPr="00E17548">
        <w:rPr>
          <w:rFonts w:cs="Arial"/>
          <w:color w:val="0000FF"/>
        </w:rPr>
        <w:t>C6a.</w:t>
      </w:r>
      <w:r w:rsidRPr="00E17548">
        <w:rPr>
          <w:rFonts w:cs="Arial"/>
          <w:color w:val="0000FF"/>
        </w:rPr>
        <w:tab/>
      </w:r>
      <w:r w:rsidRPr="00E17548">
        <w:rPr>
          <w:rFonts w:cs="Arial"/>
          <w:szCs w:val="24"/>
        </w:rPr>
        <w:t xml:space="preserve">Of your </w:t>
      </w:r>
      <w:r w:rsidR="00006A8C">
        <w:rPr>
          <w:rFonts w:cs="Arial"/>
          <w:b/>
          <w:szCs w:val="24"/>
        </w:rPr>
        <w:t xml:space="preserve">THERAPY AREA </w:t>
      </w:r>
      <w:r w:rsidRPr="00E17548">
        <w:rPr>
          <w:rFonts w:cs="Arial"/>
          <w:szCs w:val="24"/>
        </w:rPr>
        <w:t xml:space="preserve">patients seen in the </w:t>
      </w:r>
      <w:r w:rsidRPr="00E17548">
        <w:rPr>
          <w:rFonts w:cs="Arial"/>
          <w:b/>
          <w:szCs w:val="24"/>
          <w:u w:val="single"/>
        </w:rPr>
        <w:t>past 12 months</w:t>
      </w:r>
      <w:r w:rsidRPr="00E17548">
        <w:rPr>
          <w:rFonts w:cs="Arial"/>
          <w:szCs w:val="24"/>
        </w:rPr>
        <w:t xml:space="preserve">, what percent of these patients are </w:t>
      </w:r>
      <w:r w:rsidRPr="00E17548">
        <w:rPr>
          <w:rFonts w:cs="Arial"/>
          <w:b/>
          <w:szCs w:val="24"/>
        </w:rPr>
        <w:t>not adequately controlled on conventional therapies</w:t>
      </w:r>
      <w:r w:rsidRPr="00E17548">
        <w:rPr>
          <w:rFonts w:cs="Arial"/>
          <w:szCs w:val="24"/>
        </w:rPr>
        <w:t>?</w:t>
      </w:r>
    </w:p>
    <w:p w14:paraId="7ABF4AF0" w14:textId="77777777" w:rsidR="00AF3A5F" w:rsidRPr="00E17548" w:rsidRDefault="00AF3A5F" w:rsidP="00AF3A5F">
      <w:pPr>
        <w:ind w:left="720" w:hanging="720"/>
        <w:contextualSpacing/>
        <w:rPr>
          <w:rFonts w:cs="Arial"/>
          <w:szCs w:val="24"/>
        </w:rPr>
      </w:pPr>
    </w:p>
    <w:p w14:paraId="17AACBE8" w14:textId="77777777" w:rsidR="00AF3A5F" w:rsidRPr="00E17548" w:rsidRDefault="00AF3A5F" w:rsidP="00AF3A5F">
      <w:pPr>
        <w:contextualSpacing/>
        <w:rPr>
          <w:rFonts w:cs="Arial"/>
          <w:color w:val="0000FF"/>
        </w:rPr>
      </w:pPr>
      <w:r w:rsidRPr="00E17548">
        <w:rPr>
          <w:rFonts w:cs="Arial"/>
          <w:szCs w:val="24"/>
        </w:rPr>
        <w:tab/>
      </w:r>
      <w:r w:rsidRPr="00E17548">
        <w:rPr>
          <w:rFonts w:cs="Arial"/>
          <w:color w:val="0000FF"/>
        </w:rPr>
        <w:t>[PN: Range: 0-100]</w:t>
      </w:r>
    </w:p>
    <w:p w14:paraId="0E5D3A5B" w14:textId="77777777" w:rsidR="00AF3A5F" w:rsidRPr="00E17548" w:rsidRDefault="00AF3A5F" w:rsidP="00AF3A5F">
      <w:pPr>
        <w:ind w:left="720" w:hanging="720"/>
        <w:contextualSpacing/>
        <w:rPr>
          <w:rFonts w:cs="Arial"/>
          <w:color w:val="0000FF"/>
        </w:rPr>
      </w:pPr>
    </w:p>
    <w:p w14:paraId="29947BF1" w14:textId="77777777" w:rsidR="00AF3A5F" w:rsidRPr="00E17548" w:rsidRDefault="00AF3A5F" w:rsidP="00AF3A5F">
      <w:pPr>
        <w:ind w:left="720"/>
        <w:contextualSpacing/>
        <w:rPr>
          <w:rFonts w:cs="Arial"/>
          <w:color w:val="0000FF"/>
        </w:rPr>
      </w:pPr>
      <w:r w:rsidRPr="00E17548">
        <w:rPr>
          <w:rFonts w:cs="Arial"/>
          <w:color w:val="000000" w:themeColor="text1"/>
        </w:rPr>
        <w:t>_______% patients not adequately controlled on conventional therapies</w:t>
      </w:r>
    </w:p>
    <w:p w14:paraId="40639FF2" w14:textId="77777777" w:rsidR="00AF3A5F" w:rsidRPr="00E17548" w:rsidRDefault="00AF3A5F" w:rsidP="00AF3A5F">
      <w:pPr>
        <w:ind w:left="454" w:hanging="454"/>
        <w:contextualSpacing/>
        <w:rPr>
          <w:rFonts w:cs="Arial"/>
          <w:color w:val="0000FF"/>
        </w:rPr>
      </w:pPr>
    </w:p>
    <w:p w14:paraId="48FBE71F" w14:textId="5450A189" w:rsidR="00AF3A5F" w:rsidRPr="00E17548" w:rsidRDefault="00E17548" w:rsidP="00AF3A5F">
      <w:pPr>
        <w:ind w:left="720" w:hanging="720"/>
        <w:contextualSpacing/>
        <w:rPr>
          <w:rFonts w:cs="Arial"/>
          <w:szCs w:val="24"/>
        </w:rPr>
      </w:pPr>
      <w:r>
        <w:rPr>
          <w:rFonts w:cs="Arial"/>
          <w:color w:val="0000FF"/>
        </w:rPr>
        <w:t>C6</w:t>
      </w:r>
      <w:r w:rsidR="00AF3A5F" w:rsidRPr="00E17548">
        <w:rPr>
          <w:rFonts w:cs="Arial"/>
          <w:color w:val="0000FF"/>
        </w:rPr>
        <w:t>b.</w:t>
      </w:r>
      <w:r w:rsidR="00AF3A5F" w:rsidRPr="00E17548">
        <w:rPr>
          <w:rFonts w:cs="Arial"/>
          <w:color w:val="0000FF"/>
        </w:rPr>
        <w:tab/>
      </w:r>
      <w:r w:rsidR="00AF3A5F" w:rsidRPr="00E17548">
        <w:rPr>
          <w:rFonts w:cs="Arial"/>
          <w:szCs w:val="24"/>
        </w:rPr>
        <w:t xml:space="preserve">Of your </w:t>
      </w:r>
      <w:r w:rsidR="00006A8C">
        <w:rPr>
          <w:rFonts w:cs="Arial"/>
          <w:b/>
          <w:szCs w:val="24"/>
        </w:rPr>
        <w:t xml:space="preserve">THERAPY AREA </w:t>
      </w:r>
      <w:r w:rsidR="00AF3A5F" w:rsidRPr="00E17548">
        <w:rPr>
          <w:rFonts w:cs="Arial"/>
          <w:szCs w:val="24"/>
        </w:rPr>
        <w:t xml:space="preserve">patients seen in the </w:t>
      </w:r>
      <w:r w:rsidR="00AF3A5F" w:rsidRPr="00E17548">
        <w:rPr>
          <w:rFonts w:cs="Arial"/>
          <w:b/>
          <w:szCs w:val="24"/>
          <w:u w:val="single"/>
        </w:rPr>
        <w:t>past 12 months</w:t>
      </w:r>
      <w:r w:rsidR="00AF3A5F" w:rsidRPr="00E17548">
        <w:rPr>
          <w:rFonts w:cs="Arial"/>
          <w:szCs w:val="24"/>
        </w:rPr>
        <w:t xml:space="preserve">, what percent of these patients have exactly </w:t>
      </w:r>
      <w:r w:rsidR="00AF3A5F" w:rsidRPr="00E17548">
        <w:rPr>
          <w:rFonts w:cs="Arial"/>
          <w:b/>
          <w:szCs w:val="24"/>
        </w:rPr>
        <w:t xml:space="preserve">one active </w:t>
      </w:r>
      <w:r w:rsidR="00DE65E0">
        <w:rPr>
          <w:rFonts w:cs="Arial"/>
          <w:b/>
          <w:szCs w:val="24"/>
        </w:rPr>
        <w:t>symptom 5</w:t>
      </w:r>
      <w:r w:rsidR="00AF3A5F" w:rsidRPr="00E17548">
        <w:rPr>
          <w:rFonts w:cs="Arial"/>
          <w:b/>
          <w:szCs w:val="24"/>
        </w:rPr>
        <w:t xml:space="preserve"> </w:t>
      </w:r>
      <w:r w:rsidR="00AF3A5F" w:rsidRPr="00E17548">
        <w:rPr>
          <w:rFonts w:cs="Arial"/>
          <w:szCs w:val="24"/>
        </w:rPr>
        <w:t>(draining or non-draining)?</w:t>
      </w:r>
    </w:p>
    <w:p w14:paraId="02DE72CC" w14:textId="77777777" w:rsidR="00AF3A5F" w:rsidRPr="00E17548" w:rsidRDefault="00AF3A5F" w:rsidP="00AF3A5F">
      <w:pPr>
        <w:ind w:left="720" w:hanging="720"/>
        <w:contextualSpacing/>
        <w:rPr>
          <w:rFonts w:cs="Arial"/>
          <w:szCs w:val="24"/>
        </w:rPr>
      </w:pPr>
    </w:p>
    <w:p w14:paraId="2AE6AA1E" w14:textId="77777777" w:rsidR="00AF3A5F" w:rsidRPr="00E17548" w:rsidRDefault="00AF3A5F" w:rsidP="00AF3A5F">
      <w:pPr>
        <w:contextualSpacing/>
        <w:rPr>
          <w:rFonts w:cs="Arial"/>
          <w:color w:val="0000FF"/>
        </w:rPr>
      </w:pPr>
      <w:r w:rsidRPr="00E17548">
        <w:rPr>
          <w:rFonts w:cs="Arial"/>
          <w:szCs w:val="24"/>
        </w:rPr>
        <w:tab/>
      </w:r>
      <w:r w:rsidRPr="00E17548">
        <w:rPr>
          <w:rFonts w:cs="Arial"/>
          <w:color w:val="0000FF"/>
        </w:rPr>
        <w:t>[PN: Range: 0-100]</w:t>
      </w:r>
    </w:p>
    <w:p w14:paraId="6E19089B" w14:textId="77777777" w:rsidR="00AF3A5F" w:rsidRPr="00E17548" w:rsidRDefault="00AF3A5F" w:rsidP="00AF3A5F">
      <w:pPr>
        <w:ind w:left="720" w:hanging="720"/>
        <w:contextualSpacing/>
        <w:rPr>
          <w:rFonts w:cs="Arial"/>
          <w:color w:val="0000FF"/>
        </w:rPr>
      </w:pPr>
    </w:p>
    <w:p w14:paraId="516C0CA2" w14:textId="43883BD6" w:rsidR="00AF3A5F" w:rsidRPr="00E17548" w:rsidRDefault="00AF3A5F" w:rsidP="00AF3A5F">
      <w:pPr>
        <w:ind w:left="720"/>
        <w:contextualSpacing/>
        <w:rPr>
          <w:rFonts w:cs="Arial"/>
          <w:color w:val="0000FF"/>
        </w:rPr>
      </w:pPr>
      <w:r w:rsidRPr="00E17548">
        <w:rPr>
          <w:rFonts w:cs="Arial"/>
          <w:color w:val="000000" w:themeColor="text1"/>
        </w:rPr>
        <w:t xml:space="preserve">_______% patients having exactly 1 active </w:t>
      </w:r>
      <w:r w:rsidR="00DE65E0">
        <w:rPr>
          <w:rFonts w:cs="Arial"/>
          <w:color w:val="000000" w:themeColor="text1"/>
        </w:rPr>
        <w:t>symptom 5</w:t>
      </w:r>
    </w:p>
    <w:p w14:paraId="392D731A" w14:textId="77777777" w:rsidR="00AF3A5F" w:rsidRPr="00E17548" w:rsidRDefault="00AF3A5F" w:rsidP="00AF3A5F">
      <w:pPr>
        <w:ind w:left="454" w:hanging="454"/>
        <w:contextualSpacing/>
        <w:rPr>
          <w:rFonts w:cs="Arial"/>
          <w:color w:val="0000FF"/>
        </w:rPr>
      </w:pPr>
    </w:p>
    <w:p w14:paraId="1FA57487" w14:textId="02768CC4" w:rsidR="00AF3A5F" w:rsidRPr="00E17548" w:rsidRDefault="00E17548" w:rsidP="00AF3A5F">
      <w:pPr>
        <w:ind w:left="720" w:hanging="720"/>
        <w:contextualSpacing/>
        <w:rPr>
          <w:rFonts w:cs="Arial"/>
          <w:szCs w:val="24"/>
        </w:rPr>
      </w:pPr>
      <w:r>
        <w:rPr>
          <w:rFonts w:cs="Arial"/>
          <w:color w:val="0000FF"/>
        </w:rPr>
        <w:t>C6</w:t>
      </w:r>
      <w:r w:rsidR="00AF3A5F" w:rsidRPr="00E17548">
        <w:rPr>
          <w:rFonts w:cs="Arial"/>
          <w:color w:val="0000FF"/>
        </w:rPr>
        <w:t>c.</w:t>
      </w:r>
      <w:r w:rsidR="00AF3A5F" w:rsidRPr="00E17548">
        <w:rPr>
          <w:rFonts w:cs="Arial"/>
          <w:color w:val="0000FF"/>
        </w:rPr>
        <w:tab/>
      </w:r>
      <w:r w:rsidR="00AF3A5F" w:rsidRPr="00E17548">
        <w:rPr>
          <w:rFonts w:cs="Arial"/>
          <w:szCs w:val="24"/>
        </w:rPr>
        <w:t xml:space="preserve">Of your </w:t>
      </w:r>
      <w:r w:rsidR="00006A8C">
        <w:rPr>
          <w:rFonts w:cs="Arial"/>
          <w:b/>
          <w:szCs w:val="24"/>
        </w:rPr>
        <w:t xml:space="preserve">THERAPY AREA </w:t>
      </w:r>
      <w:r w:rsidR="00AF3A5F" w:rsidRPr="00E17548">
        <w:rPr>
          <w:rFonts w:cs="Arial"/>
          <w:szCs w:val="24"/>
        </w:rPr>
        <w:t xml:space="preserve">patients seen in the </w:t>
      </w:r>
      <w:r w:rsidR="00AF3A5F" w:rsidRPr="00E17548">
        <w:rPr>
          <w:rFonts w:cs="Arial"/>
          <w:b/>
          <w:szCs w:val="24"/>
          <w:u w:val="single"/>
        </w:rPr>
        <w:t>past 12 months</w:t>
      </w:r>
      <w:r w:rsidR="00AF3A5F" w:rsidRPr="00E17548">
        <w:rPr>
          <w:rFonts w:cs="Arial"/>
          <w:szCs w:val="24"/>
        </w:rPr>
        <w:t>, what percent of these patients have at least</w:t>
      </w:r>
      <w:r w:rsidR="00AF3A5F" w:rsidRPr="00E17548">
        <w:rPr>
          <w:rFonts w:cs="Arial"/>
          <w:b/>
          <w:szCs w:val="24"/>
        </w:rPr>
        <w:t xml:space="preserve"> 4 inflammatory </w:t>
      </w:r>
      <w:r w:rsidR="00DE65E0">
        <w:rPr>
          <w:rFonts w:cs="Arial"/>
          <w:b/>
          <w:szCs w:val="24"/>
        </w:rPr>
        <w:t>symptom 1</w:t>
      </w:r>
      <w:r w:rsidR="00AF3A5F" w:rsidRPr="00E17548">
        <w:rPr>
          <w:rFonts w:cs="Arial"/>
          <w:b/>
          <w:szCs w:val="24"/>
        </w:rPr>
        <w:t xml:space="preserve"> </w:t>
      </w:r>
      <w:r w:rsidR="00AF3A5F" w:rsidRPr="00E17548">
        <w:rPr>
          <w:rFonts w:cs="Arial"/>
          <w:szCs w:val="24"/>
        </w:rPr>
        <w:t xml:space="preserve">(inclusive of inflammatory nodules and </w:t>
      </w:r>
      <w:r w:rsidR="00DE65E0">
        <w:rPr>
          <w:rFonts w:cs="Arial"/>
          <w:szCs w:val="24"/>
        </w:rPr>
        <w:t>symptom 2</w:t>
      </w:r>
      <w:r w:rsidR="00AF3A5F" w:rsidRPr="00E17548">
        <w:rPr>
          <w:rFonts w:cs="Arial"/>
          <w:szCs w:val="24"/>
        </w:rPr>
        <w:t>)</w:t>
      </w:r>
      <w:r w:rsidR="00AF3A5F" w:rsidRPr="00E17548">
        <w:rPr>
          <w:rFonts w:cs="Arial"/>
          <w:b/>
          <w:szCs w:val="24"/>
        </w:rPr>
        <w:t xml:space="preserve"> </w:t>
      </w:r>
      <w:r w:rsidR="00AF3A5F" w:rsidRPr="00E17548">
        <w:rPr>
          <w:rFonts w:cs="Arial"/>
          <w:szCs w:val="24"/>
        </w:rPr>
        <w:t>involving at least</w:t>
      </w:r>
      <w:r w:rsidR="00AF3A5F" w:rsidRPr="00E17548">
        <w:rPr>
          <w:rFonts w:cs="Arial"/>
          <w:b/>
          <w:szCs w:val="24"/>
        </w:rPr>
        <w:t xml:space="preserve"> 2 anatomic areas</w:t>
      </w:r>
      <w:r w:rsidR="00AF3A5F" w:rsidRPr="00E17548">
        <w:rPr>
          <w:rFonts w:cs="Arial"/>
          <w:szCs w:val="24"/>
        </w:rPr>
        <w:t>?</w:t>
      </w:r>
    </w:p>
    <w:p w14:paraId="29742ED8" w14:textId="77777777" w:rsidR="00AF3A5F" w:rsidRPr="00E17548" w:rsidRDefault="00AF3A5F" w:rsidP="00AF3A5F">
      <w:pPr>
        <w:ind w:left="720" w:hanging="720"/>
        <w:contextualSpacing/>
        <w:rPr>
          <w:rFonts w:cs="Arial"/>
          <w:szCs w:val="24"/>
        </w:rPr>
      </w:pPr>
    </w:p>
    <w:p w14:paraId="6935D91A" w14:textId="77777777" w:rsidR="00AF3A5F" w:rsidRPr="00E17548" w:rsidRDefault="00AF3A5F" w:rsidP="00AF3A5F">
      <w:pPr>
        <w:contextualSpacing/>
        <w:rPr>
          <w:rFonts w:cs="Arial"/>
          <w:color w:val="0000FF"/>
        </w:rPr>
      </w:pPr>
      <w:r w:rsidRPr="00E17548">
        <w:rPr>
          <w:rFonts w:cs="Arial"/>
          <w:szCs w:val="24"/>
        </w:rPr>
        <w:tab/>
      </w:r>
      <w:r w:rsidRPr="00E17548">
        <w:rPr>
          <w:rFonts w:cs="Arial"/>
          <w:color w:val="0000FF"/>
        </w:rPr>
        <w:t>[PN: Range: 0-100]</w:t>
      </w:r>
    </w:p>
    <w:p w14:paraId="51D6A2F8" w14:textId="77777777" w:rsidR="00AF3A5F" w:rsidRPr="00E17548" w:rsidRDefault="00AF3A5F" w:rsidP="00AF3A5F">
      <w:pPr>
        <w:ind w:left="720" w:hanging="720"/>
        <w:contextualSpacing/>
        <w:rPr>
          <w:rFonts w:cs="Arial"/>
          <w:color w:val="0000FF"/>
        </w:rPr>
      </w:pPr>
    </w:p>
    <w:p w14:paraId="3236ECD8" w14:textId="06562180" w:rsidR="00AF3A5F" w:rsidRDefault="00AF3A5F" w:rsidP="00AF3A5F">
      <w:pPr>
        <w:ind w:left="720"/>
        <w:contextualSpacing/>
        <w:rPr>
          <w:rFonts w:cs="Arial"/>
          <w:bCs/>
          <w:color w:val="0000FF"/>
        </w:rPr>
      </w:pPr>
      <w:r w:rsidRPr="00E17548">
        <w:rPr>
          <w:rFonts w:cs="Arial"/>
          <w:color w:val="000000" w:themeColor="text1"/>
        </w:rPr>
        <w:t xml:space="preserve">_______% patients with at least 4 inflammatory </w:t>
      </w:r>
      <w:r w:rsidR="00DE65E0">
        <w:rPr>
          <w:rFonts w:cs="Arial"/>
          <w:color w:val="000000" w:themeColor="text1"/>
        </w:rPr>
        <w:t>symptom 1</w:t>
      </w:r>
      <w:r w:rsidRPr="00E17548">
        <w:rPr>
          <w:rFonts w:cs="Arial"/>
          <w:color w:val="000000" w:themeColor="text1"/>
        </w:rPr>
        <w:t xml:space="preserve"> in at least 2 anatomic areas</w:t>
      </w:r>
    </w:p>
    <w:p w14:paraId="2F0020FB" w14:textId="77777777" w:rsidR="00897270" w:rsidRDefault="00897270" w:rsidP="00D43855">
      <w:pPr>
        <w:contextualSpacing/>
        <w:rPr>
          <w:rFonts w:cs="Arial"/>
          <w:bCs/>
          <w:color w:val="0000FF"/>
        </w:rPr>
      </w:pPr>
    </w:p>
    <w:p w14:paraId="72EC54CC" w14:textId="1DA1B885" w:rsidR="00632DDA" w:rsidRDefault="00632DDA" w:rsidP="00D43855">
      <w:pPr>
        <w:contextualSpacing/>
        <w:rPr>
          <w:rFonts w:asciiTheme="minorHAnsi" w:hAnsiTheme="minorHAnsi" w:cstheme="minorHAnsi"/>
          <w:b/>
          <w:sz w:val="22"/>
          <w:u w:val="single"/>
        </w:rPr>
      </w:pPr>
      <w:r w:rsidRPr="00896140">
        <w:rPr>
          <w:noProof/>
          <w:lang w:val="en-IN" w:eastAsia="en-IN"/>
        </w:rPr>
        <w:lastRenderedPageBreak/>
        <mc:AlternateContent>
          <mc:Choice Requires="wps">
            <w:drawing>
              <wp:anchor distT="0" distB="0" distL="114300" distR="114300" simplePos="0" relativeHeight="251658242" behindDoc="1" locked="0" layoutInCell="1" allowOverlap="1" wp14:anchorId="7C83A2CA" wp14:editId="4CCBB19C">
                <wp:simplePos x="0" y="0"/>
                <wp:positionH relativeFrom="column">
                  <wp:posOffset>0</wp:posOffset>
                </wp:positionH>
                <wp:positionV relativeFrom="paragraph">
                  <wp:posOffset>-89511</wp:posOffset>
                </wp:positionV>
                <wp:extent cx="5886450" cy="295275"/>
                <wp:effectExtent l="0" t="0" r="19050" b="28575"/>
                <wp:wrapNone/>
                <wp:docPr id="1526790917" name="Rectangle 1526790917"/>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0CF304" w14:textId="18B66A9D" w:rsidR="004908EC" w:rsidRPr="004908EC" w:rsidRDefault="004908EC" w:rsidP="004908EC">
                            <w:pPr>
                              <w:jc w:val="center"/>
                              <w:rPr>
                                <w:b/>
                                <w:bCs/>
                                <w:color w:val="0000FF"/>
                                <w:lang w:val="en-GB"/>
                              </w:rPr>
                            </w:pPr>
                            <w:r>
                              <w:rPr>
                                <w:b/>
                                <w:bCs/>
                                <w:color w:val="0000FF"/>
                                <w:lang w:val="en-GB"/>
                              </w:rPr>
                              <w:t xml:space="preserve">Section </w:t>
                            </w:r>
                            <w:r w:rsidR="00E21514">
                              <w:rPr>
                                <w:b/>
                                <w:bCs/>
                                <w:color w:val="0000FF"/>
                                <w:lang w:val="en-GB"/>
                              </w:rPr>
                              <w:t>D</w:t>
                            </w:r>
                            <w:r w:rsidR="00B3043D">
                              <w:rPr>
                                <w:b/>
                                <w:bCs/>
                                <w:color w:val="0000FF"/>
                                <w:lang w:val="en-GB"/>
                              </w:rPr>
                              <w:t xml:space="preserve">: </w:t>
                            </w:r>
                            <w:r w:rsidR="002B1FA1" w:rsidRPr="002B1FA1">
                              <w:rPr>
                                <w:b/>
                                <w:bCs/>
                                <w:color w:val="0000FF"/>
                                <w:lang w:val="en-GB"/>
                              </w:rPr>
                              <w:t xml:space="preserve">Patient Simulator </w:t>
                            </w:r>
                            <w:r w:rsidR="002B1FA1">
                              <w:rPr>
                                <w:b/>
                                <w:bCs/>
                                <w:color w:val="0000FF"/>
                                <w:lang w:val="en-GB"/>
                              </w:rPr>
                              <w:t>(</w:t>
                            </w:r>
                            <w:r w:rsidR="00B3043D">
                              <w:rPr>
                                <w:b/>
                                <w:bCs/>
                                <w:color w:val="0000FF"/>
                                <w:lang w:val="en-GB"/>
                              </w:rPr>
                              <w:t>HabitRx Model</w:t>
                            </w:r>
                            <w:r w:rsidR="002B1FA1">
                              <w:rPr>
                                <w:b/>
                                <w:bCs/>
                                <w:color w:val="0000FF"/>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83A2CA" id="Rectangle 1526790917" o:spid="_x0000_s1031" style="position:absolute;margin-left:0;margin-top:-7.05pt;width:463.5pt;height:23.25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" fillcolor="#0cf" strokecolor="black [3213]">
                <v:textbox>
                  <w:txbxContent>
                    <w:p w14:paraId="2B0CF304" w14:textId="18B66A9D" w:rsidR="004908EC" w:rsidRPr="004908EC" w:rsidRDefault="004908EC" w:rsidP="004908EC">
                      <w:pPr>
                        <w:jc w:val="center"/>
                        <w:rPr>
                          <w:b/>
                          <w:bCs/>
                          <w:color w:val="0000FF"/>
                          <w:lang w:val="en-GB"/>
                        </w:rPr>
                      </w:pPr>
                      <w:r>
                        <w:rPr>
                          <w:b/>
                          <w:bCs/>
                          <w:color w:val="0000FF"/>
                          <w:lang w:val="en-GB"/>
                        </w:rPr>
                        <w:t xml:space="preserve">Section </w:t>
                      </w:r>
                      <w:r w:rsidR="00E21514">
                        <w:rPr>
                          <w:b/>
                          <w:bCs/>
                          <w:color w:val="0000FF"/>
                          <w:lang w:val="en-GB"/>
                        </w:rPr>
                        <w:t>D</w:t>
                      </w:r>
                      <w:r w:rsidR="00B3043D">
                        <w:rPr>
                          <w:b/>
                          <w:bCs/>
                          <w:color w:val="0000FF"/>
                          <w:lang w:val="en-GB"/>
                        </w:rPr>
                        <w:t xml:space="preserve">: </w:t>
                      </w:r>
                      <w:r w:rsidR="002B1FA1" w:rsidRPr="002B1FA1">
                        <w:rPr>
                          <w:b/>
                          <w:bCs/>
                          <w:color w:val="0000FF"/>
                          <w:lang w:val="en-GB"/>
                        </w:rPr>
                        <w:t xml:space="preserve">Patient Simulator </w:t>
                      </w:r>
                      <w:r w:rsidR="002B1FA1">
                        <w:rPr>
                          <w:b/>
                          <w:bCs/>
                          <w:color w:val="0000FF"/>
                          <w:lang w:val="en-GB"/>
                        </w:rPr>
                        <w:t>(</w:t>
                      </w:r>
                      <w:r w:rsidR="00B3043D">
                        <w:rPr>
                          <w:b/>
                          <w:bCs/>
                          <w:color w:val="0000FF"/>
                          <w:lang w:val="en-GB"/>
                        </w:rPr>
                        <w:t>HabitRx Model</w:t>
                      </w:r>
                      <w:r w:rsidR="002B1FA1">
                        <w:rPr>
                          <w:b/>
                          <w:bCs/>
                          <w:color w:val="0000FF"/>
                          <w:lang w:val="en-GB"/>
                        </w:rPr>
                        <w:t>)</w:t>
                      </w:r>
                    </w:p>
                  </w:txbxContent>
                </v:textbox>
              </v:rect>
            </w:pict>
          </mc:Fallback>
        </mc:AlternateContent>
      </w:r>
    </w:p>
    <w:p w14:paraId="436B67FB" w14:textId="77777777" w:rsidR="00632DDA" w:rsidRDefault="00632DDA" w:rsidP="00632DDA">
      <w:pPr>
        <w:spacing w:after="160" w:line="259" w:lineRule="auto"/>
        <w:rPr>
          <w:rFonts w:asciiTheme="minorHAnsi" w:hAnsiTheme="minorHAnsi" w:cstheme="minorHAnsi"/>
          <w:b/>
          <w:sz w:val="22"/>
          <w:u w:val="single"/>
        </w:rPr>
      </w:pPr>
    </w:p>
    <w:p w14:paraId="2A7D59EB" w14:textId="1C0F268B" w:rsidR="005E1159" w:rsidRPr="00896140" w:rsidRDefault="005E1159" w:rsidP="00632DDA">
      <w:pPr>
        <w:spacing w:after="160" w:line="259" w:lineRule="auto"/>
        <w:ind w:firstLine="720"/>
        <w:rPr>
          <w:rFonts w:eastAsia="Times New Roman" w:cs="Arial"/>
          <w:bCs/>
          <w:szCs w:val="24"/>
        </w:rPr>
      </w:pPr>
      <w:r w:rsidRPr="00896140">
        <w:rPr>
          <w:rFonts w:eastAsia="Times New Roman" w:cs="Arial"/>
          <w:bCs/>
          <w:szCs w:val="24"/>
        </w:rPr>
        <w:t xml:space="preserve">You will now be presented with a series of hypothetical </w:t>
      </w:r>
      <w:r w:rsidR="00006A8C">
        <w:rPr>
          <w:rFonts w:eastAsia="Times New Roman" w:cs="Arial"/>
          <w:b/>
          <w:bCs/>
          <w:szCs w:val="24"/>
          <w:u w:val="single"/>
        </w:rPr>
        <w:t xml:space="preserve">THERAPY AREA </w:t>
      </w:r>
      <w:r w:rsidRPr="00896140">
        <w:rPr>
          <w:rFonts w:eastAsia="Times New Roman" w:cs="Arial"/>
          <w:b/>
          <w:bCs/>
          <w:szCs w:val="24"/>
          <w:u w:val="single"/>
        </w:rPr>
        <w:t>patient profiles</w:t>
      </w:r>
      <w:r w:rsidRPr="00896140">
        <w:rPr>
          <w:rFonts w:eastAsia="Times New Roman" w:cs="Arial"/>
          <w:bCs/>
          <w:szCs w:val="24"/>
        </w:rPr>
        <w:t>.</w:t>
      </w:r>
    </w:p>
    <w:p w14:paraId="25EF5DAC" w14:textId="77777777" w:rsidR="005E1159" w:rsidRPr="00896140" w:rsidRDefault="005E1159" w:rsidP="005E1159">
      <w:pPr>
        <w:ind w:left="720"/>
        <w:contextualSpacing/>
        <w:rPr>
          <w:rFonts w:eastAsia="Times New Roman" w:cs="Arial"/>
          <w:bCs/>
          <w:szCs w:val="24"/>
        </w:rPr>
      </w:pPr>
    </w:p>
    <w:p w14:paraId="6AE94608" w14:textId="0359CC3E" w:rsidR="005E1159" w:rsidRPr="00896140" w:rsidRDefault="005E1159" w:rsidP="005E1159">
      <w:pPr>
        <w:ind w:left="720"/>
        <w:contextualSpacing/>
        <w:rPr>
          <w:rFonts w:eastAsia="Times New Roman" w:cs="Arial"/>
          <w:bCs/>
          <w:szCs w:val="24"/>
        </w:rPr>
      </w:pPr>
      <w:r w:rsidRPr="00896140">
        <w:rPr>
          <w:rFonts w:eastAsia="Times New Roman" w:cs="Arial"/>
          <w:bCs/>
          <w:szCs w:val="24"/>
        </w:rPr>
        <w:t xml:space="preserve">Please take some time to review the </w:t>
      </w:r>
      <w:r w:rsidR="00006A8C">
        <w:rPr>
          <w:rFonts w:eastAsia="Times New Roman" w:cs="Arial"/>
          <w:b/>
          <w:bCs/>
          <w:szCs w:val="24"/>
        </w:rPr>
        <w:t xml:space="preserve">THERAPY AREA </w:t>
      </w:r>
      <w:r w:rsidRPr="00896140">
        <w:rPr>
          <w:rFonts w:eastAsia="Times New Roman" w:cs="Arial"/>
          <w:bCs/>
          <w:szCs w:val="24"/>
        </w:rPr>
        <w:t>patient profiles and answer the questions that follow.</w:t>
      </w:r>
    </w:p>
    <w:p w14:paraId="123083BD" w14:textId="77777777" w:rsidR="005E1159" w:rsidRPr="00896140" w:rsidRDefault="005E1159" w:rsidP="005E1159">
      <w:pPr>
        <w:ind w:left="720"/>
        <w:contextualSpacing/>
        <w:rPr>
          <w:rFonts w:eastAsia="Times New Roman" w:cs="Arial"/>
          <w:bCs/>
          <w:color w:val="0000FF"/>
          <w:szCs w:val="24"/>
        </w:rPr>
      </w:pPr>
    </w:p>
    <w:p w14:paraId="6A3AB39D" w14:textId="77777777" w:rsidR="005E1159" w:rsidRPr="00896140" w:rsidRDefault="005E1159" w:rsidP="005E1159">
      <w:pPr>
        <w:ind w:left="720"/>
        <w:contextualSpacing/>
        <w:rPr>
          <w:rFonts w:eastAsia="Times New Roman" w:cs="Arial"/>
          <w:bCs/>
          <w:szCs w:val="24"/>
        </w:rPr>
      </w:pPr>
      <w:r w:rsidRPr="00896140">
        <w:rPr>
          <w:rFonts w:eastAsia="Times New Roman" w:cs="Arial"/>
          <w:bCs/>
          <w:color w:val="0000FF"/>
          <w:szCs w:val="24"/>
        </w:rPr>
        <w:t>[PN: New screen]</w:t>
      </w:r>
    </w:p>
    <w:p w14:paraId="69097296" w14:textId="77777777" w:rsidR="005E1159" w:rsidRPr="00896140" w:rsidRDefault="005E1159" w:rsidP="005E1159">
      <w:pPr>
        <w:contextualSpacing/>
        <w:rPr>
          <w:rFonts w:cs="Arial"/>
          <w:szCs w:val="24"/>
        </w:rPr>
      </w:pPr>
    </w:p>
    <w:tbl>
      <w:tblPr>
        <w:tblpPr w:leftFromText="180" w:rightFromText="180" w:vertAnchor="text" w:horzAnchor="page" w:tblpX="2221" w:tblpY="73"/>
        <w:tblW w:w="0" w:type="auto"/>
        <w:shd w:val="clear" w:color="auto" w:fill="C5E0B3" w:themeFill="accent6" w:themeFillTint="66"/>
        <w:tblLook w:val="01E0" w:firstRow="1" w:lastRow="1" w:firstColumn="1" w:lastColumn="1" w:noHBand="0" w:noVBand="0"/>
      </w:tblPr>
      <w:tblGrid>
        <w:gridCol w:w="7444"/>
      </w:tblGrid>
      <w:tr w:rsidR="005E1159" w:rsidRPr="00896140" w14:paraId="395CA21D" w14:textId="77777777">
        <w:trPr>
          <w:trHeight w:val="412"/>
        </w:trPr>
        <w:tc>
          <w:tcPr>
            <w:tcW w:w="7444" w:type="dxa"/>
            <w:tcBorders>
              <w:top w:val="single" w:sz="4" w:space="0" w:color="auto"/>
              <w:left w:val="single" w:sz="4" w:space="0" w:color="auto"/>
              <w:bottom w:val="single" w:sz="4" w:space="0" w:color="auto"/>
              <w:right w:val="single" w:sz="4" w:space="0" w:color="auto"/>
            </w:tcBorders>
            <w:vAlign w:val="center"/>
          </w:tcPr>
          <w:p w14:paraId="2A7DDB8E" w14:textId="56B5E55A" w:rsidR="005E1159" w:rsidRPr="00896140" w:rsidRDefault="005E1159">
            <w:pPr>
              <w:contextualSpacing/>
              <w:jc w:val="center"/>
              <w:rPr>
                <w:rFonts w:cs="Arial"/>
                <w:b/>
                <w:lang w:val="fr-CA"/>
              </w:rPr>
            </w:pPr>
            <w:r w:rsidRPr="00896140">
              <w:rPr>
                <w:rFonts w:cs="Arial"/>
                <w:b/>
                <w:color w:val="0000FF"/>
                <w:lang w:val="fr-CA"/>
              </w:rPr>
              <w:t xml:space="preserve">[PN : Insert </w:t>
            </w:r>
            <w:r w:rsidR="00006A8C">
              <w:rPr>
                <w:rFonts w:cs="Arial"/>
                <w:b/>
                <w:color w:val="0000FF"/>
                <w:lang w:val="fr-CA"/>
              </w:rPr>
              <w:t xml:space="preserve">THERAPY AREA </w:t>
            </w:r>
            <w:r w:rsidRPr="00896140">
              <w:rPr>
                <w:rFonts w:cs="Arial"/>
                <w:b/>
                <w:color w:val="0000FF"/>
                <w:lang w:val="fr-CA"/>
              </w:rPr>
              <w:t>Patient Profile]</w:t>
            </w:r>
          </w:p>
        </w:tc>
      </w:tr>
    </w:tbl>
    <w:p w14:paraId="31C40FF9" w14:textId="77777777" w:rsidR="005E1159" w:rsidRPr="00896140" w:rsidRDefault="005E1159" w:rsidP="005E1159">
      <w:pPr>
        <w:contextualSpacing/>
        <w:rPr>
          <w:rFonts w:eastAsia="Times New Roman" w:cs="Arial"/>
          <w:color w:val="0000FF"/>
          <w:szCs w:val="24"/>
          <w:lang w:val="fr-CA"/>
        </w:rPr>
      </w:pPr>
    </w:p>
    <w:p w14:paraId="49A58A57" w14:textId="77777777" w:rsidR="005E1159" w:rsidRPr="00896140" w:rsidRDefault="005E1159" w:rsidP="005E1159">
      <w:pPr>
        <w:contextualSpacing/>
        <w:rPr>
          <w:rFonts w:eastAsia="Times New Roman" w:cs="Arial"/>
          <w:bCs/>
          <w:color w:val="0000FF"/>
          <w:szCs w:val="24"/>
          <w:lang w:val="fr-CA"/>
        </w:rPr>
      </w:pPr>
    </w:p>
    <w:p w14:paraId="6EB8FF00" w14:textId="77777777" w:rsidR="005E1159" w:rsidRPr="00896140" w:rsidRDefault="005E1159" w:rsidP="005E1159">
      <w:pPr>
        <w:ind w:left="720"/>
        <w:contextualSpacing/>
        <w:rPr>
          <w:color w:val="0000FF"/>
          <w:lang w:val="fr-CA"/>
        </w:rPr>
      </w:pPr>
    </w:p>
    <w:p w14:paraId="4A1B8335" w14:textId="188EAAF8" w:rsidR="005E1159" w:rsidRPr="00896140" w:rsidRDefault="005E1159" w:rsidP="005E1159">
      <w:pPr>
        <w:ind w:left="709"/>
        <w:contextualSpacing/>
        <w:rPr>
          <w:color w:val="0000FF"/>
        </w:rPr>
      </w:pPr>
      <w:r w:rsidRPr="00896140">
        <w:rPr>
          <w:color w:val="0000FF"/>
        </w:rPr>
        <w:t xml:space="preserve">[PN: A sample card is shown below. Insert conjoint cards per design document. </w:t>
      </w:r>
      <w:r w:rsidR="00006A8C">
        <w:rPr>
          <w:color w:val="0000FF"/>
        </w:rPr>
        <w:t xml:space="preserve">THERAPY AREA </w:t>
      </w:r>
      <w:r w:rsidRPr="00896140">
        <w:rPr>
          <w:color w:val="0000FF"/>
        </w:rPr>
        <w:t xml:space="preserve">Patient profile table included in the appendix. Please record the time respondent takes to answer question </w:t>
      </w:r>
      <w:r w:rsidR="00425F12" w:rsidRPr="00896140">
        <w:rPr>
          <w:color w:val="0000FF"/>
        </w:rPr>
        <w:t>A1</w:t>
      </w:r>
      <w:r w:rsidRPr="00896140">
        <w:rPr>
          <w:color w:val="0000FF"/>
        </w:rPr>
        <w:t xml:space="preserve"> and </w:t>
      </w:r>
      <w:r w:rsidR="00425F12" w:rsidRPr="00896140">
        <w:rPr>
          <w:color w:val="0000FF"/>
        </w:rPr>
        <w:t>A2</w:t>
      </w:r>
      <w:r w:rsidRPr="00896140">
        <w:rPr>
          <w:color w:val="0000FF"/>
        </w:rPr>
        <w:t xml:space="preserve"> (separately) for each card. </w:t>
      </w:r>
      <w:r w:rsidRPr="00896140">
        <w:rPr>
          <w:rFonts w:cs="Arial"/>
          <w:color w:val="0000FF"/>
        </w:rPr>
        <w:t>Do not display below scenario diagram to physicians]</w:t>
      </w:r>
    </w:p>
    <w:p w14:paraId="1C856AC9" w14:textId="03064C52" w:rsidR="005E1159" w:rsidRPr="00896140" w:rsidRDefault="005E1159" w:rsidP="005E1159">
      <w:pPr>
        <w:tabs>
          <w:tab w:val="left" w:pos="5145"/>
        </w:tabs>
        <w:contextualSpacing/>
        <w:rPr>
          <w:color w:val="0000FF"/>
        </w:rPr>
      </w:pPr>
      <w:r w:rsidRPr="00896140">
        <w:rPr>
          <w:color w:val="0000FF"/>
        </w:rPr>
        <w:tab/>
      </w:r>
    </w:p>
    <w:p w14:paraId="455E7564" w14:textId="77777777" w:rsidR="005E1159" w:rsidRPr="00896140" w:rsidRDefault="005E1159" w:rsidP="005E1159">
      <w:pPr>
        <w:ind w:left="720"/>
        <w:contextualSpacing/>
        <w:rPr>
          <w:color w:val="0000FF"/>
        </w:rPr>
      </w:pPr>
    </w:p>
    <w:p w14:paraId="53CA4509" w14:textId="23AAA242" w:rsidR="005E1159" w:rsidRPr="00896140" w:rsidRDefault="002F55A5" w:rsidP="005E1159">
      <w:r w:rsidRPr="00896140">
        <w:rPr>
          <w:noProof/>
          <w:lang w:val="en-IN" w:eastAsia="en-IN"/>
        </w:rPr>
        <mc:AlternateContent>
          <mc:Choice Requires="wpg">
            <w:drawing>
              <wp:anchor distT="0" distB="0" distL="114300" distR="114300" simplePos="0" relativeHeight="251658249" behindDoc="0" locked="0" layoutInCell="1" allowOverlap="1" wp14:anchorId="3E03D0BD" wp14:editId="389C504E">
                <wp:simplePos x="0" y="0"/>
                <wp:positionH relativeFrom="column">
                  <wp:posOffset>224790</wp:posOffset>
                </wp:positionH>
                <wp:positionV relativeFrom="paragraph">
                  <wp:posOffset>116840</wp:posOffset>
                </wp:positionV>
                <wp:extent cx="5494020" cy="3774440"/>
                <wp:effectExtent l="0" t="0" r="0" b="0"/>
                <wp:wrapNone/>
                <wp:docPr id="220" name="Group 23"/>
                <wp:cNvGraphicFramePr/>
                <a:graphic xmlns:a="http://schemas.openxmlformats.org/drawingml/2006/main">
                  <a:graphicData uri="http://schemas.microsoft.com/office/word/2010/wordprocessingGroup">
                    <wpg:wgp>
                      <wpg:cNvGrpSpPr/>
                      <wpg:grpSpPr>
                        <a:xfrm>
                          <a:off x="0" y="0"/>
                          <a:ext cx="5494020" cy="3774440"/>
                          <a:chOff x="0" y="0"/>
                          <a:chExt cx="6044578" cy="4568063"/>
                        </a:xfrm>
                      </wpg:grpSpPr>
                      <wpg:grpSp>
                        <wpg:cNvPr id="221" name="Group 221"/>
                        <wpg:cNvGrpSpPr/>
                        <wpg:grpSpPr>
                          <a:xfrm>
                            <a:off x="0" y="457200"/>
                            <a:ext cx="4158311" cy="3549778"/>
                            <a:chOff x="0" y="457200"/>
                            <a:chExt cx="3124200" cy="2667000"/>
                          </a:xfrm>
                        </wpg:grpSpPr>
                        <wps:wsp>
                          <wps:cNvPr id="222" name="Cube 222"/>
                          <wps:cNvSpPr/>
                          <wps:spPr>
                            <a:xfrm>
                              <a:off x="1066800" y="457200"/>
                              <a:ext cx="2057400" cy="1447800"/>
                            </a:xfrm>
                            <a:prstGeom prst="cube">
                              <a:avLst>
                                <a:gd name="adj" fmla="val 3324"/>
                              </a:avLst>
                            </a:prstGeom>
                            <a:solidFill>
                              <a:srgbClr val="42BDC6"/>
                            </a:solidFill>
                            <a:ln w="25400" cap="flat" cmpd="sng" algn="ctr">
                              <a:noFill/>
                              <a:prstDash val="solid"/>
                            </a:ln>
                            <a:effectLst/>
                          </wps:spPr>
                          <wps:bodyPr rtlCol="0" anchor="ctr"/>
                        </wps:wsp>
                        <wps:wsp>
                          <wps:cNvPr id="223" name="Cube 223"/>
                          <wps:cNvSpPr/>
                          <wps:spPr>
                            <a:xfrm>
                              <a:off x="838200" y="762000"/>
                              <a:ext cx="2057400" cy="1447800"/>
                            </a:xfrm>
                            <a:prstGeom prst="cube">
                              <a:avLst>
                                <a:gd name="adj" fmla="val 3324"/>
                              </a:avLst>
                            </a:prstGeom>
                            <a:solidFill>
                              <a:srgbClr val="52C3CB"/>
                            </a:solidFill>
                            <a:ln w="25400" cap="flat" cmpd="sng" algn="ctr">
                              <a:noFill/>
                              <a:prstDash val="solid"/>
                            </a:ln>
                            <a:effectLst/>
                          </wps:spPr>
                          <wps:bodyPr rtlCol="0" anchor="ctr"/>
                        </wps:wsp>
                        <wps:wsp>
                          <wps:cNvPr id="224" name="Cube 224"/>
                          <wps:cNvSpPr/>
                          <wps:spPr>
                            <a:xfrm>
                              <a:off x="609600" y="1066800"/>
                              <a:ext cx="2057400" cy="1447800"/>
                            </a:xfrm>
                            <a:prstGeom prst="cube">
                              <a:avLst>
                                <a:gd name="adj" fmla="val 3324"/>
                              </a:avLst>
                            </a:prstGeom>
                            <a:solidFill>
                              <a:srgbClr val="1AA4BE"/>
                            </a:solidFill>
                            <a:ln w="25400" cap="flat" cmpd="sng" algn="ctr">
                              <a:noFill/>
                              <a:prstDash val="solid"/>
                            </a:ln>
                            <a:effectLst/>
                          </wps:spPr>
                          <wps:bodyPr rtlCol="0" anchor="ctr"/>
                        </wps:wsp>
                        <wps:wsp>
                          <wps:cNvPr id="225" name="Cube 225"/>
                          <wps:cNvSpPr/>
                          <wps:spPr>
                            <a:xfrm>
                              <a:off x="304800" y="1322733"/>
                              <a:ext cx="2057400" cy="1447800"/>
                            </a:xfrm>
                            <a:prstGeom prst="cube">
                              <a:avLst>
                                <a:gd name="adj" fmla="val 3324"/>
                              </a:avLst>
                            </a:prstGeom>
                            <a:solidFill>
                              <a:srgbClr val="0187AC"/>
                            </a:solidFill>
                            <a:ln w="25400" cap="flat" cmpd="sng" algn="ctr">
                              <a:noFill/>
                              <a:prstDash val="solid"/>
                            </a:ln>
                            <a:effectLst/>
                          </wps:spPr>
                          <wps:bodyPr rtlCol="0" anchor="ctr"/>
                        </wps:wsp>
                        <wps:wsp>
                          <wps:cNvPr id="226" name="Cube 226"/>
                          <wps:cNvSpPr/>
                          <wps:spPr>
                            <a:xfrm>
                              <a:off x="0" y="1676400"/>
                              <a:ext cx="2057400" cy="1447800"/>
                            </a:xfrm>
                            <a:prstGeom prst="cube">
                              <a:avLst>
                                <a:gd name="adj" fmla="val 3324"/>
                              </a:avLst>
                            </a:prstGeom>
                            <a:solidFill>
                              <a:srgbClr val="176490"/>
                            </a:solidFill>
                            <a:ln w="25400" cap="flat" cmpd="sng" algn="ctr">
                              <a:noFill/>
                              <a:prstDash val="solid"/>
                            </a:ln>
                            <a:effectLst/>
                          </wps:spPr>
                          <wps:bodyPr rtlCol="0" anchor="ctr"/>
                        </wps:wsp>
                        <wps:wsp>
                          <wps:cNvPr id="227" name="Text Placeholder 3"/>
                          <wps:cNvSpPr txBox="1">
                            <a:spLocks/>
                          </wps:cNvSpPr>
                          <wps:spPr>
                            <a:xfrm>
                              <a:off x="206344" y="2010780"/>
                              <a:ext cx="1621919" cy="830298"/>
                            </a:xfrm>
                            <a:prstGeom prst="rect">
                              <a:avLst/>
                            </a:prstGeom>
                          </wps:spPr>
                          <wps:txbx>
                            <w:txbxContent>
                              <w:p w14:paraId="11AAAC75" w14:textId="77777777" w:rsidR="005E1159" w:rsidRDefault="005E1159" w:rsidP="005E1159">
                                <w:pPr>
                                  <w:pStyle w:val="NormalWeb"/>
                                  <w:spacing w:before="58" w:beforeAutospacing="0" w:after="0" w:afterAutospacing="0"/>
                                </w:pPr>
                                <w:r>
                                  <w:rPr>
                                    <w:rFonts w:asciiTheme="minorHAnsi"/>
                                    <w:b/>
                                    <w:bCs/>
                                    <w:color w:val="F2F2F2" w:themeColor="background1" w:themeShade="F2"/>
                                    <w:kern w:val="24"/>
                                  </w:rPr>
                                  <w:t>Patient A</w:t>
                                </w:r>
                              </w:p>
                              <w:p w14:paraId="5BA6C1F2"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p w14:paraId="276B38A8"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p w14:paraId="57695368"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p w14:paraId="7EB19678"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txbxContent>
                          </wps:txbx>
                          <wps:bodyPr wrap="square" lIns="0" tIns="0" rIns="0" bIns="0" anchor="t" anchorCtr="0">
                            <a:spAutoFit/>
                          </wps:bodyPr>
                        </wps:wsp>
                        <wps:wsp>
                          <wps:cNvPr id="228" name="TextBox 1"/>
                          <wps:cNvSpPr txBox="1"/>
                          <wps:spPr>
                            <a:xfrm>
                              <a:off x="152377" y="1771383"/>
                              <a:ext cx="1753142" cy="242507"/>
                            </a:xfrm>
                            <a:prstGeom prst="rect">
                              <a:avLst/>
                            </a:prstGeom>
                            <a:noFill/>
                          </wps:spPr>
                          <wps:txbx>
                            <w:txbxContent>
                              <w:p w14:paraId="0A8B5EF0" w14:textId="77777777" w:rsidR="005E1159" w:rsidRDefault="005E1159" w:rsidP="005E1159">
                                <w:pPr>
                                  <w:pStyle w:val="NormalWeb"/>
                                  <w:spacing w:before="0" w:beforeAutospacing="0" w:after="0" w:afterAutospacing="0"/>
                                  <w:jc w:val="center"/>
                                </w:pPr>
                                <w:r>
                                  <w:rPr>
                                    <w:rFonts w:asciiTheme="minorHAnsi"/>
                                    <w:b/>
                                    <w:bCs/>
                                    <w:color w:val="FFFFFF" w:themeColor="background1"/>
                                    <w:kern w:val="24"/>
                                  </w:rPr>
                                  <w:t>SCENARIO 1</w:t>
                                </w:r>
                              </w:p>
                            </w:txbxContent>
                          </wps:txbx>
                          <wps:bodyPr wrap="square" rtlCol="0">
                            <a:spAutoFit/>
                          </wps:bodyPr>
                        </wps:wsp>
                      </wpg:grpSp>
                      <wps:wsp>
                        <wps:cNvPr id="229" name="Right Brace 229"/>
                        <wps:cNvSpPr/>
                        <wps:spPr>
                          <a:xfrm rot="2522102">
                            <a:off x="3457864" y="2124592"/>
                            <a:ext cx="504000" cy="2443471"/>
                          </a:xfrm>
                          <a:prstGeom prst="rightBrace">
                            <a:avLst>
                              <a:gd name="adj1" fmla="val 37970"/>
                              <a:gd name="adj2" fmla="val 50000"/>
                            </a:avLst>
                          </a:prstGeom>
                          <a:noFill/>
                          <a:ln w="9525" cap="flat" cmpd="sng" algn="ctr">
                            <a:solidFill>
                              <a:srgbClr val="176490">
                                <a:shade val="95000"/>
                                <a:satMod val="105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30" name="TextBox 22"/>
                        <wps:cNvSpPr txBox="1"/>
                        <wps:spPr>
                          <a:xfrm>
                            <a:off x="3711844" y="3389776"/>
                            <a:ext cx="2332734" cy="322777"/>
                          </a:xfrm>
                          <a:prstGeom prst="rect">
                            <a:avLst/>
                          </a:prstGeom>
                          <a:noFill/>
                        </wps:spPr>
                        <wps:txbx>
                          <w:txbxContent>
                            <w:p w14:paraId="010B70A5" w14:textId="77777777" w:rsidR="005E1159" w:rsidRPr="00802D31" w:rsidRDefault="005E1159" w:rsidP="005E1159">
                              <w:pPr>
                                <w:pStyle w:val="NormalWeb"/>
                                <w:spacing w:before="0" w:beforeAutospacing="0" w:after="0" w:afterAutospacing="0"/>
                                <w:jc w:val="center"/>
                                <w:rPr>
                                  <w:color w:val="000000" w:themeColor="text1"/>
                                </w:rPr>
                              </w:pPr>
                              <w:r w:rsidRPr="00802D31">
                                <w:rPr>
                                  <w:rFonts w:asciiTheme="minorHAnsi"/>
                                  <w:b/>
                                  <w:bCs/>
                                  <w:color w:val="000000" w:themeColor="text1"/>
                                  <w:kern w:val="24"/>
                                </w:rPr>
                                <w:t>Scenario for evaluation</w:t>
                              </w:r>
                            </w:p>
                          </w:txbxContent>
                        </wps:txbx>
                        <wps:bodyPr wrap="square" rtlCol="0">
                          <a:spAutoFit/>
                        </wps:bodyPr>
                      </wps:wsp>
                      <wps:wsp>
                        <wps:cNvPr id="231" name="TextBox 24"/>
                        <wps:cNvSpPr txBox="1"/>
                        <wps:spPr>
                          <a:xfrm>
                            <a:off x="9862" y="0"/>
                            <a:ext cx="4544605" cy="322777"/>
                          </a:xfrm>
                          <a:prstGeom prst="rect">
                            <a:avLst/>
                          </a:prstGeom>
                          <a:noFill/>
                        </wps:spPr>
                        <wps:txbx>
                          <w:txbxContent>
                            <w:p w14:paraId="5749BDAB" w14:textId="77777777" w:rsidR="005E1159" w:rsidRPr="00802D31" w:rsidRDefault="005E1159" w:rsidP="005E1159">
                              <w:pPr>
                                <w:pStyle w:val="NormalWeb"/>
                                <w:spacing w:before="0" w:beforeAutospacing="0" w:after="0" w:afterAutospacing="0"/>
                                <w:rPr>
                                  <w:color w:val="000000" w:themeColor="text1"/>
                                </w:rPr>
                              </w:pPr>
                              <w:r w:rsidRPr="00802D31">
                                <w:rPr>
                                  <w:rFonts w:asciiTheme="minorHAnsi"/>
                                  <w:b/>
                                  <w:bCs/>
                                  <w:color w:val="000000" w:themeColor="text1"/>
                                  <w:kern w:val="24"/>
                                </w:rPr>
                                <w:t>Physicians will evaluate multiple conjoint scenarios</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3E03D0BD" id="Group 23" o:spid="_x0000_s1032" style="position:absolute;margin-left:17.7pt;margin-top:9.2pt;width:432.6pt;height:297.2pt;z-index:251658249;mso-width-relative:margin;mso-height-relative:margin" coordsize="60445,4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">
                <v:group id="Group 221" o:spid="_x0000_s1033" style="position:absolute;top:4572;width:41583;height:35497" coordorigin=",4572" coordsize="3124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222" o:spid="_x0000_s1034" type="#_x0000_t16" style="position:absolute;left:10668;top:4572;width:20574;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" adj="718" fillcolor="#42bdc6" stroked="f" strokeweight="2pt"/>
                  <v:shape id="Cube 223" o:spid="_x0000_s1035" type="#_x0000_t16" style="position:absolute;left:8382;top:7620;width:20574;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" adj="718" fillcolor="#52c3cb" stroked="f" strokeweight="2pt"/>
                  <v:shape id="Cube 224" o:spid="_x0000_s1036" type="#_x0000_t16" style="position:absolute;left:6096;top:10668;width:20574;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" adj="718" fillcolor="#1aa4be" stroked="f" strokeweight="2pt"/>
                  <v:shape id="Cube 225" o:spid="_x0000_s1037" type="#_x0000_t16" style="position:absolute;left:3048;top:13227;width:20574;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" adj="718" fillcolor="#0187ac" stroked="f" strokeweight="2pt"/>
                  <v:shape id="Cube 226" o:spid="_x0000_s1038" type="#_x0000_t16" style="position:absolute;top:16764;width:20574;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" adj="718" fillcolor="#176490" stroked="f" strokeweight="2pt"/>
                  <v:shape id="Text Placeholder 3" o:spid="_x0000_s1039" type="#_x0000_t202" style="position:absolute;left:2063;top:20107;width:16219;height:8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" filled="f" stroked="f">
                    <v:textbox style="mso-fit-shape-to-text:t" inset="0,0,0,0">
                      <w:txbxContent>
                        <w:p w14:paraId="11AAAC75" w14:textId="77777777" w:rsidR="005E1159" w:rsidRDefault="005E1159" w:rsidP="005E1159">
                          <w:pPr>
                            <w:pStyle w:val="NormalWeb"/>
                            <w:spacing w:before="58" w:beforeAutospacing="0" w:after="0" w:afterAutospacing="0"/>
                          </w:pPr>
                          <w:r>
                            <w:rPr>
                              <w:rFonts w:asciiTheme="minorHAnsi"/>
                              <w:b/>
                              <w:bCs/>
                              <w:color w:val="F2F2F2" w:themeColor="background1" w:themeShade="F2"/>
                              <w:kern w:val="24"/>
                            </w:rPr>
                            <w:t>Patient A</w:t>
                          </w:r>
                        </w:p>
                        <w:p w14:paraId="5BA6C1F2"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p w14:paraId="276B38A8"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p w14:paraId="57695368"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p w14:paraId="7EB19678" w14:textId="77777777" w:rsidR="005E1159" w:rsidRPr="00BF51BA" w:rsidRDefault="005E1159" w:rsidP="003A2961">
                          <w:pPr>
                            <w:pStyle w:val="ListParagraph"/>
                            <w:numPr>
                              <w:ilvl w:val="0"/>
                              <w:numId w:val="12"/>
                            </w:numPr>
                            <w:rPr>
                              <w:rFonts w:eastAsia="Times New Roman"/>
                              <w:color w:val="FFFFFF" w:themeColor="background1"/>
                            </w:rPr>
                          </w:pPr>
                          <w:r w:rsidRPr="00BF51BA">
                            <w:rPr>
                              <w:rFonts w:asciiTheme="minorHAnsi"/>
                              <w:b/>
                              <w:bCs/>
                              <w:color w:val="FFFFFF" w:themeColor="background1"/>
                              <w:kern w:val="24"/>
                            </w:rPr>
                            <w:t>…</w:t>
                          </w:r>
                        </w:p>
                      </w:txbxContent>
                    </v:textbox>
                  </v:shape>
                  <v:shape id="TextBox 1" o:spid="_x0000_s1040" type="#_x0000_t202" style="position:absolute;left:1523;top:17713;width:17532;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" filled="f" stroked="f">
                    <v:textbox style="mso-fit-shape-to-text:t">
                      <w:txbxContent>
                        <w:p w14:paraId="0A8B5EF0" w14:textId="77777777" w:rsidR="005E1159" w:rsidRDefault="005E1159" w:rsidP="005E1159">
                          <w:pPr>
                            <w:pStyle w:val="NormalWeb"/>
                            <w:spacing w:before="0" w:beforeAutospacing="0" w:after="0" w:afterAutospacing="0"/>
                            <w:jc w:val="center"/>
                          </w:pPr>
                          <w:r>
                            <w:rPr>
                              <w:rFonts w:asciiTheme="minorHAnsi"/>
                              <w:b/>
                              <w:bCs/>
                              <w:color w:val="FFFFFF" w:themeColor="background1"/>
                              <w:kern w:val="24"/>
                            </w:rPr>
                            <w:t>SCENARIO 1</w:t>
                          </w:r>
                        </w:p>
                      </w:txbxContent>
                    </v:textbox>
                  </v:shape>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29" o:spid="_x0000_s1041" type="#_x0000_t88" style="position:absolute;left:34578;top:21245;width:5040;height:24435;rotation:275480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" adj="1692" strokecolor="#136290"/>
                <v:shape id="TextBox 22" o:spid="_x0000_s1042" type="#_x0000_t202" style="position:absolute;left:37118;top:33897;width:23327;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" filled="f" stroked="f">
                  <v:textbox style="mso-fit-shape-to-text:t">
                    <w:txbxContent>
                      <w:p w14:paraId="010B70A5" w14:textId="77777777" w:rsidR="005E1159" w:rsidRPr="00802D31" w:rsidRDefault="005E1159" w:rsidP="005E1159">
                        <w:pPr>
                          <w:pStyle w:val="NormalWeb"/>
                          <w:spacing w:before="0" w:beforeAutospacing="0" w:after="0" w:afterAutospacing="0"/>
                          <w:jc w:val="center"/>
                          <w:rPr>
                            <w:color w:val="000000" w:themeColor="text1"/>
                          </w:rPr>
                        </w:pPr>
                        <w:r w:rsidRPr="00802D31">
                          <w:rPr>
                            <w:rFonts w:asciiTheme="minorHAnsi"/>
                            <w:b/>
                            <w:bCs/>
                            <w:color w:val="000000" w:themeColor="text1"/>
                            <w:kern w:val="24"/>
                          </w:rPr>
                          <w:t>Scenario for evaluation</w:t>
                        </w:r>
                      </w:p>
                    </w:txbxContent>
                  </v:textbox>
                </v:shape>
                <v:shape id="TextBox 24" o:spid="_x0000_s1043" type="#_x0000_t202" style="position:absolute;left:98;width:45446;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" filled="f" stroked="f">
                  <v:textbox style="mso-fit-shape-to-text:t">
                    <w:txbxContent>
                      <w:p w14:paraId="5749BDAB" w14:textId="77777777" w:rsidR="005E1159" w:rsidRPr="00802D31" w:rsidRDefault="005E1159" w:rsidP="005E1159">
                        <w:pPr>
                          <w:pStyle w:val="NormalWeb"/>
                          <w:spacing w:before="0" w:beforeAutospacing="0" w:after="0" w:afterAutospacing="0"/>
                          <w:rPr>
                            <w:color w:val="000000" w:themeColor="text1"/>
                          </w:rPr>
                        </w:pPr>
                        <w:r w:rsidRPr="00802D31">
                          <w:rPr>
                            <w:rFonts w:asciiTheme="minorHAnsi"/>
                            <w:b/>
                            <w:bCs/>
                            <w:color w:val="000000" w:themeColor="text1"/>
                            <w:kern w:val="24"/>
                          </w:rPr>
                          <w:t>Physicians will evaluate multiple conjoint scenarios</w:t>
                        </w:r>
                      </w:p>
                    </w:txbxContent>
                  </v:textbox>
                </v:shape>
              </v:group>
            </w:pict>
          </mc:Fallback>
        </mc:AlternateContent>
      </w:r>
      <w:r w:rsidR="005E1159" w:rsidRPr="00896140">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5"/>
      </w:tblGrid>
      <w:tr w:rsidR="005E1159" w:rsidRPr="00896140" w14:paraId="2392A319" w14:textId="77777777">
        <w:trPr>
          <w:trHeight w:val="347"/>
          <w:jc w:val="center"/>
        </w:trPr>
        <w:tc>
          <w:tcPr>
            <w:tcW w:w="7645" w:type="dxa"/>
            <w:tcBorders>
              <w:bottom w:val="single" w:sz="4" w:space="0" w:color="auto"/>
            </w:tcBorders>
            <w:shd w:val="clear" w:color="auto" w:fill="FFCC00"/>
            <w:vAlign w:val="center"/>
          </w:tcPr>
          <w:p w14:paraId="11C73D98" w14:textId="5393A138" w:rsidR="005E1159" w:rsidRPr="00896140" w:rsidRDefault="005E1159">
            <w:pPr>
              <w:contextualSpacing/>
              <w:jc w:val="center"/>
              <w:rPr>
                <w:rFonts w:cs="Arial"/>
                <w:b/>
                <w:szCs w:val="24"/>
              </w:rPr>
            </w:pPr>
            <w:r w:rsidRPr="00896140">
              <w:rPr>
                <w:color w:val="0000FF"/>
              </w:rPr>
              <w:lastRenderedPageBreak/>
              <w:br w:type="page"/>
            </w:r>
            <w:r w:rsidR="00006A8C">
              <w:rPr>
                <w:rFonts w:cs="Arial"/>
                <w:b/>
                <w:szCs w:val="24"/>
              </w:rPr>
              <w:t xml:space="preserve">THERAPY AREA </w:t>
            </w:r>
            <w:r w:rsidRPr="00896140">
              <w:rPr>
                <w:rFonts w:cs="Arial"/>
                <w:b/>
                <w:szCs w:val="24"/>
              </w:rPr>
              <w:t>Patient Profile</w:t>
            </w:r>
          </w:p>
        </w:tc>
      </w:tr>
      <w:tr w:rsidR="005E1159" w:rsidRPr="00896140" w14:paraId="306C2E82" w14:textId="77777777">
        <w:trPr>
          <w:trHeight w:val="429"/>
          <w:jc w:val="center"/>
        </w:trPr>
        <w:tc>
          <w:tcPr>
            <w:tcW w:w="7645" w:type="dxa"/>
            <w:tcBorders>
              <w:left w:val="nil"/>
              <w:right w:val="nil"/>
            </w:tcBorders>
            <w:vAlign w:val="center"/>
          </w:tcPr>
          <w:p w14:paraId="4B87B65F" w14:textId="77777777" w:rsidR="005E1159" w:rsidRPr="00896140" w:rsidRDefault="005E1159">
            <w:pPr>
              <w:contextualSpacing/>
              <w:rPr>
                <w:rFonts w:cs="Arial"/>
                <w:b/>
                <w:szCs w:val="24"/>
              </w:rPr>
            </w:pPr>
          </w:p>
        </w:tc>
      </w:tr>
      <w:tr w:rsidR="005E1159" w:rsidRPr="00896140" w14:paraId="63649A4A" w14:textId="77777777">
        <w:trPr>
          <w:trHeight w:val="6441"/>
          <w:jc w:val="center"/>
        </w:trPr>
        <w:tc>
          <w:tcPr>
            <w:tcW w:w="7645" w:type="dxa"/>
            <w:shd w:val="clear" w:color="auto" w:fill="FFD966" w:themeFill="accent4" w:themeFillTint="99"/>
            <w:vAlign w:val="center"/>
          </w:tcPr>
          <w:p w14:paraId="538253D5" w14:textId="588AB944" w:rsidR="00525769" w:rsidRDefault="00525769" w:rsidP="003A2961">
            <w:pPr>
              <w:pStyle w:val="ListParagraph"/>
              <w:numPr>
                <w:ilvl w:val="0"/>
                <w:numId w:val="9"/>
              </w:numPr>
              <w:spacing w:after="120"/>
              <w:ind w:hanging="357"/>
              <w:contextualSpacing w:val="0"/>
              <w:rPr>
                <w:rFonts w:cs="Arial"/>
                <w:b/>
                <w:bCs/>
                <w:szCs w:val="24"/>
              </w:rPr>
            </w:pPr>
            <w:r w:rsidRPr="00896140">
              <w:rPr>
                <w:rFonts w:cs="Arial"/>
                <w:b/>
                <w:bCs/>
                <w:szCs w:val="24"/>
              </w:rPr>
              <w:t>Age, gender</w:t>
            </w:r>
            <w:r w:rsidR="0089479C" w:rsidRPr="00896140">
              <w:rPr>
                <w:rFonts w:cs="Arial"/>
                <w:b/>
                <w:bCs/>
                <w:szCs w:val="24"/>
              </w:rPr>
              <w:t>,</w:t>
            </w:r>
            <w:r w:rsidRPr="00896140">
              <w:rPr>
                <w:rFonts w:cs="Arial"/>
                <w:b/>
                <w:bCs/>
                <w:szCs w:val="24"/>
              </w:rPr>
              <w:t xml:space="preserve"> </w:t>
            </w:r>
            <w:r w:rsidR="0089479C" w:rsidRPr="00896140">
              <w:rPr>
                <w:rFonts w:cs="Arial"/>
                <w:b/>
                <w:bCs/>
                <w:szCs w:val="24"/>
              </w:rPr>
              <w:t>ethnicity</w:t>
            </w:r>
          </w:p>
          <w:p w14:paraId="52EAE257" w14:textId="60ED65B2" w:rsidR="00C21E05" w:rsidRDefault="00C21E05" w:rsidP="003A2961">
            <w:pPr>
              <w:pStyle w:val="ListParagraph"/>
              <w:numPr>
                <w:ilvl w:val="0"/>
                <w:numId w:val="9"/>
              </w:numPr>
              <w:spacing w:after="120"/>
              <w:ind w:hanging="357"/>
              <w:contextualSpacing w:val="0"/>
              <w:rPr>
                <w:rFonts w:cs="Arial"/>
                <w:b/>
                <w:bCs/>
                <w:szCs w:val="24"/>
              </w:rPr>
            </w:pPr>
            <w:r>
              <w:rPr>
                <w:rFonts w:cs="Arial"/>
                <w:b/>
                <w:bCs/>
                <w:szCs w:val="24"/>
              </w:rPr>
              <w:t>#</w:t>
            </w:r>
            <w:r w:rsidR="003264ED">
              <w:rPr>
                <w:rFonts w:cs="Arial"/>
                <w:b/>
                <w:bCs/>
                <w:szCs w:val="24"/>
              </w:rPr>
              <w:t xml:space="preserve"> of </w:t>
            </w:r>
            <w:r w:rsidR="00DE65E0">
              <w:rPr>
                <w:rFonts w:cs="Arial"/>
                <w:b/>
                <w:bCs/>
                <w:szCs w:val="24"/>
              </w:rPr>
              <w:t>symptom 1</w:t>
            </w:r>
          </w:p>
          <w:p w14:paraId="04E91A02" w14:textId="7F6B6EF0" w:rsidR="00C21E05" w:rsidRDefault="00C21E05" w:rsidP="003A2961">
            <w:pPr>
              <w:pStyle w:val="ListParagraph"/>
              <w:numPr>
                <w:ilvl w:val="0"/>
                <w:numId w:val="9"/>
              </w:numPr>
              <w:spacing w:after="120"/>
              <w:ind w:hanging="357"/>
              <w:contextualSpacing w:val="0"/>
              <w:rPr>
                <w:rFonts w:cs="Arial"/>
                <w:b/>
                <w:bCs/>
                <w:szCs w:val="24"/>
              </w:rPr>
            </w:pPr>
            <w:r>
              <w:rPr>
                <w:rFonts w:cs="Arial"/>
                <w:b/>
                <w:bCs/>
                <w:szCs w:val="24"/>
              </w:rPr>
              <w:t># of l</w:t>
            </w:r>
            <w:r w:rsidR="00F00A5A">
              <w:rPr>
                <w:rFonts w:cs="Arial"/>
                <w:b/>
                <w:bCs/>
                <w:szCs w:val="24"/>
              </w:rPr>
              <w:t xml:space="preserve">esion </w:t>
            </w:r>
            <w:r w:rsidR="004D628F">
              <w:rPr>
                <w:rFonts w:cs="Arial"/>
                <w:b/>
                <w:bCs/>
                <w:szCs w:val="24"/>
              </w:rPr>
              <w:t>location</w:t>
            </w:r>
          </w:p>
          <w:p w14:paraId="0A8B82DF" w14:textId="08623A6A" w:rsidR="00C21E05" w:rsidRDefault="00C21E05" w:rsidP="003A2961">
            <w:pPr>
              <w:pStyle w:val="ListParagraph"/>
              <w:numPr>
                <w:ilvl w:val="0"/>
                <w:numId w:val="9"/>
              </w:numPr>
              <w:spacing w:after="120"/>
              <w:ind w:hanging="357"/>
              <w:contextualSpacing w:val="0"/>
              <w:rPr>
                <w:rFonts w:cs="Arial"/>
                <w:b/>
                <w:bCs/>
                <w:szCs w:val="24"/>
              </w:rPr>
            </w:pPr>
            <w:r>
              <w:rPr>
                <w:rFonts w:cs="Arial"/>
                <w:b/>
                <w:bCs/>
                <w:szCs w:val="24"/>
              </w:rPr>
              <w:t xml:space="preserve"># of </w:t>
            </w:r>
            <w:r w:rsidR="00DE65E0">
              <w:rPr>
                <w:rFonts w:cs="Arial"/>
                <w:b/>
                <w:bCs/>
                <w:szCs w:val="24"/>
              </w:rPr>
              <w:t>symptom 3</w:t>
            </w:r>
            <w:r w:rsidR="00CD0003">
              <w:rPr>
                <w:rFonts w:cs="Arial"/>
                <w:b/>
                <w:bCs/>
                <w:szCs w:val="24"/>
              </w:rPr>
              <w:t>/</w:t>
            </w:r>
            <w:r w:rsidR="004D628F">
              <w:rPr>
                <w:rFonts w:cs="Arial"/>
                <w:b/>
                <w:bCs/>
                <w:szCs w:val="24"/>
              </w:rPr>
              <w:t>flareups</w:t>
            </w:r>
          </w:p>
          <w:p w14:paraId="6D859B56" w14:textId="4337FF2C" w:rsidR="003264ED" w:rsidRDefault="00C21E05" w:rsidP="003A2961">
            <w:pPr>
              <w:pStyle w:val="ListParagraph"/>
              <w:numPr>
                <w:ilvl w:val="0"/>
                <w:numId w:val="9"/>
              </w:numPr>
              <w:spacing w:after="120"/>
              <w:ind w:hanging="357"/>
              <w:contextualSpacing w:val="0"/>
              <w:rPr>
                <w:rFonts w:cs="Arial"/>
                <w:b/>
                <w:bCs/>
                <w:szCs w:val="24"/>
              </w:rPr>
            </w:pPr>
            <w:r>
              <w:rPr>
                <w:rFonts w:cs="Arial"/>
                <w:b/>
                <w:bCs/>
                <w:szCs w:val="24"/>
              </w:rPr>
              <w:t># of</w:t>
            </w:r>
            <w:r w:rsidR="002F5DE4">
              <w:rPr>
                <w:rFonts w:cs="Arial"/>
                <w:b/>
                <w:bCs/>
                <w:szCs w:val="24"/>
              </w:rPr>
              <w:t xml:space="preserve"> </w:t>
            </w:r>
            <w:r w:rsidR="00DE65E0">
              <w:rPr>
                <w:rFonts w:cs="Arial"/>
                <w:b/>
                <w:bCs/>
                <w:szCs w:val="24"/>
              </w:rPr>
              <w:t>symptom 5</w:t>
            </w:r>
            <w:r w:rsidR="002F5DE4">
              <w:rPr>
                <w:rFonts w:cs="Arial"/>
                <w:b/>
                <w:bCs/>
                <w:szCs w:val="24"/>
              </w:rPr>
              <w:t>s</w:t>
            </w:r>
            <w:r w:rsidR="00CD0003">
              <w:rPr>
                <w:rFonts w:cs="Arial"/>
                <w:b/>
                <w:bCs/>
                <w:szCs w:val="24"/>
              </w:rPr>
              <w:t>/</w:t>
            </w:r>
            <w:r w:rsidR="002F5DE4">
              <w:rPr>
                <w:rFonts w:cs="Arial"/>
                <w:b/>
                <w:bCs/>
                <w:szCs w:val="24"/>
              </w:rPr>
              <w:t>sinus tracts</w:t>
            </w:r>
            <w:r w:rsidR="001308F8">
              <w:rPr>
                <w:rFonts w:cs="Arial"/>
                <w:b/>
                <w:bCs/>
                <w:szCs w:val="24"/>
              </w:rPr>
              <w:t xml:space="preserve"> </w:t>
            </w:r>
          </w:p>
          <w:p w14:paraId="1837D21E" w14:textId="58EF0F3B" w:rsidR="00F83137" w:rsidRDefault="0084697A" w:rsidP="003A2961">
            <w:pPr>
              <w:pStyle w:val="ListParagraph"/>
              <w:numPr>
                <w:ilvl w:val="0"/>
                <w:numId w:val="9"/>
              </w:numPr>
              <w:spacing w:after="120"/>
              <w:ind w:hanging="357"/>
              <w:contextualSpacing w:val="0"/>
              <w:rPr>
                <w:rFonts w:cs="Arial"/>
                <w:b/>
                <w:bCs/>
                <w:szCs w:val="24"/>
              </w:rPr>
            </w:pPr>
            <w:r>
              <w:rPr>
                <w:rFonts w:cs="Arial"/>
                <w:b/>
                <w:bCs/>
                <w:szCs w:val="24"/>
              </w:rPr>
              <w:t xml:space="preserve">Presence of </w:t>
            </w:r>
            <w:r w:rsidR="00DE65E0">
              <w:rPr>
                <w:rFonts w:cs="Arial"/>
                <w:b/>
                <w:bCs/>
                <w:szCs w:val="24"/>
              </w:rPr>
              <w:t>symptom 4</w:t>
            </w:r>
          </w:p>
          <w:p w14:paraId="43DF4FA5" w14:textId="2A058055" w:rsidR="007664EC" w:rsidRPr="00396AC0" w:rsidRDefault="00DE65E0" w:rsidP="003A2961">
            <w:pPr>
              <w:pStyle w:val="ListParagraph"/>
              <w:numPr>
                <w:ilvl w:val="0"/>
                <w:numId w:val="9"/>
              </w:numPr>
              <w:spacing w:after="120"/>
              <w:ind w:hanging="357"/>
              <w:contextualSpacing w:val="0"/>
              <w:rPr>
                <w:rFonts w:cs="Arial"/>
                <w:b/>
                <w:szCs w:val="24"/>
              </w:rPr>
            </w:pPr>
            <w:r>
              <w:rPr>
                <w:rFonts w:cs="Arial"/>
                <w:b/>
              </w:rPr>
              <w:t>Scale 1</w:t>
            </w:r>
            <w:r w:rsidR="007664EC" w:rsidRPr="00396AC0">
              <w:rPr>
                <w:rFonts w:cs="Arial"/>
                <w:b/>
              </w:rPr>
              <w:t>Stag</w:t>
            </w:r>
            <w:r w:rsidR="00605590">
              <w:rPr>
                <w:rFonts w:cs="Arial"/>
                <w:b/>
              </w:rPr>
              <w:t>ing</w:t>
            </w:r>
          </w:p>
          <w:p w14:paraId="1D24C7D8" w14:textId="68D3A58E" w:rsidR="00AE28B2" w:rsidRDefault="00AE28B2" w:rsidP="003A2961">
            <w:pPr>
              <w:pStyle w:val="ListParagraph"/>
              <w:numPr>
                <w:ilvl w:val="0"/>
                <w:numId w:val="9"/>
              </w:numPr>
              <w:spacing w:after="120"/>
              <w:ind w:hanging="357"/>
              <w:contextualSpacing w:val="0"/>
              <w:rPr>
                <w:rFonts w:cs="Arial"/>
                <w:b/>
                <w:bCs/>
                <w:szCs w:val="24"/>
              </w:rPr>
            </w:pPr>
            <w:r>
              <w:rPr>
                <w:rFonts w:cs="Arial"/>
                <w:b/>
                <w:bCs/>
                <w:szCs w:val="24"/>
              </w:rPr>
              <w:t>Severity of pain</w:t>
            </w:r>
          </w:p>
          <w:p w14:paraId="727423C8" w14:textId="3FCD4F09" w:rsidR="00FE54EF" w:rsidRDefault="00FE54EF" w:rsidP="003A2961">
            <w:pPr>
              <w:pStyle w:val="ListParagraph"/>
              <w:numPr>
                <w:ilvl w:val="0"/>
                <w:numId w:val="9"/>
              </w:numPr>
              <w:spacing w:after="120"/>
              <w:ind w:hanging="357"/>
              <w:contextualSpacing w:val="0"/>
              <w:rPr>
                <w:rFonts w:cs="Arial"/>
                <w:b/>
                <w:bCs/>
                <w:szCs w:val="24"/>
              </w:rPr>
            </w:pPr>
            <w:r>
              <w:rPr>
                <w:rFonts w:cs="Arial"/>
                <w:b/>
                <w:bCs/>
                <w:szCs w:val="24"/>
              </w:rPr>
              <w:t>Consistency of pain</w:t>
            </w:r>
          </w:p>
          <w:p w14:paraId="3BEC5EA4" w14:textId="77777777" w:rsidR="002C2C7E" w:rsidRPr="002C2C7E" w:rsidRDefault="00D271DD" w:rsidP="002C2C7E">
            <w:pPr>
              <w:pStyle w:val="ListParagraph"/>
              <w:numPr>
                <w:ilvl w:val="0"/>
                <w:numId w:val="9"/>
              </w:numPr>
              <w:spacing w:after="120"/>
              <w:ind w:hanging="357"/>
              <w:contextualSpacing w:val="0"/>
              <w:rPr>
                <w:rFonts w:cs="Arial"/>
                <w:b/>
              </w:rPr>
            </w:pPr>
            <w:r w:rsidRPr="002C2C7E">
              <w:rPr>
                <w:rFonts w:cs="Arial"/>
                <w:b/>
                <w:bCs/>
                <w:szCs w:val="24"/>
              </w:rPr>
              <w:t>Q</w:t>
            </w:r>
            <w:r w:rsidR="00366886" w:rsidRPr="002C2C7E">
              <w:rPr>
                <w:rFonts w:cs="Arial"/>
                <w:b/>
                <w:bCs/>
                <w:szCs w:val="24"/>
              </w:rPr>
              <w:t>o</w:t>
            </w:r>
            <w:r w:rsidRPr="002C2C7E">
              <w:rPr>
                <w:rFonts w:cs="Arial"/>
                <w:b/>
                <w:bCs/>
                <w:szCs w:val="24"/>
              </w:rPr>
              <w:t xml:space="preserve">L </w:t>
            </w:r>
            <w:r w:rsidR="000318D4" w:rsidRPr="002C2C7E">
              <w:rPr>
                <w:rFonts w:cs="Arial"/>
                <w:b/>
                <w:bCs/>
                <w:szCs w:val="24"/>
              </w:rPr>
              <w:t>(</w:t>
            </w:r>
            <w:r w:rsidR="00B202B7" w:rsidRPr="002C2C7E">
              <w:rPr>
                <w:rFonts w:cs="Arial"/>
                <w:b/>
                <w:bCs/>
                <w:szCs w:val="24"/>
              </w:rPr>
              <w:t xml:space="preserve">psychological distress, </w:t>
            </w:r>
            <w:r w:rsidR="00162484" w:rsidRPr="002C2C7E">
              <w:rPr>
                <w:rFonts w:cs="Arial"/>
                <w:b/>
                <w:bCs/>
                <w:szCs w:val="24"/>
              </w:rPr>
              <w:t>missed workdays</w:t>
            </w:r>
            <w:r w:rsidR="000A1857" w:rsidRPr="002C2C7E">
              <w:rPr>
                <w:rFonts w:cs="Arial"/>
                <w:b/>
                <w:bCs/>
                <w:szCs w:val="24"/>
              </w:rPr>
              <w:t>, sleep disturbances, impact to mobility</w:t>
            </w:r>
            <w:r w:rsidR="000318D4" w:rsidRPr="002C2C7E">
              <w:rPr>
                <w:rFonts w:cs="Arial"/>
                <w:b/>
                <w:bCs/>
                <w:szCs w:val="24"/>
              </w:rPr>
              <w:t>)</w:t>
            </w:r>
          </w:p>
          <w:p w14:paraId="3FEF96D5" w14:textId="57ED8768" w:rsidR="007356F7" w:rsidRPr="007356F7" w:rsidRDefault="007356F7" w:rsidP="007356F7">
            <w:pPr>
              <w:pStyle w:val="ListParagraph"/>
              <w:numPr>
                <w:ilvl w:val="0"/>
                <w:numId w:val="9"/>
              </w:numPr>
              <w:spacing w:after="120"/>
              <w:ind w:hanging="357"/>
              <w:contextualSpacing w:val="0"/>
              <w:rPr>
                <w:rFonts w:cs="Arial"/>
                <w:b/>
                <w:bCs/>
                <w:szCs w:val="24"/>
              </w:rPr>
            </w:pPr>
            <w:r w:rsidRPr="007356F7">
              <w:rPr>
                <w:rFonts w:cs="Arial"/>
                <w:b/>
                <w:bCs/>
                <w:szCs w:val="24"/>
              </w:rPr>
              <w:t xml:space="preserve">Current </w:t>
            </w:r>
            <w:r w:rsidR="00006A8C">
              <w:rPr>
                <w:rFonts w:cs="Arial"/>
                <w:b/>
                <w:bCs/>
                <w:szCs w:val="24"/>
              </w:rPr>
              <w:t xml:space="preserve">THERAPY AREA </w:t>
            </w:r>
            <w:r w:rsidRPr="007356F7">
              <w:rPr>
                <w:rFonts w:cs="Arial"/>
                <w:b/>
                <w:bCs/>
                <w:szCs w:val="24"/>
              </w:rPr>
              <w:t>Treatment &amp; History</w:t>
            </w:r>
          </w:p>
          <w:p w14:paraId="7EB791E2" w14:textId="4EE845CB" w:rsidR="002C2C7E" w:rsidRPr="00064521" w:rsidRDefault="007356F7" w:rsidP="00F67456">
            <w:pPr>
              <w:pStyle w:val="ListParagraph"/>
              <w:numPr>
                <w:ilvl w:val="0"/>
                <w:numId w:val="9"/>
              </w:numPr>
              <w:spacing w:after="120"/>
              <w:ind w:hanging="357"/>
              <w:contextualSpacing w:val="0"/>
              <w:rPr>
                <w:rFonts w:cs="Arial"/>
              </w:rPr>
            </w:pPr>
            <w:r w:rsidRPr="007356F7">
              <w:rPr>
                <w:rFonts w:cs="Arial"/>
                <w:b/>
              </w:rPr>
              <w:t xml:space="preserve">Comorbidities </w:t>
            </w:r>
          </w:p>
        </w:tc>
      </w:tr>
    </w:tbl>
    <w:p w14:paraId="257FE738" w14:textId="77777777" w:rsidR="005E1159" w:rsidRPr="00896140" w:rsidRDefault="005E1159" w:rsidP="005E1159">
      <w:pPr>
        <w:ind w:left="811" w:hanging="357"/>
        <w:contextualSpacing/>
        <w:rPr>
          <w:rFonts w:eastAsia="Times New Roman" w:cs="Arial"/>
          <w:color w:val="0000FF"/>
          <w:szCs w:val="24"/>
        </w:rPr>
      </w:pPr>
    </w:p>
    <w:p w14:paraId="36D61D1F" w14:textId="4AFAA47F" w:rsidR="005E1159" w:rsidRPr="00896140" w:rsidRDefault="005E1159" w:rsidP="005E1159">
      <w:pPr>
        <w:ind w:left="720"/>
        <w:contextualSpacing/>
        <w:rPr>
          <w:rFonts w:eastAsia="Times New Roman" w:cs="Arial"/>
          <w:color w:val="0000FF"/>
          <w:szCs w:val="24"/>
        </w:rPr>
      </w:pPr>
      <w:r w:rsidRPr="00896140">
        <w:rPr>
          <w:rFonts w:eastAsia="Times New Roman" w:cs="Arial"/>
          <w:color w:val="0000FF"/>
          <w:szCs w:val="24"/>
        </w:rPr>
        <w:t xml:space="preserve">[PN: Display random profiles and show 10 cards to each respondent. Please show </w:t>
      </w:r>
      <w:r w:rsidR="00925AB0">
        <w:rPr>
          <w:color w:val="0000FF"/>
        </w:rPr>
        <w:t>D</w:t>
      </w:r>
      <w:r w:rsidR="00BA55F6">
        <w:rPr>
          <w:color w:val="0000FF"/>
        </w:rPr>
        <w:t>1</w:t>
      </w:r>
      <w:r w:rsidRPr="00896140">
        <w:rPr>
          <w:color w:val="0000FF"/>
        </w:rPr>
        <w:t xml:space="preserve"> and </w:t>
      </w:r>
      <w:r w:rsidR="00F049C8">
        <w:rPr>
          <w:color w:val="0000FF"/>
        </w:rPr>
        <w:t>D</w:t>
      </w:r>
      <w:r w:rsidR="00BA55F6">
        <w:rPr>
          <w:color w:val="0000FF"/>
        </w:rPr>
        <w:t>2</w:t>
      </w:r>
      <w:r w:rsidRPr="00896140">
        <w:rPr>
          <w:color w:val="0000FF"/>
        </w:rPr>
        <w:t xml:space="preserve"> </w:t>
      </w:r>
      <w:r w:rsidRPr="00896140">
        <w:rPr>
          <w:rFonts w:eastAsia="Times New Roman" w:cs="Arial"/>
          <w:color w:val="0000FF"/>
          <w:szCs w:val="24"/>
        </w:rPr>
        <w:t xml:space="preserve">on the same page as the </w:t>
      </w:r>
      <w:r w:rsidR="00006A8C">
        <w:rPr>
          <w:rFonts w:eastAsia="Times New Roman" w:cs="Arial"/>
          <w:color w:val="0000FF"/>
          <w:szCs w:val="24"/>
        </w:rPr>
        <w:t xml:space="preserve">THERAPY AREA </w:t>
      </w:r>
      <w:r w:rsidRPr="00896140">
        <w:rPr>
          <w:rFonts w:eastAsia="Times New Roman" w:cs="Arial"/>
          <w:color w:val="0000FF"/>
          <w:szCs w:val="24"/>
        </w:rPr>
        <w:t>patient profile. Show each conjoint card with different color and show order as displayed in sample card.</w:t>
      </w:r>
      <w:r w:rsidRPr="00896140">
        <w:rPr>
          <w:rFonts w:cs="Arial"/>
          <w:color w:val="0000FF"/>
          <w:szCs w:val="24"/>
        </w:rPr>
        <w:t>]</w:t>
      </w:r>
    </w:p>
    <w:p w14:paraId="4F27F691" w14:textId="77777777" w:rsidR="005E1159" w:rsidRPr="00896140" w:rsidRDefault="005E1159" w:rsidP="005E1159">
      <w:pPr>
        <w:contextualSpacing/>
        <w:rPr>
          <w:rFonts w:eastAsia="Times New Roman" w:cs="Arial"/>
          <w:color w:val="0000FF"/>
          <w:szCs w:val="24"/>
        </w:rPr>
      </w:pPr>
      <w:r w:rsidRPr="00896140">
        <w:rPr>
          <w:rFonts w:eastAsia="Times New Roman" w:cs="Arial"/>
          <w:color w:val="0000FF"/>
          <w:szCs w:val="24"/>
        </w:rPr>
        <w:br w:type="page"/>
      </w:r>
    </w:p>
    <w:p w14:paraId="4B2AFD61" w14:textId="77777777" w:rsidR="005E1159" w:rsidRPr="00896140" w:rsidRDefault="005E1159" w:rsidP="005E1159">
      <w:pPr>
        <w:ind w:firstLine="720"/>
        <w:contextualSpacing/>
        <w:rPr>
          <w:rFonts w:eastAsia="Times New Roman" w:cs="Arial"/>
          <w:color w:val="0000FF"/>
          <w:szCs w:val="24"/>
        </w:rPr>
      </w:pPr>
      <w:r w:rsidRPr="00896140">
        <w:rPr>
          <w:rFonts w:eastAsia="Times New Roman" w:cs="Arial"/>
          <w:color w:val="0000FF"/>
          <w:szCs w:val="24"/>
        </w:rPr>
        <w:lastRenderedPageBreak/>
        <w:t>[PN: New screen. Show patient profile on the screen]</w:t>
      </w:r>
    </w:p>
    <w:p w14:paraId="4B4750DF" w14:textId="77777777" w:rsidR="005E1159" w:rsidRPr="00896140" w:rsidRDefault="005E1159" w:rsidP="005E1159">
      <w:pPr>
        <w:ind w:left="720"/>
        <w:contextualSpacing/>
        <w:rPr>
          <w:rFonts w:eastAsia="Times New Roman" w:cs="Arial"/>
          <w:color w:val="0000FF"/>
          <w:szCs w:val="24"/>
        </w:rPr>
      </w:pPr>
    </w:p>
    <w:p w14:paraId="09F664AA" w14:textId="75EEA281" w:rsidR="005E1159" w:rsidRDefault="005E1159" w:rsidP="005E1159">
      <w:pPr>
        <w:ind w:firstLine="720"/>
        <w:rPr>
          <w:rFonts w:eastAsia="Times New Roman" w:cs="Arial"/>
          <w:color w:val="0000FF"/>
          <w:szCs w:val="24"/>
        </w:rPr>
      </w:pPr>
      <w:r w:rsidRPr="00896140">
        <w:rPr>
          <w:rFonts w:eastAsia="Times New Roman" w:cs="Arial"/>
          <w:color w:val="0000FF"/>
          <w:szCs w:val="24"/>
        </w:rPr>
        <w:t xml:space="preserve">[PN: Repeat </w:t>
      </w:r>
      <w:r w:rsidR="00BA55F6">
        <w:rPr>
          <w:rFonts w:eastAsia="Times New Roman" w:cs="Arial"/>
          <w:color w:val="0000FF"/>
          <w:szCs w:val="24"/>
        </w:rPr>
        <w:t>D</w:t>
      </w:r>
      <w:r w:rsidR="00CA3217">
        <w:rPr>
          <w:rFonts w:eastAsia="Times New Roman" w:cs="Arial"/>
          <w:color w:val="0000FF"/>
          <w:szCs w:val="24"/>
        </w:rPr>
        <w:t>0</w:t>
      </w:r>
      <w:r w:rsidRPr="00896140">
        <w:rPr>
          <w:rFonts w:eastAsia="Times New Roman" w:cs="Arial"/>
          <w:color w:val="0000FF"/>
          <w:szCs w:val="24"/>
        </w:rPr>
        <w:t>-</w:t>
      </w:r>
      <w:r w:rsidR="00BA55F6">
        <w:rPr>
          <w:rFonts w:eastAsia="Times New Roman" w:cs="Arial"/>
          <w:color w:val="0000FF"/>
          <w:szCs w:val="24"/>
        </w:rPr>
        <w:t>D</w:t>
      </w:r>
      <w:r w:rsidR="00425F12" w:rsidRPr="00896140">
        <w:rPr>
          <w:rFonts w:eastAsia="Times New Roman" w:cs="Arial"/>
          <w:color w:val="0000FF"/>
          <w:szCs w:val="24"/>
        </w:rPr>
        <w:t>2</w:t>
      </w:r>
      <w:r w:rsidRPr="00896140">
        <w:rPr>
          <w:rFonts w:eastAsia="Times New Roman" w:cs="Arial"/>
          <w:color w:val="0000FF"/>
          <w:szCs w:val="24"/>
        </w:rPr>
        <w:t xml:space="preserve"> after each patient profile]</w:t>
      </w:r>
    </w:p>
    <w:p w14:paraId="5031278E" w14:textId="77777777" w:rsidR="00CA3217" w:rsidRDefault="00CA3217" w:rsidP="005E1159">
      <w:pPr>
        <w:ind w:firstLine="720"/>
        <w:rPr>
          <w:rFonts w:eastAsia="Times New Roman" w:cs="Arial"/>
          <w:color w:val="0000FF"/>
          <w:szCs w:val="24"/>
        </w:rPr>
      </w:pPr>
    </w:p>
    <w:p w14:paraId="190AF62E" w14:textId="761D3439" w:rsidR="00CA3217" w:rsidRDefault="00E21514" w:rsidP="00CA3217">
      <w:pPr>
        <w:ind w:left="720" w:hanging="720"/>
        <w:contextualSpacing/>
        <w:rPr>
          <w:rFonts w:eastAsia="Times New Roman" w:cs="Arial"/>
          <w:color w:val="000000"/>
          <w:szCs w:val="24"/>
        </w:rPr>
      </w:pPr>
      <w:r>
        <w:rPr>
          <w:rFonts w:eastAsia="Times New Roman" w:cs="Arial"/>
          <w:color w:val="0000FF"/>
          <w:szCs w:val="24"/>
        </w:rPr>
        <w:t>D</w:t>
      </w:r>
      <w:r w:rsidR="00CA3217">
        <w:rPr>
          <w:rFonts w:eastAsia="Times New Roman" w:cs="Arial"/>
          <w:color w:val="0000FF"/>
          <w:szCs w:val="24"/>
        </w:rPr>
        <w:t>0</w:t>
      </w:r>
      <w:r w:rsidR="00CA3217" w:rsidRPr="00896140">
        <w:rPr>
          <w:rFonts w:eastAsia="Times New Roman" w:cs="Arial"/>
          <w:color w:val="0000FF"/>
          <w:szCs w:val="24"/>
        </w:rPr>
        <w:t>.</w:t>
      </w:r>
      <w:r w:rsidR="00CA3217" w:rsidRPr="00896140">
        <w:rPr>
          <w:rFonts w:eastAsia="Times New Roman" w:cs="Arial"/>
          <w:color w:val="000000"/>
          <w:szCs w:val="24"/>
        </w:rPr>
        <w:tab/>
      </w:r>
      <w:r w:rsidR="00D562C2" w:rsidRPr="00D562C2">
        <w:rPr>
          <w:rFonts w:eastAsia="Times New Roman" w:cs="Arial"/>
          <w:color w:val="000000"/>
          <w:szCs w:val="24"/>
        </w:rPr>
        <w:t xml:space="preserve">Based on the information provided, please classify the </w:t>
      </w:r>
      <w:r w:rsidR="00D562C2" w:rsidRPr="00D562C2">
        <w:rPr>
          <w:rFonts w:eastAsia="Times New Roman" w:cs="Arial"/>
          <w:b/>
          <w:bCs/>
          <w:color w:val="000000"/>
          <w:szCs w:val="24"/>
        </w:rPr>
        <w:t>severity</w:t>
      </w:r>
      <w:r w:rsidR="00D562C2" w:rsidRPr="00D562C2">
        <w:rPr>
          <w:rFonts w:eastAsia="Times New Roman" w:cs="Arial"/>
          <w:color w:val="000000"/>
          <w:szCs w:val="24"/>
        </w:rPr>
        <w:t xml:space="preserve"> of </w:t>
      </w:r>
      <w:r w:rsidR="00D562C2" w:rsidRPr="00D562C2">
        <w:rPr>
          <w:rFonts w:eastAsia="Times New Roman" w:cs="Arial"/>
          <w:color w:val="000000"/>
          <w:szCs w:val="24"/>
          <w:u w:val="single"/>
        </w:rPr>
        <w:t>this patient's</w:t>
      </w:r>
      <w:r w:rsidR="00D562C2" w:rsidRPr="00D562C2">
        <w:rPr>
          <w:rFonts w:eastAsia="Times New Roman" w:cs="Arial"/>
          <w:color w:val="000000"/>
          <w:szCs w:val="24"/>
        </w:rPr>
        <w:t xml:space="preserve"> </w:t>
      </w:r>
      <w:r w:rsidR="00006A8C">
        <w:rPr>
          <w:rFonts w:eastAsia="Times New Roman" w:cs="Arial"/>
          <w:color w:val="000000"/>
          <w:szCs w:val="24"/>
        </w:rPr>
        <w:t xml:space="preserve">THERAPY AREA </w:t>
      </w:r>
      <w:r w:rsidR="002F24D5">
        <w:rPr>
          <w:rFonts w:eastAsia="Times New Roman" w:cs="Arial"/>
          <w:color w:val="000000"/>
          <w:szCs w:val="24"/>
        </w:rPr>
        <w:t>to the best of your judgement</w:t>
      </w:r>
      <w:r w:rsidR="00D562C2">
        <w:rPr>
          <w:rFonts w:eastAsia="Times New Roman" w:cs="Arial"/>
          <w:color w:val="000000"/>
          <w:szCs w:val="24"/>
        </w:rPr>
        <w:t>.</w:t>
      </w:r>
    </w:p>
    <w:p w14:paraId="4485B6D6" w14:textId="77777777" w:rsidR="00D562C2" w:rsidRDefault="00D562C2" w:rsidP="00CA3217">
      <w:pPr>
        <w:ind w:left="720" w:hanging="720"/>
        <w:contextualSpacing/>
        <w:rPr>
          <w:rFonts w:eastAsia="Times New Roman" w:cs="Arial"/>
          <w:color w:val="000000"/>
          <w:szCs w:val="24"/>
        </w:rPr>
      </w:pPr>
    </w:p>
    <w:p w14:paraId="73432FB6" w14:textId="0B32B2DD" w:rsidR="00D562C2" w:rsidRDefault="00D562C2" w:rsidP="00CA3217">
      <w:pPr>
        <w:ind w:left="720" w:hanging="720"/>
        <w:contextualSpacing/>
        <w:rPr>
          <w:rFonts w:eastAsia="Times New Roman" w:cs="Arial"/>
          <w:color w:val="000000"/>
          <w:szCs w:val="24"/>
        </w:rPr>
      </w:pPr>
      <w:r>
        <w:rPr>
          <w:rFonts w:eastAsia="Times New Roman" w:cs="Arial"/>
          <w:color w:val="000000"/>
          <w:szCs w:val="24"/>
        </w:rPr>
        <w:tab/>
      </w:r>
      <w:r w:rsidRPr="00896140">
        <w:rPr>
          <w:rFonts w:eastAsia="Times New Roman" w:cs="Arial"/>
          <w:color w:val="0000FF"/>
          <w:szCs w:val="24"/>
        </w:rPr>
        <w:t>[PN: Allow only one selection</w:t>
      </w:r>
      <w:r w:rsidRPr="00896140">
        <w:rPr>
          <w:rFonts w:eastAsia="Times New Roman" w:cs="Arial"/>
          <w:color w:val="0000FF"/>
          <w:szCs w:val="20"/>
        </w:rPr>
        <w:t>.</w:t>
      </w:r>
      <w:r w:rsidRPr="00896140">
        <w:rPr>
          <w:rFonts w:cs="Arial"/>
          <w:color w:val="0000FF"/>
        </w:rPr>
        <w:t>]</w:t>
      </w:r>
    </w:p>
    <w:p w14:paraId="43F7AC17" w14:textId="77777777" w:rsidR="00D562C2" w:rsidRDefault="00D562C2" w:rsidP="00CA3217">
      <w:pPr>
        <w:ind w:left="720" w:hanging="720"/>
        <w:contextualSpacing/>
        <w:rPr>
          <w:rFonts w:eastAsia="Times New Roman" w:cs="Arial"/>
          <w:color w:val="000000"/>
          <w:szCs w:val="24"/>
        </w:rPr>
      </w:pPr>
    </w:p>
    <w:tbl>
      <w:tblPr>
        <w:tblStyle w:val="TableGrid"/>
        <w:tblW w:w="0" w:type="auto"/>
        <w:jc w:val="center"/>
        <w:tblLook w:val="04A0" w:firstRow="1" w:lastRow="0" w:firstColumn="1" w:lastColumn="0" w:noHBand="0" w:noVBand="1"/>
      </w:tblPr>
      <w:tblGrid>
        <w:gridCol w:w="5669"/>
        <w:gridCol w:w="2693"/>
      </w:tblGrid>
      <w:tr w:rsidR="00D562C2" w:rsidRPr="00896140" w14:paraId="1B6A9E91" w14:textId="77777777">
        <w:trPr>
          <w:trHeight w:val="454"/>
          <w:jc w:val="center"/>
        </w:trPr>
        <w:tc>
          <w:tcPr>
            <w:tcW w:w="5669" w:type="dxa"/>
            <w:vAlign w:val="center"/>
          </w:tcPr>
          <w:p w14:paraId="36C610A0" w14:textId="6726ED3B" w:rsidR="00D562C2" w:rsidRPr="00896140" w:rsidRDefault="00D562C2">
            <w:pPr>
              <w:pStyle w:val="ListParagraph"/>
              <w:ind w:left="0"/>
              <w:jc w:val="center"/>
              <w:rPr>
                <w:rFonts w:ascii="Arial" w:hAnsi="Arial" w:cs="Arial"/>
                <w:b/>
                <w:sz w:val="24"/>
                <w:szCs w:val="24"/>
              </w:rPr>
            </w:pPr>
            <w:r>
              <w:rPr>
                <w:rFonts w:ascii="Arial" w:hAnsi="Arial" w:cs="Arial"/>
                <w:b/>
                <w:sz w:val="24"/>
                <w:szCs w:val="24"/>
              </w:rPr>
              <w:t>Severity Level</w:t>
            </w:r>
          </w:p>
        </w:tc>
        <w:tc>
          <w:tcPr>
            <w:tcW w:w="2693" w:type="dxa"/>
            <w:vAlign w:val="center"/>
          </w:tcPr>
          <w:p w14:paraId="6778ABFB" w14:textId="5B67D2BD" w:rsidR="00D562C2" w:rsidRPr="00896140" w:rsidRDefault="00D562C2">
            <w:pPr>
              <w:jc w:val="center"/>
              <w:rPr>
                <w:rFonts w:ascii="Arial" w:hAnsi="Arial" w:cs="Arial"/>
                <w:b/>
                <w:sz w:val="24"/>
                <w:szCs w:val="24"/>
              </w:rPr>
            </w:pPr>
          </w:p>
        </w:tc>
      </w:tr>
      <w:tr w:rsidR="00D562C2" w:rsidRPr="00896140" w14:paraId="0B6490D6" w14:textId="77777777" w:rsidTr="00D562C2">
        <w:trPr>
          <w:trHeight w:val="454"/>
          <w:jc w:val="center"/>
        </w:trPr>
        <w:tc>
          <w:tcPr>
            <w:tcW w:w="5669" w:type="dxa"/>
            <w:vAlign w:val="center"/>
          </w:tcPr>
          <w:p w14:paraId="6451E71B" w14:textId="07DC203C" w:rsidR="00D562C2" w:rsidRPr="00896140" w:rsidRDefault="00D562C2" w:rsidP="003A2961">
            <w:pPr>
              <w:pStyle w:val="ListParagraph"/>
              <w:numPr>
                <w:ilvl w:val="0"/>
                <w:numId w:val="36"/>
              </w:numPr>
              <w:ind w:left="499" w:hanging="357"/>
              <w:rPr>
                <w:rFonts w:ascii="Arial" w:hAnsi="Arial" w:cs="Arial"/>
                <w:sz w:val="24"/>
                <w:szCs w:val="24"/>
              </w:rPr>
            </w:pPr>
            <w:r>
              <w:rPr>
                <w:rFonts w:ascii="Arial" w:hAnsi="Arial" w:cs="Arial"/>
                <w:sz w:val="24"/>
                <w:szCs w:val="24"/>
              </w:rPr>
              <w:t xml:space="preserve">Mild </w:t>
            </w:r>
          </w:p>
        </w:tc>
        <w:tc>
          <w:tcPr>
            <w:tcW w:w="2693" w:type="dxa"/>
            <w:vAlign w:val="center"/>
          </w:tcPr>
          <w:p w14:paraId="351BED1F" w14:textId="0E7F4C34" w:rsidR="00D562C2" w:rsidRPr="00896140" w:rsidRDefault="00D562C2" w:rsidP="00D562C2">
            <w:pPr>
              <w:jc w:val="center"/>
              <w:rPr>
                <w:rFonts w:ascii="Arial" w:hAnsi="Arial" w:cs="Arial"/>
                <w:sz w:val="24"/>
                <w:szCs w:val="24"/>
              </w:rPr>
            </w:pPr>
            <w:r w:rsidRPr="00A377A7">
              <w:rPr>
                <w:rFonts w:ascii="Wingdings" w:eastAsia="Wingdings" w:hAnsi="Wingdings" w:cs="Wingdings"/>
                <w:szCs w:val="24"/>
              </w:rPr>
              <w:t></w:t>
            </w:r>
          </w:p>
        </w:tc>
      </w:tr>
      <w:tr w:rsidR="00D562C2" w:rsidRPr="00896140" w14:paraId="7B7C2070" w14:textId="77777777" w:rsidTr="00D562C2">
        <w:trPr>
          <w:trHeight w:val="454"/>
          <w:jc w:val="center"/>
        </w:trPr>
        <w:tc>
          <w:tcPr>
            <w:tcW w:w="5669" w:type="dxa"/>
            <w:vAlign w:val="center"/>
          </w:tcPr>
          <w:p w14:paraId="2C151BAA" w14:textId="384F4C24" w:rsidR="00D562C2" w:rsidRPr="006E26A5" w:rsidRDefault="00D562C2" w:rsidP="003A2961">
            <w:pPr>
              <w:pStyle w:val="ListParagraph"/>
              <w:numPr>
                <w:ilvl w:val="0"/>
                <w:numId w:val="36"/>
              </w:numPr>
              <w:ind w:left="499" w:hanging="357"/>
              <w:rPr>
                <w:rFonts w:ascii="Arial" w:hAnsi="Arial" w:cs="Arial"/>
                <w:sz w:val="24"/>
                <w:szCs w:val="24"/>
              </w:rPr>
            </w:pPr>
            <w:r>
              <w:rPr>
                <w:rFonts w:ascii="Arial" w:hAnsi="Arial" w:cs="Arial"/>
                <w:sz w:val="24"/>
                <w:szCs w:val="24"/>
              </w:rPr>
              <w:t>Moderate</w:t>
            </w:r>
            <w:r w:rsidR="006E26A5">
              <w:rPr>
                <w:rFonts w:ascii="Arial" w:hAnsi="Arial" w:cs="Arial"/>
                <w:sz w:val="24"/>
                <w:szCs w:val="24"/>
              </w:rPr>
              <w:t xml:space="preserve"> </w:t>
            </w:r>
          </w:p>
        </w:tc>
        <w:tc>
          <w:tcPr>
            <w:tcW w:w="2693" w:type="dxa"/>
            <w:vAlign w:val="center"/>
          </w:tcPr>
          <w:p w14:paraId="40D30BE5" w14:textId="10FB4F89" w:rsidR="00D562C2" w:rsidRPr="00896140" w:rsidRDefault="00D562C2" w:rsidP="00D562C2">
            <w:pPr>
              <w:jc w:val="center"/>
              <w:rPr>
                <w:rFonts w:ascii="Arial" w:hAnsi="Arial" w:cs="Arial"/>
                <w:sz w:val="24"/>
                <w:szCs w:val="24"/>
              </w:rPr>
            </w:pPr>
            <w:r w:rsidRPr="00A377A7">
              <w:rPr>
                <w:rFonts w:ascii="Wingdings" w:eastAsia="Wingdings" w:hAnsi="Wingdings" w:cs="Wingdings"/>
                <w:szCs w:val="24"/>
              </w:rPr>
              <w:t></w:t>
            </w:r>
          </w:p>
        </w:tc>
      </w:tr>
      <w:tr w:rsidR="00D562C2" w:rsidRPr="00896140" w14:paraId="1EE5F38C" w14:textId="77777777" w:rsidTr="00D562C2">
        <w:trPr>
          <w:trHeight w:val="454"/>
          <w:jc w:val="center"/>
        </w:trPr>
        <w:tc>
          <w:tcPr>
            <w:tcW w:w="5669" w:type="dxa"/>
            <w:vAlign w:val="center"/>
          </w:tcPr>
          <w:p w14:paraId="63F55721" w14:textId="1769A8D4" w:rsidR="00D562C2" w:rsidRPr="00896140" w:rsidRDefault="00D562C2" w:rsidP="003A2961">
            <w:pPr>
              <w:pStyle w:val="ListParagraph"/>
              <w:numPr>
                <w:ilvl w:val="0"/>
                <w:numId w:val="36"/>
              </w:numPr>
              <w:ind w:left="499" w:hanging="357"/>
              <w:rPr>
                <w:rFonts w:ascii="Arial" w:hAnsi="Arial" w:cs="Arial"/>
                <w:sz w:val="24"/>
                <w:szCs w:val="24"/>
              </w:rPr>
            </w:pPr>
            <w:r>
              <w:rPr>
                <w:rFonts w:ascii="Arial" w:hAnsi="Arial" w:cs="Arial"/>
                <w:sz w:val="24"/>
                <w:szCs w:val="24"/>
              </w:rPr>
              <w:t xml:space="preserve">Severe </w:t>
            </w:r>
          </w:p>
        </w:tc>
        <w:tc>
          <w:tcPr>
            <w:tcW w:w="2693" w:type="dxa"/>
            <w:vAlign w:val="center"/>
          </w:tcPr>
          <w:p w14:paraId="561C834D" w14:textId="33C2A1BE" w:rsidR="00D562C2" w:rsidRPr="00896140" w:rsidRDefault="00D562C2" w:rsidP="00D562C2">
            <w:pPr>
              <w:jc w:val="center"/>
              <w:rPr>
                <w:rFonts w:ascii="Arial" w:hAnsi="Arial" w:cs="Arial"/>
                <w:sz w:val="24"/>
                <w:szCs w:val="24"/>
              </w:rPr>
            </w:pPr>
            <w:r w:rsidRPr="00A377A7">
              <w:rPr>
                <w:rFonts w:ascii="Wingdings" w:eastAsia="Wingdings" w:hAnsi="Wingdings" w:cs="Wingdings"/>
                <w:szCs w:val="24"/>
              </w:rPr>
              <w:t></w:t>
            </w:r>
          </w:p>
        </w:tc>
      </w:tr>
    </w:tbl>
    <w:p w14:paraId="66863A29" w14:textId="77777777" w:rsidR="00D562C2" w:rsidRPr="00896140" w:rsidRDefault="00D562C2" w:rsidP="00D562C2">
      <w:pPr>
        <w:contextualSpacing/>
        <w:rPr>
          <w:rFonts w:eastAsia="Times New Roman" w:cs="Arial"/>
          <w:color w:val="000000"/>
          <w:szCs w:val="24"/>
        </w:rPr>
      </w:pPr>
    </w:p>
    <w:p w14:paraId="799164F7" w14:textId="78CB91B8" w:rsidR="005E1159" w:rsidRPr="00896140" w:rsidRDefault="00E21514" w:rsidP="005E1159">
      <w:pPr>
        <w:ind w:left="720" w:hanging="720"/>
        <w:contextualSpacing/>
        <w:rPr>
          <w:rFonts w:eastAsia="Times New Roman" w:cs="Arial"/>
          <w:color w:val="000000"/>
          <w:szCs w:val="24"/>
        </w:rPr>
      </w:pPr>
      <w:r>
        <w:rPr>
          <w:rFonts w:eastAsia="Times New Roman" w:cs="Arial"/>
          <w:color w:val="0000FF"/>
          <w:szCs w:val="24"/>
        </w:rPr>
        <w:t>D</w:t>
      </w:r>
      <w:r w:rsidR="00425F12" w:rsidRPr="00896140">
        <w:rPr>
          <w:rFonts w:eastAsia="Times New Roman" w:cs="Arial"/>
          <w:color w:val="0000FF"/>
          <w:szCs w:val="24"/>
        </w:rPr>
        <w:t>1</w:t>
      </w:r>
      <w:r w:rsidR="005E1159" w:rsidRPr="00896140">
        <w:rPr>
          <w:rFonts w:eastAsia="Times New Roman" w:cs="Arial"/>
          <w:color w:val="0000FF"/>
          <w:szCs w:val="24"/>
        </w:rPr>
        <w:t>.</w:t>
      </w:r>
      <w:r w:rsidR="005E1159" w:rsidRPr="00896140">
        <w:rPr>
          <w:rFonts w:eastAsia="Times New Roman" w:cs="Arial"/>
          <w:color w:val="000000"/>
          <w:szCs w:val="24"/>
        </w:rPr>
        <w:tab/>
        <w:t>Please select the</w:t>
      </w:r>
      <w:r w:rsidR="005E1159" w:rsidRPr="00896140">
        <w:rPr>
          <w:rFonts w:cs="Arial"/>
          <w:b/>
          <w:szCs w:val="24"/>
        </w:rPr>
        <w:t xml:space="preserve"> </w:t>
      </w:r>
      <w:r w:rsidR="005E1159" w:rsidRPr="00896140">
        <w:rPr>
          <w:rFonts w:cs="Arial"/>
          <w:b/>
          <w:bCs/>
        </w:rPr>
        <w:t>treatment</w:t>
      </w:r>
      <w:r w:rsidR="005E1159" w:rsidRPr="00896140">
        <w:rPr>
          <w:rFonts w:eastAsia="Times New Roman" w:cs="Arial"/>
          <w:color w:val="000000"/>
          <w:szCs w:val="24"/>
        </w:rPr>
        <w:t xml:space="preserve"> you would </w:t>
      </w:r>
      <w:r w:rsidR="005E1159" w:rsidRPr="00896140">
        <w:rPr>
          <w:rFonts w:eastAsia="Times New Roman" w:cs="Arial"/>
          <w:b/>
          <w:color w:val="000000"/>
          <w:szCs w:val="24"/>
        </w:rPr>
        <w:t>prescribe</w:t>
      </w:r>
      <w:r w:rsidR="005E1159" w:rsidRPr="00896140">
        <w:rPr>
          <w:rFonts w:eastAsia="Times New Roman" w:cs="Arial"/>
          <w:color w:val="000000"/>
          <w:szCs w:val="24"/>
        </w:rPr>
        <w:t xml:space="preserve"> </w:t>
      </w:r>
      <w:r w:rsidR="005E1159" w:rsidRPr="00896140">
        <w:rPr>
          <w:rFonts w:eastAsia="Times New Roman" w:cs="Arial"/>
          <w:color w:val="000000"/>
          <w:szCs w:val="24"/>
          <w:u w:val="single"/>
        </w:rPr>
        <w:t>for this patient</w:t>
      </w:r>
      <w:r w:rsidR="005E1159" w:rsidRPr="00896140">
        <w:rPr>
          <w:rFonts w:eastAsia="Times New Roman" w:cs="Arial"/>
          <w:color w:val="000000"/>
          <w:szCs w:val="24"/>
        </w:rPr>
        <w:t>.</w:t>
      </w:r>
    </w:p>
    <w:p w14:paraId="2F309FF5" w14:textId="77777777" w:rsidR="005E1159" w:rsidRPr="00896140" w:rsidRDefault="005E1159" w:rsidP="00FF31B8">
      <w:pPr>
        <w:contextualSpacing/>
        <w:rPr>
          <w:rFonts w:eastAsia="Times New Roman" w:cs="Arial"/>
          <w:szCs w:val="24"/>
        </w:rPr>
      </w:pPr>
    </w:p>
    <w:p w14:paraId="77753C03" w14:textId="2FC127A3" w:rsidR="005E1159" w:rsidRPr="00896140" w:rsidRDefault="005E1159" w:rsidP="005E1159">
      <w:pPr>
        <w:tabs>
          <w:tab w:val="left" w:pos="709"/>
        </w:tabs>
        <w:ind w:left="720" w:right="401" w:hanging="720"/>
        <w:contextualSpacing/>
        <w:rPr>
          <w:rFonts w:cs="Arial"/>
          <w:color w:val="0000FF"/>
        </w:rPr>
      </w:pPr>
      <w:r w:rsidRPr="00896140">
        <w:rPr>
          <w:rFonts w:eastAsia="Times New Roman" w:cs="Arial"/>
          <w:color w:val="0000FF"/>
          <w:szCs w:val="24"/>
        </w:rPr>
        <w:tab/>
        <w:t xml:space="preserve">[PN: Allow only one selection. </w:t>
      </w:r>
      <w:r w:rsidRPr="00896140">
        <w:rPr>
          <w:rFonts w:eastAsia="Times New Roman" w:cs="Arial"/>
          <w:color w:val="0000FF"/>
          <w:szCs w:val="20"/>
        </w:rPr>
        <w:t xml:space="preserve">Display in same order </w:t>
      </w:r>
      <w:r w:rsidR="00C03BC1">
        <w:rPr>
          <w:rFonts w:eastAsia="Times New Roman" w:cs="Arial"/>
          <w:color w:val="0000FF"/>
          <w:szCs w:val="20"/>
        </w:rPr>
        <w:t>as A1</w:t>
      </w:r>
      <w:r w:rsidRPr="00896140">
        <w:rPr>
          <w:rFonts w:eastAsia="Times New Roman" w:cs="Arial"/>
          <w:color w:val="0000FF"/>
          <w:szCs w:val="20"/>
        </w:rPr>
        <w:t xml:space="preserve"> for all patient cards.</w:t>
      </w:r>
      <w:r w:rsidRPr="00896140">
        <w:rPr>
          <w:rFonts w:cs="Arial"/>
          <w:color w:val="0000FF"/>
        </w:rPr>
        <w:t>]</w:t>
      </w:r>
    </w:p>
    <w:p w14:paraId="678C4044" w14:textId="77777777" w:rsidR="005E1159" w:rsidRPr="00896140" w:rsidRDefault="005E1159" w:rsidP="005E1159">
      <w:pPr>
        <w:tabs>
          <w:tab w:val="left" w:pos="709"/>
        </w:tabs>
        <w:ind w:left="720" w:right="401" w:hanging="720"/>
        <w:contextualSpacing/>
        <w:rPr>
          <w:rFonts w:cs="Arial"/>
          <w:color w:val="000000"/>
        </w:rPr>
      </w:pP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4" w:type="dxa"/>
          <w:right w:w="284" w:type="dxa"/>
        </w:tblCellMar>
        <w:tblLook w:val="0000" w:firstRow="0" w:lastRow="0" w:firstColumn="0" w:lastColumn="0" w:noHBand="0" w:noVBand="0"/>
      </w:tblPr>
      <w:tblGrid>
        <w:gridCol w:w="7015"/>
        <w:gridCol w:w="1530"/>
      </w:tblGrid>
      <w:tr w:rsidR="005E1159" w:rsidRPr="00896140" w14:paraId="103D5279" w14:textId="77777777">
        <w:trPr>
          <w:trHeight w:val="368"/>
          <w:jc w:val="center"/>
        </w:trPr>
        <w:tc>
          <w:tcPr>
            <w:tcW w:w="7015" w:type="dxa"/>
            <w:vAlign w:val="center"/>
          </w:tcPr>
          <w:p w14:paraId="045617CE" w14:textId="3C8FD729" w:rsidR="005E1159" w:rsidRPr="00824B9E" w:rsidRDefault="00824B9E" w:rsidP="00824B9E">
            <w:pPr>
              <w:ind w:left="499"/>
              <w:contextualSpacing/>
              <w:jc w:val="center"/>
              <w:rPr>
                <w:rStyle w:val="CommentReference"/>
                <w:b/>
                <w:bCs/>
                <w:sz w:val="24"/>
                <w:szCs w:val="24"/>
              </w:rPr>
            </w:pPr>
            <w:r w:rsidRPr="00824B9E">
              <w:rPr>
                <w:rStyle w:val="CommentReference"/>
                <w:b/>
                <w:bCs/>
                <w:sz w:val="24"/>
                <w:szCs w:val="24"/>
              </w:rPr>
              <w:t>Treatments</w:t>
            </w:r>
          </w:p>
        </w:tc>
        <w:tc>
          <w:tcPr>
            <w:tcW w:w="1530" w:type="dxa"/>
            <w:vAlign w:val="center"/>
          </w:tcPr>
          <w:p w14:paraId="75DBE717" w14:textId="66F84893" w:rsidR="005E1159" w:rsidRPr="00896140" w:rsidRDefault="005E1159">
            <w:pPr>
              <w:contextualSpacing/>
              <w:jc w:val="center"/>
              <w:rPr>
                <w:rFonts w:ascii="Wingdings" w:eastAsia="Wingdings" w:hAnsi="Wingdings" w:cs="Wingdings"/>
                <w:szCs w:val="24"/>
              </w:rPr>
            </w:pPr>
          </w:p>
        </w:tc>
      </w:tr>
      <w:tr w:rsidR="005E1159" w:rsidRPr="00896140" w14:paraId="4558F1A0" w14:textId="77777777">
        <w:trPr>
          <w:trHeight w:val="368"/>
          <w:jc w:val="center"/>
        </w:trPr>
        <w:tc>
          <w:tcPr>
            <w:tcW w:w="7015" w:type="dxa"/>
            <w:vAlign w:val="center"/>
          </w:tcPr>
          <w:p w14:paraId="253BDBE4" w14:textId="456BAE59" w:rsidR="005E1159" w:rsidRPr="00896140" w:rsidRDefault="00132274" w:rsidP="003A2961">
            <w:pPr>
              <w:numPr>
                <w:ilvl w:val="0"/>
                <w:numId w:val="11"/>
              </w:numPr>
              <w:ind w:left="499" w:hanging="357"/>
              <w:contextualSpacing/>
              <w:rPr>
                <w:rStyle w:val="CommentReference"/>
                <w:sz w:val="24"/>
                <w:szCs w:val="24"/>
              </w:rPr>
            </w:pPr>
            <w:r w:rsidRPr="000201F1">
              <w:rPr>
                <w:color w:val="0000FF"/>
              </w:rPr>
              <w:t xml:space="preserve">[PN: </w:t>
            </w:r>
            <w:r>
              <w:rPr>
                <w:color w:val="0000FF"/>
              </w:rPr>
              <w:t xml:space="preserve">Insert treatments </w:t>
            </w:r>
            <w:r w:rsidRPr="000201F1">
              <w:rPr>
                <w:color w:val="0000FF"/>
              </w:rPr>
              <w:t xml:space="preserve">from </w:t>
            </w:r>
            <w:r>
              <w:rPr>
                <w:color w:val="0000FF"/>
              </w:rPr>
              <w:t>A</w:t>
            </w:r>
            <w:r w:rsidRPr="000201F1">
              <w:rPr>
                <w:color w:val="0000FF"/>
              </w:rPr>
              <w:t>1</w:t>
            </w:r>
            <w:r>
              <w:rPr>
                <w:color w:val="0000FF"/>
              </w:rPr>
              <w:t>, including “Others” if applicable</w:t>
            </w:r>
            <w:r w:rsidRPr="000201F1">
              <w:rPr>
                <w:color w:val="0000FF"/>
              </w:rPr>
              <w:t>]</w:t>
            </w:r>
          </w:p>
        </w:tc>
        <w:tc>
          <w:tcPr>
            <w:tcW w:w="1530" w:type="dxa"/>
            <w:vAlign w:val="center"/>
          </w:tcPr>
          <w:p w14:paraId="046F8549"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bl>
    <w:p w14:paraId="6AB31527" w14:textId="6BB44FDD" w:rsidR="009D3954" w:rsidRDefault="009D3954">
      <w:pPr>
        <w:spacing w:after="160" w:line="259" w:lineRule="auto"/>
        <w:rPr>
          <w:rFonts w:eastAsia="Times New Roman" w:cs="Times New Roman"/>
          <w:color w:val="0000FF"/>
          <w:szCs w:val="24"/>
        </w:rPr>
      </w:pPr>
    </w:p>
    <w:p w14:paraId="785E8CA5" w14:textId="65BBA4ED" w:rsidR="005E1159" w:rsidRPr="00896140" w:rsidRDefault="00E21514" w:rsidP="005E1159">
      <w:pPr>
        <w:contextualSpacing/>
        <w:rPr>
          <w:rFonts w:eastAsia="Times New Roman" w:cs="Arial"/>
          <w:szCs w:val="24"/>
        </w:rPr>
      </w:pPr>
      <w:r>
        <w:rPr>
          <w:rFonts w:eastAsia="Times New Roman" w:cs="Times New Roman"/>
          <w:color w:val="0000FF"/>
          <w:szCs w:val="24"/>
        </w:rPr>
        <w:t>D</w:t>
      </w:r>
      <w:r w:rsidR="00425F12" w:rsidRPr="00896140">
        <w:rPr>
          <w:rFonts w:eastAsia="Times New Roman" w:cs="Times New Roman"/>
          <w:color w:val="0000FF"/>
          <w:szCs w:val="24"/>
        </w:rPr>
        <w:t>2</w:t>
      </w:r>
      <w:r w:rsidR="005E1159" w:rsidRPr="00896140">
        <w:rPr>
          <w:rFonts w:eastAsia="Times New Roman" w:cs="Times New Roman"/>
          <w:color w:val="0000FF"/>
          <w:szCs w:val="24"/>
        </w:rPr>
        <w:t>.</w:t>
      </w:r>
      <w:r w:rsidR="005E1159" w:rsidRPr="00896140">
        <w:rPr>
          <w:rFonts w:eastAsia="Times New Roman" w:cs="Arial"/>
          <w:szCs w:val="24"/>
        </w:rPr>
        <w:tab/>
        <w:t xml:space="preserve">You indicated you would prescribe </w:t>
      </w:r>
      <w:r w:rsidR="005E1159" w:rsidRPr="00896140">
        <w:rPr>
          <w:rFonts w:eastAsia="Times New Roman" w:cs="Arial"/>
          <w:b/>
          <w:color w:val="0000FF"/>
          <w:szCs w:val="24"/>
        </w:rPr>
        <w:t xml:space="preserve">[PN: Insert </w:t>
      </w:r>
      <w:r w:rsidR="00BA55F6">
        <w:rPr>
          <w:rFonts w:eastAsia="Times New Roman" w:cs="Arial"/>
          <w:b/>
          <w:color w:val="0000FF"/>
          <w:szCs w:val="24"/>
        </w:rPr>
        <w:t>D</w:t>
      </w:r>
      <w:r w:rsidR="00425F12" w:rsidRPr="00896140">
        <w:rPr>
          <w:rFonts w:eastAsia="Times New Roman" w:cs="Arial"/>
          <w:b/>
          <w:color w:val="0000FF"/>
          <w:szCs w:val="24"/>
        </w:rPr>
        <w:t>1</w:t>
      </w:r>
      <w:r w:rsidR="005E1159" w:rsidRPr="00896140">
        <w:rPr>
          <w:rFonts w:eastAsia="Times New Roman" w:cs="Arial"/>
          <w:b/>
          <w:color w:val="0000FF"/>
          <w:szCs w:val="24"/>
        </w:rPr>
        <w:t xml:space="preserve"> response]</w:t>
      </w:r>
      <w:r w:rsidR="005E1159" w:rsidRPr="00896140">
        <w:rPr>
          <w:rFonts w:cs="Arial"/>
          <w:color w:val="0000FF"/>
          <w:szCs w:val="24"/>
        </w:rPr>
        <w:t xml:space="preserve"> </w:t>
      </w:r>
      <w:r w:rsidR="005E1159" w:rsidRPr="00896140">
        <w:rPr>
          <w:rFonts w:eastAsia="Times New Roman" w:cs="Arial"/>
          <w:szCs w:val="24"/>
          <w:u w:val="single"/>
        </w:rPr>
        <w:t>for this patient</w:t>
      </w:r>
      <w:r w:rsidR="005E1159" w:rsidRPr="00896140">
        <w:rPr>
          <w:rFonts w:eastAsia="Times New Roman" w:cs="Arial"/>
          <w:szCs w:val="24"/>
        </w:rPr>
        <w:t xml:space="preserve">. </w:t>
      </w:r>
    </w:p>
    <w:p w14:paraId="5E4682E3" w14:textId="77777777" w:rsidR="005E1159" w:rsidRPr="00896140" w:rsidRDefault="005E1159" w:rsidP="005E1159">
      <w:pPr>
        <w:contextualSpacing/>
        <w:rPr>
          <w:rFonts w:eastAsia="Times New Roman" w:cs="Times New Roman"/>
          <w:color w:val="0000FF"/>
          <w:szCs w:val="24"/>
        </w:rPr>
      </w:pPr>
    </w:p>
    <w:p w14:paraId="52181C80" w14:textId="77777777" w:rsidR="005E1159" w:rsidRPr="00896140" w:rsidRDefault="005E1159" w:rsidP="005E1159">
      <w:pPr>
        <w:ind w:left="720"/>
        <w:contextualSpacing/>
        <w:rPr>
          <w:rFonts w:eastAsia="Times New Roman" w:cs="Arial"/>
          <w:szCs w:val="24"/>
        </w:rPr>
      </w:pPr>
      <w:r w:rsidRPr="00896140">
        <w:rPr>
          <w:rFonts w:eastAsia="Times New Roman" w:cs="Arial"/>
          <w:szCs w:val="24"/>
        </w:rPr>
        <w:t>What are your</w:t>
      </w:r>
      <w:r w:rsidRPr="00896140">
        <w:rPr>
          <w:rFonts w:eastAsia="Times New Roman" w:cs="Arial"/>
          <w:b/>
          <w:szCs w:val="24"/>
        </w:rPr>
        <w:t xml:space="preserve"> reasons </w:t>
      </w:r>
      <w:r w:rsidRPr="00896140">
        <w:rPr>
          <w:rFonts w:eastAsia="Times New Roman" w:cs="Arial"/>
          <w:szCs w:val="24"/>
        </w:rPr>
        <w:t xml:space="preserve">for </w:t>
      </w:r>
      <w:r w:rsidRPr="00896140">
        <w:rPr>
          <w:rFonts w:eastAsia="Times New Roman" w:cs="Arial"/>
          <w:b/>
          <w:szCs w:val="24"/>
        </w:rPr>
        <w:t>prescribing</w:t>
      </w:r>
      <w:r w:rsidRPr="00896140">
        <w:rPr>
          <w:rFonts w:eastAsia="Times New Roman" w:cs="Arial"/>
          <w:b/>
          <w:bCs/>
          <w:szCs w:val="24"/>
        </w:rPr>
        <w:t xml:space="preserve"> </w:t>
      </w:r>
      <w:r w:rsidRPr="00896140">
        <w:rPr>
          <w:rFonts w:eastAsia="Times New Roman" w:cs="Arial"/>
          <w:szCs w:val="24"/>
        </w:rPr>
        <w:t xml:space="preserve">this </w:t>
      </w:r>
      <w:r w:rsidRPr="00896140">
        <w:rPr>
          <w:rFonts w:eastAsia="Times New Roman" w:cs="Arial"/>
          <w:bCs/>
          <w:szCs w:val="24"/>
        </w:rPr>
        <w:t>treatment</w:t>
      </w:r>
      <w:r w:rsidRPr="00896140">
        <w:rPr>
          <w:rFonts w:cs="Arial"/>
          <w:color w:val="0000FF"/>
          <w:szCs w:val="24"/>
        </w:rPr>
        <w:t xml:space="preserve"> </w:t>
      </w:r>
      <w:r w:rsidRPr="00896140">
        <w:rPr>
          <w:rFonts w:eastAsia="Times New Roman" w:cs="Arial"/>
          <w:szCs w:val="24"/>
          <w:u w:val="single"/>
        </w:rPr>
        <w:t>for this patient</w:t>
      </w:r>
      <w:r w:rsidRPr="00896140">
        <w:rPr>
          <w:rFonts w:eastAsia="Times New Roman" w:cs="Arial"/>
          <w:szCs w:val="24"/>
        </w:rPr>
        <w:t>?</w:t>
      </w:r>
    </w:p>
    <w:p w14:paraId="020A32C5" w14:textId="77777777" w:rsidR="005E1159" w:rsidRPr="00896140" w:rsidRDefault="005E1159" w:rsidP="005E1159">
      <w:pPr>
        <w:ind w:left="720" w:hanging="720"/>
        <w:contextualSpacing/>
        <w:rPr>
          <w:rFonts w:eastAsia="Times New Roman" w:cs="Arial"/>
          <w:szCs w:val="24"/>
        </w:rPr>
      </w:pPr>
    </w:p>
    <w:p w14:paraId="5C4A61FE" w14:textId="77777777" w:rsidR="005E1159" w:rsidRPr="00896140" w:rsidRDefault="005E1159" w:rsidP="005E1159">
      <w:pPr>
        <w:ind w:left="720"/>
        <w:contextualSpacing/>
        <w:rPr>
          <w:rFonts w:eastAsia="Times New Roman" w:cs="Arial"/>
          <w:szCs w:val="24"/>
        </w:rPr>
      </w:pPr>
      <w:r w:rsidRPr="00896140">
        <w:rPr>
          <w:rFonts w:eastAsia="Times New Roman" w:cs="Arial"/>
          <w:szCs w:val="24"/>
        </w:rPr>
        <w:t>Please select all that apply.</w:t>
      </w:r>
    </w:p>
    <w:p w14:paraId="2C9E307B" w14:textId="77777777" w:rsidR="005E1159" w:rsidRPr="00896140" w:rsidRDefault="005E1159" w:rsidP="005E1159">
      <w:pPr>
        <w:contextualSpacing/>
        <w:rPr>
          <w:rFonts w:eastAsia="Times New Roman" w:cs="Arial"/>
          <w:szCs w:val="24"/>
        </w:rPr>
      </w:pPr>
    </w:p>
    <w:p w14:paraId="4BB6BC0B" w14:textId="77777777" w:rsidR="005E1159" w:rsidRPr="00896140" w:rsidRDefault="005E1159" w:rsidP="005E1159">
      <w:pPr>
        <w:tabs>
          <w:tab w:val="left" w:pos="-5904"/>
        </w:tabs>
        <w:ind w:left="720" w:hanging="720"/>
        <w:contextualSpacing/>
        <w:rPr>
          <w:rFonts w:eastAsia="Times New Roman" w:cs="Arial"/>
          <w:color w:val="0000FF"/>
          <w:szCs w:val="20"/>
        </w:rPr>
      </w:pPr>
      <w:r w:rsidRPr="00896140">
        <w:rPr>
          <w:rFonts w:eastAsia="Times New Roman" w:cs="Arial"/>
          <w:szCs w:val="20"/>
        </w:rPr>
        <w:tab/>
      </w:r>
      <w:r w:rsidRPr="00896140">
        <w:rPr>
          <w:rFonts w:eastAsia="Times New Roman" w:cs="Arial"/>
          <w:color w:val="0000FF"/>
          <w:szCs w:val="20"/>
        </w:rPr>
        <w:t>[PN: Randomize options, keeping “Other” last. Keep a &amp; c, d &amp; e together. Display in same order for all patient cards. Allow multiple selections. Respondent must select at least one reason.]</w:t>
      </w:r>
    </w:p>
    <w:p w14:paraId="3C58D846" w14:textId="77777777" w:rsidR="005E1159" w:rsidRPr="00896140" w:rsidRDefault="005E1159" w:rsidP="005E1159">
      <w:pPr>
        <w:ind w:left="720" w:hanging="720"/>
        <w:contextualSpacing/>
        <w:rPr>
          <w:rFonts w:eastAsia="Times New Roman" w:cs="Arial"/>
          <w:szCs w:val="24"/>
        </w:rPr>
      </w:pPr>
    </w:p>
    <w:tbl>
      <w:tblPr>
        <w:tblW w:w="10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9264"/>
        <w:gridCol w:w="982"/>
      </w:tblGrid>
      <w:tr w:rsidR="005E1159" w:rsidRPr="00896140" w14:paraId="10066871" w14:textId="77777777">
        <w:trPr>
          <w:trHeight w:val="397"/>
          <w:jc w:val="center"/>
        </w:trPr>
        <w:tc>
          <w:tcPr>
            <w:tcW w:w="9264" w:type="dxa"/>
            <w:vAlign w:val="center"/>
          </w:tcPr>
          <w:p w14:paraId="376DCCF2" w14:textId="2F2A88BA" w:rsidR="005E1159" w:rsidRPr="00896140" w:rsidRDefault="005E1159" w:rsidP="003A2961">
            <w:pPr>
              <w:numPr>
                <w:ilvl w:val="0"/>
                <w:numId w:val="32"/>
              </w:numPr>
              <w:ind w:left="499" w:hanging="357"/>
              <w:contextualSpacing/>
              <w:rPr>
                <w:rStyle w:val="CommentReference"/>
                <w:sz w:val="24"/>
                <w:szCs w:val="24"/>
              </w:rPr>
            </w:pPr>
            <w:r w:rsidRPr="00896140">
              <w:rPr>
                <w:rStyle w:val="CommentReference"/>
                <w:sz w:val="24"/>
                <w:szCs w:val="24"/>
              </w:rPr>
              <w:t xml:space="preserve">This treatment will be </w:t>
            </w:r>
            <w:r w:rsidRPr="00D56209">
              <w:rPr>
                <w:rStyle w:val="CommentReference"/>
                <w:sz w:val="24"/>
                <w:szCs w:val="24"/>
              </w:rPr>
              <w:t>safest</w:t>
            </w:r>
            <w:r w:rsidR="002127A5">
              <w:rPr>
                <w:rStyle w:val="CommentReference"/>
                <w:sz w:val="24"/>
                <w:szCs w:val="24"/>
              </w:rPr>
              <w:t xml:space="preserve"> </w:t>
            </w:r>
            <w:r w:rsidR="00CD0003">
              <w:rPr>
                <w:rStyle w:val="CommentReference"/>
                <w:sz w:val="24"/>
                <w:szCs w:val="24"/>
              </w:rPr>
              <w:t>/</w:t>
            </w:r>
            <w:r w:rsidR="002127A5">
              <w:rPr>
                <w:rStyle w:val="CommentReference"/>
                <w:sz w:val="24"/>
                <w:szCs w:val="24"/>
              </w:rPr>
              <w:t xml:space="preserve"> </w:t>
            </w:r>
            <w:r w:rsidRPr="00D56209">
              <w:rPr>
                <w:rStyle w:val="CommentReference"/>
                <w:sz w:val="24"/>
                <w:szCs w:val="24"/>
              </w:rPr>
              <w:t xml:space="preserve">tolerated best </w:t>
            </w:r>
            <w:r w:rsidRPr="00896140">
              <w:rPr>
                <w:rStyle w:val="CommentReference"/>
                <w:sz w:val="24"/>
                <w:szCs w:val="24"/>
              </w:rPr>
              <w:t>by this patient</w:t>
            </w:r>
          </w:p>
        </w:tc>
        <w:tc>
          <w:tcPr>
            <w:tcW w:w="982" w:type="dxa"/>
            <w:vAlign w:val="center"/>
          </w:tcPr>
          <w:p w14:paraId="0A5C3FC0" w14:textId="77777777" w:rsidR="005E1159" w:rsidRPr="00896140" w:rsidRDefault="005E1159">
            <w:pPr>
              <w:contextualSpacing/>
              <w:jc w:val="center"/>
              <w:rPr>
                <w:rFonts w:eastAsia="Times New Roman" w:cs="Arial"/>
                <w:bCs/>
                <w:szCs w:val="24"/>
              </w:rPr>
            </w:pPr>
            <w:r w:rsidRPr="00896140">
              <w:rPr>
                <w:rFonts w:ascii="Wingdings" w:eastAsia="Wingdings" w:hAnsi="Wingdings" w:cs="Wingdings"/>
                <w:szCs w:val="24"/>
              </w:rPr>
              <w:t></w:t>
            </w:r>
          </w:p>
        </w:tc>
      </w:tr>
      <w:tr w:rsidR="005E1159" w:rsidRPr="00896140" w14:paraId="73BF69C8" w14:textId="77777777">
        <w:trPr>
          <w:trHeight w:val="397"/>
          <w:jc w:val="center"/>
        </w:trPr>
        <w:tc>
          <w:tcPr>
            <w:tcW w:w="9264" w:type="dxa"/>
            <w:vAlign w:val="center"/>
          </w:tcPr>
          <w:p w14:paraId="60E179A9" w14:textId="712AC01D" w:rsidR="005E1159" w:rsidRPr="00896140" w:rsidRDefault="005E1159" w:rsidP="003A2961">
            <w:pPr>
              <w:numPr>
                <w:ilvl w:val="0"/>
                <w:numId w:val="32"/>
              </w:numPr>
              <w:ind w:left="499" w:hanging="357"/>
              <w:contextualSpacing/>
              <w:rPr>
                <w:rStyle w:val="CommentReference"/>
                <w:sz w:val="24"/>
                <w:szCs w:val="24"/>
              </w:rPr>
            </w:pPr>
            <w:r w:rsidRPr="00896140">
              <w:rPr>
                <w:rStyle w:val="CommentReference"/>
                <w:sz w:val="24"/>
                <w:szCs w:val="24"/>
              </w:rPr>
              <w:t xml:space="preserve">I have </w:t>
            </w:r>
            <w:r w:rsidRPr="00896140">
              <w:rPr>
                <w:rStyle w:val="CommentReference"/>
                <w:b/>
                <w:bCs/>
                <w:sz w:val="24"/>
                <w:szCs w:val="24"/>
              </w:rPr>
              <w:t xml:space="preserve">more </w:t>
            </w:r>
            <w:r w:rsidR="006C068A">
              <w:rPr>
                <w:rStyle w:val="CommentReference"/>
                <w:b/>
                <w:bCs/>
                <w:sz w:val="24"/>
                <w:szCs w:val="24"/>
              </w:rPr>
              <w:t>con</w:t>
            </w:r>
            <w:r w:rsidR="00ED6638" w:rsidRPr="006C068A">
              <w:rPr>
                <w:rFonts w:eastAsia="Times New Roman" w:cs="Arial"/>
                <w:b/>
                <w:szCs w:val="24"/>
              </w:rPr>
              <w:t>fidence</w:t>
            </w:r>
            <w:r w:rsidRPr="006C068A">
              <w:rPr>
                <w:rFonts w:eastAsia="Times New Roman" w:cs="Arial"/>
              </w:rPr>
              <w:t xml:space="preserve"> </w:t>
            </w:r>
            <w:r w:rsidRPr="00896140">
              <w:rPr>
                <w:rStyle w:val="CommentReference"/>
                <w:sz w:val="24"/>
                <w:szCs w:val="24"/>
              </w:rPr>
              <w:t>with this treatment</w:t>
            </w:r>
          </w:p>
        </w:tc>
        <w:tc>
          <w:tcPr>
            <w:tcW w:w="982" w:type="dxa"/>
            <w:vAlign w:val="center"/>
          </w:tcPr>
          <w:p w14:paraId="45053497" w14:textId="77777777" w:rsidR="005E1159" w:rsidRPr="00896140" w:rsidRDefault="005E1159">
            <w:pPr>
              <w:contextualSpacing/>
              <w:jc w:val="center"/>
              <w:rPr>
                <w:rFonts w:eastAsia="Times New Roman" w:cs="Arial"/>
                <w:bCs/>
                <w:szCs w:val="24"/>
              </w:rPr>
            </w:pPr>
            <w:r w:rsidRPr="00896140">
              <w:rPr>
                <w:rFonts w:ascii="Wingdings" w:eastAsia="Wingdings" w:hAnsi="Wingdings" w:cs="Wingdings"/>
                <w:szCs w:val="24"/>
              </w:rPr>
              <w:t></w:t>
            </w:r>
          </w:p>
        </w:tc>
      </w:tr>
      <w:tr w:rsidR="005E1159" w:rsidRPr="00896140" w14:paraId="67BF42D3" w14:textId="77777777">
        <w:trPr>
          <w:trHeight w:val="397"/>
          <w:jc w:val="center"/>
        </w:trPr>
        <w:tc>
          <w:tcPr>
            <w:tcW w:w="9264" w:type="dxa"/>
            <w:vAlign w:val="center"/>
          </w:tcPr>
          <w:p w14:paraId="114A1133" w14:textId="56CD1D27" w:rsidR="005E1159" w:rsidRPr="00896140" w:rsidRDefault="005E1159" w:rsidP="003A2961">
            <w:pPr>
              <w:numPr>
                <w:ilvl w:val="0"/>
                <w:numId w:val="32"/>
              </w:numPr>
              <w:ind w:left="499" w:hanging="357"/>
              <w:contextualSpacing/>
              <w:rPr>
                <w:rStyle w:val="CommentReference"/>
                <w:sz w:val="24"/>
                <w:szCs w:val="24"/>
              </w:rPr>
            </w:pPr>
            <w:r w:rsidRPr="00896140">
              <w:rPr>
                <w:rFonts w:eastAsia="Times New Roman" w:cs="Arial"/>
                <w:bCs/>
                <w:szCs w:val="24"/>
              </w:rPr>
              <w:t xml:space="preserve">This treatment will be </w:t>
            </w:r>
            <w:r w:rsidRPr="00896140">
              <w:rPr>
                <w:rFonts w:eastAsia="Times New Roman" w:cs="Arial"/>
                <w:b/>
                <w:szCs w:val="24"/>
              </w:rPr>
              <w:t>covered</w:t>
            </w:r>
            <w:r w:rsidR="00CD0003">
              <w:rPr>
                <w:rFonts w:eastAsia="Times New Roman" w:cs="Arial"/>
                <w:b/>
                <w:szCs w:val="24"/>
              </w:rPr>
              <w:t>/</w:t>
            </w:r>
            <w:r w:rsidRPr="00896140">
              <w:rPr>
                <w:rStyle w:val="CommentReference"/>
                <w:b/>
                <w:sz w:val="24"/>
                <w:szCs w:val="24"/>
              </w:rPr>
              <w:t>affordable</w:t>
            </w:r>
            <w:r w:rsidRPr="00896140">
              <w:rPr>
                <w:rStyle w:val="CommentReference"/>
                <w:sz w:val="24"/>
                <w:szCs w:val="24"/>
              </w:rPr>
              <w:t xml:space="preserve"> for this patient</w:t>
            </w:r>
          </w:p>
        </w:tc>
        <w:tc>
          <w:tcPr>
            <w:tcW w:w="982" w:type="dxa"/>
            <w:vAlign w:val="center"/>
          </w:tcPr>
          <w:p w14:paraId="61828899" w14:textId="77777777" w:rsidR="005E1159" w:rsidRPr="00896140" w:rsidRDefault="005E1159">
            <w:pPr>
              <w:contextualSpacing/>
              <w:jc w:val="center"/>
              <w:rPr>
                <w:rFonts w:eastAsia="Times New Roman" w:cs="Arial"/>
                <w:bCs/>
                <w:szCs w:val="24"/>
              </w:rPr>
            </w:pPr>
            <w:r w:rsidRPr="00896140">
              <w:rPr>
                <w:rFonts w:ascii="Wingdings" w:eastAsia="Wingdings" w:hAnsi="Wingdings" w:cs="Wingdings"/>
                <w:szCs w:val="24"/>
              </w:rPr>
              <w:t></w:t>
            </w:r>
          </w:p>
        </w:tc>
      </w:tr>
      <w:tr w:rsidR="005E1159" w:rsidRPr="00896140" w14:paraId="362EAD3A" w14:textId="77777777">
        <w:trPr>
          <w:trHeight w:val="397"/>
          <w:jc w:val="center"/>
        </w:trPr>
        <w:tc>
          <w:tcPr>
            <w:tcW w:w="9264" w:type="dxa"/>
            <w:vAlign w:val="center"/>
          </w:tcPr>
          <w:p w14:paraId="2F73926A" w14:textId="77777777" w:rsidR="005E1159" w:rsidRPr="00896140" w:rsidRDefault="005E1159" w:rsidP="003A2961">
            <w:pPr>
              <w:numPr>
                <w:ilvl w:val="0"/>
                <w:numId w:val="32"/>
              </w:numPr>
              <w:ind w:left="499" w:hanging="357"/>
              <w:contextualSpacing/>
              <w:rPr>
                <w:rFonts w:cs="Arial"/>
                <w:szCs w:val="24"/>
              </w:rPr>
            </w:pPr>
            <w:r w:rsidRPr="00896140">
              <w:rPr>
                <w:rFonts w:cs="Arial"/>
                <w:szCs w:val="24"/>
              </w:rPr>
              <w:t>This treatment’s</w:t>
            </w:r>
            <w:r w:rsidRPr="00896140">
              <w:rPr>
                <w:rFonts w:cs="Arial"/>
                <w:b/>
                <w:bCs/>
                <w:szCs w:val="24"/>
              </w:rPr>
              <w:t xml:space="preserve"> form of administration suits the patient well</w:t>
            </w:r>
          </w:p>
        </w:tc>
        <w:tc>
          <w:tcPr>
            <w:tcW w:w="982" w:type="dxa"/>
            <w:vAlign w:val="center"/>
          </w:tcPr>
          <w:p w14:paraId="7FC4A659" w14:textId="77777777" w:rsidR="005E1159" w:rsidRPr="00896140" w:rsidRDefault="005E1159">
            <w:pPr>
              <w:contextualSpacing/>
              <w:jc w:val="center"/>
              <w:rPr>
                <w:rFonts w:eastAsia="Times New Roman" w:cs="Arial"/>
                <w:bCs/>
                <w:szCs w:val="24"/>
              </w:rPr>
            </w:pPr>
            <w:r w:rsidRPr="00896140">
              <w:rPr>
                <w:rFonts w:ascii="Wingdings" w:eastAsia="Wingdings" w:hAnsi="Wingdings" w:cs="Wingdings"/>
                <w:szCs w:val="24"/>
              </w:rPr>
              <w:t></w:t>
            </w:r>
          </w:p>
        </w:tc>
      </w:tr>
      <w:tr w:rsidR="005E1159" w:rsidRPr="00896140" w14:paraId="4B673BB0" w14:textId="77777777">
        <w:trPr>
          <w:trHeight w:val="397"/>
          <w:jc w:val="center"/>
        </w:trPr>
        <w:tc>
          <w:tcPr>
            <w:tcW w:w="9264" w:type="dxa"/>
            <w:vAlign w:val="center"/>
          </w:tcPr>
          <w:p w14:paraId="37B85E84" w14:textId="77777777" w:rsidR="005E1159" w:rsidRPr="00896140" w:rsidRDefault="005E1159" w:rsidP="003A2961">
            <w:pPr>
              <w:numPr>
                <w:ilvl w:val="0"/>
                <w:numId w:val="32"/>
              </w:numPr>
              <w:ind w:left="499" w:hanging="357"/>
              <w:contextualSpacing/>
              <w:rPr>
                <w:rFonts w:cs="Arial"/>
                <w:szCs w:val="24"/>
              </w:rPr>
            </w:pPr>
            <w:r w:rsidRPr="00896140">
              <w:rPr>
                <w:rFonts w:cs="Arial"/>
                <w:szCs w:val="24"/>
              </w:rPr>
              <w:t xml:space="preserve">This treatment’s </w:t>
            </w:r>
            <w:r w:rsidRPr="00896140">
              <w:rPr>
                <w:rFonts w:cs="Arial"/>
                <w:b/>
                <w:bCs/>
                <w:szCs w:val="24"/>
              </w:rPr>
              <w:t>frequency of administration</w:t>
            </w:r>
            <w:r w:rsidRPr="00896140">
              <w:rPr>
                <w:rFonts w:cs="Arial"/>
                <w:szCs w:val="24"/>
              </w:rPr>
              <w:t xml:space="preserve"> </w:t>
            </w:r>
            <w:r w:rsidRPr="00896140">
              <w:rPr>
                <w:rFonts w:cs="Arial"/>
                <w:b/>
                <w:bCs/>
                <w:szCs w:val="24"/>
              </w:rPr>
              <w:t>suits the patient well</w:t>
            </w:r>
            <w:r w:rsidRPr="00896140">
              <w:rPr>
                <w:rFonts w:cs="Arial"/>
                <w:szCs w:val="24"/>
              </w:rPr>
              <w:t xml:space="preserve"> </w:t>
            </w:r>
          </w:p>
        </w:tc>
        <w:tc>
          <w:tcPr>
            <w:tcW w:w="982" w:type="dxa"/>
            <w:vAlign w:val="center"/>
          </w:tcPr>
          <w:p w14:paraId="370EBCA1"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110ABE73" w14:textId="77777777">
        <w:trPr>
          <w:trHeight w:val="397"/>
          <w:jc w:val="center"/>
        </w:trPr>
        <w:tc>
          <w:tcPr>
            <w:tcW w:w="9264" w:type="dxa"/>
            <w:vAlign w:val="center"/>
          </w:tcPr>
          <w:p w14:paraId="5269A88D" w14:textId="77777777" w:rsidR="005E1159" w:rsidRPr="00896140" w:rsidRDefault="005E1159" w:rsidP="003A2961">
            <w:pPr>
              <w:numPr>
                <w:ilvl w:val="0"/>
                <w:numId w:val="32"/>
              </w:numPr>
              <w:ind w:left="499" w:hanging="357"/>
              <w:contextualSpacing/>
              <w:rPr>
                <w:rFonts w:eastAsia="Times New Roman" w:cs="Arial"/>
                <w:bCs/>
                <w:szCs w:val="24"/>
              </w:rPr>
            </w:pPr>
            <w:r w:rsidRPr="00896140">
              <w:rPr>
                <w:rFonts w:eastAsia="Times New Roman" w:cs="Arial"/>
                <w:bCs/>
                <w:szCs w:val="24"/>
              </w:rPr>
              <w:lastRenderedPageBreak/>
              <w:t xml:space="preserve">This treatment typically produces </w:t>
            </w:r>
            <w:r w:rsidRPr="00896140">
              <w:rPr>
                <w:rFonts w:eastAsia="Times New Roman" w:cs="Arial"/>
                <w:b/>
                <w:szCs w:val="24"/>
              </w:rPr>
              <w:t>fewer</w:t>
            </w:r>
            <w:r w:rsidRPr="00896140">
              <w:rPr>
                <w:rFonts w:eastAsia="Times New Roman" w:cs="Arial"/>
                <w:bCs/>
                <w:szCs w:val="24"/>
              </w:rPr>
              <w:t xml:space="preserve"> </w:t>
            </w:r>
            <w:r w:rsidRPr="00896140">
              <w:rPr>
                <w:rFonts w:eastAsia="Times New Roman" w:cs="Arial"/>
                <w:b/>
                <w:szCs w:val="24"/>
              </w:rPr>
              <w:t>pharmacy and patient call-backs</w:t>
            </w:r>
          </w:p>
        </w:tc>
        <w:tc>
          <w:tcPr>
            <w:tcW w:w="982" w:type="dxa"/>
            <w:vAlign w:val="center"/>
          </w:tcPr>
          <w:p w14:paraId="3A740C5A"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54448A13" w14:textId="77777777">
        <w:trPr>
          <w:trHeight w:val="224"/>
          <w:jc w:val="center"/>
        </w:trPr>
        <w:tc>
          <w:tcPr>
            <w:tcW w:w="9264" w:type="dxa"/>
            <w:vAlign w:val="center"/>
          </w:tcPr>
          <w:p w14:paraId="636AF34A" w14:textId="6F625147" w:rsidR="005E1159" w:rsidRPr="00896140" w:rsidRDefault="005E1159" w:rsidP="003A2961">
            <w:pPr>
              <w:numPr>
                <w:ilvl w:val="0"/>
                <w:numId w:val="32"/>
              </w:numPr>
              <w:ind w:left="499" w:hanging="357"/>
              <w:contextualSpacing/>
              <w:rPr>
                <w:rFonts w:eastAsia="Times New Roman" w:cs="Arial"/>
                <w:bCs/>
                <w:szCs w:val="24"/>
              </w:rPr>
            </w:pPr>
            <w:r w:rsidRPr="00896140">
              <w:rPr>
                <w:rFonts w:eastAsia="Times New Roman" w:cs="Arial"/>
                <w:bCs/>
                <w:szCs w:val="24"/>
              </w:rPr>
              <w:t xml:space="preserve">I have heard </w:t>
            </w:r>
            <w:r w:rsidRPr="00896140">
              <w:rPr>
                <w:rFonts w:eastAsia="Times New Roman" w:cs="Arial"/>
                <w:b/>
                <w:bCs/>
                <w:szCs w:val="24"/>
              </w:rPr>
              <w:t>positive patient feedback</w:t>
            </w:r>
            <w:r w:rsidRPr="00896140">
              <w:rPr>
                <w:rFonts w:eastAsia="Times New Roman" w:cs="Arial"/>
                <w:bCs/>
                <w:szCs w:val="24"/>
              </w:rPr>
              <w:t xml:space="preserve"> for this treatment</w:t>
            </w:r>
            <w:r w:rsidR="00CD0003">
              <w:rPr>
                <w:rFonts w:eastAsia="Times New Roman" w:cs="Arial"/>
                <w:bCs/>
                <w:szCs w:val="24"/>
              </w:rPr>
              <w:t>/</w:t>
            </w:r>
            <w:r w:rsidRPr="00896140">
              <w:rPr>
                <w:rFonts w:eastAsia="Times New Roman" w:cs="Arial"/>
                <w:bCs/>
                <w:szCs w:val="24"/>
              </w:rPr>
              <w:t xml:space="preserve">this is a </w:t>
            </w:r>
            <w:r w:rsidRPr="00896140">
              <w:rPr>
                <w:rFonts w:eastAsia="Times New Roman" w:cs="Arial"/>
                <w:b/>
                <w:szCs w:val="24"/>
              </w:rPr>
              <w:t>patient-preferred</w:t>
            </w:r>
            <w:r w:rsidRPr="00896140">
              <w:rPr>
                <w:rFonts w:eastAsia="Times New Roman" w:cs="Arial"/>
                <w:bCs/>
                <w:szCs w:val="24"/>
              </w:rPr>
              <w:t xml:space="preserve"> treatment</w:t>
            </w:r>
          </w:p>
        </w:tc>
        <w:tc>
          <w:tcPr>
            <w:tcW w:w="982" w:type="dxa"/>
            <w:vAlign w:val="center"/>
          </w:tcPr>
          <w:p w14:paraId="190447D6" w14:textId="77777777" w:rsidR="005E1159" w:rsidRPr="00896140" w:rsidRDefault="005E1159">
            <w:pPr>
              <w:contextualSpacing/>
              <w:jc w:val="center"/>
              <w:rPr>
                <w:rFonts w:eastAsia="Times New Roman" w:cs="Arial"/>
                <w:bCs/>
                <w:szCs w:val="24"/>
              </w:rPr>
            </w:pPr>
            <w:r w:rsidRPr="00896140">
              <w:rPr>
                <w:rFonts w:ascii="Wingdings" w:eastAsia="Wingdings" w:hAnsi="Wingdings" w:cs="Wingdings"/>
                <w:szCs w:val="24"/>
              </w:rPr>
              <w:t></w:t>
            </w:r>
          </w:p>
        </w:tc>
      </w:tr>
      <w:tr w:rsidR="005E1159" w:rsidRPr="00896140" w14:paraId="7BE61C10" w14:textId="77777777">
        <w:trPr>
          <w:trHeight w:val="397"/>
          <w:jc w:val="center"/>
        </w:trPr>
        <w:tc>
          <w:tcPr>
            <w:tcW w:w="9264" w:type="dxa"/>
            <w:vAlign w:val="center"/>
          </w:tcPr>
          <w:p w14:paraId="6471D09E" w14:textId="77777777" w:rsidR="005E1159" w:rsidRPr="00896140" w:rsidRDefault="005E1159" w:rsidP="003A2961">
            <w:pPr>
              <w:numPr>
                <w:ilvl w:val="0"/>
                <w:numId w:val="32"/>
              </w:numPr>
              <w:ind w:left="499" w:hanging="357"/>
              <w:contextualSpacing/>
              <w:rPr>
                <w:rFonts w:eastAsia="Times New Roman" w:cs="Arial"/>
                <w:bCs/>
                <w:szCs w:val="24"/>
              </w:rPr>
            </w:pPr>
            <w:r w:rsidRPr="00896140">
              <w:rPr>
                <w:rFonts w:eastAsia="Times New Roman" w:cs="Arial"/>
                <w:bCs/>
                <w:szCs w:val="24"/>
              </w:rPr>
              <w:t xml:space="preserve">This treatment allows for </w:t>
            </w:r>
            <w:r w:rsidRPr="00896140">
              <w:rPr>
                <w:rFonts w:eastAsia="Times New Roman" w:cs="Arial"/>
                <w:b/>
                <w:szCs w:val="24"/>
              </w:rPr>
              <w:t>good patient compliance</w:t>
            </w:r>
          </w:p>
        </w:tc>
        <w:tc>
          <w:tcPr>
            <w:tcW w:w="982" w:type="dxa"/>
            <w:vAlign w:val="center"/>
          </w:tcPr>
          <w:p w14:paraId="7D5D35CE"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18B4C4B4" w14:textId="77777777">
        <w:trPr>
          <w:trHeight w:val="397"/>
          <w:jc w:val="center"/>
        </w:trPr>
        <w:tc>
          <w:tcPr>
            <w:tcW w:w="9264" w:type="dxa"/>
            <w:vAlign w:val="center"/>
          </w:tcPr>
          <w:p w14:paraId="45CF984F" w14:textId="137EB665" w:rsidR="005E1159" w:rsidRPr="00896140" w:rsidRDefault="005E1159" w:rsidP="003A2961">
            <w:pPr>
              <w:numPr>
                <w:ilvl w:val="0"/>
                <w:numId w:val="32"/>
              </w:numPr>
              <w:ind w:left="499" w:hanging="357"/>
              <w:contextualSpacing/>
              <w:rPr>
                <w:rFonts w:eastAsia="Times New Roman" w:cs="Arial"/>
                <w:bCs/>
                <w:szCs w:val="24"/>
              </w:rPr>
            </w:pPr>
            <w:r w:rsidRPr="00896140">
              <w:rPr>
                <w:rFonts w:eastAsia="Times New Roman" w:cs="Arial"/>
                <w:bCs/>
                <w:szCs w:val="24"/>
              </w:rPr>
              <w:t xml:space="preserve">This treatment </w:t>
            </w:r>
            <w:r w:rsidRPr="00896140">
              <w:rPr>
                <w:rFonts w:eastAsia="Times New Roman" w:cs="Arial"/>
                <w:b/>
                <w:szCs w:val="24"/>
              </w:rPr>
              <w:t xml:space="preserve">reduces risk of </w:t>
            </w:r>
            <w:r w:rsidR="00DE65E0">
              <w:rPr>
                <w:rFonts w:eastAsia="Times New Roman" w:cs="Arial"/>
                <w:b/>
                <w:szCs w:val="24"/>
              </w:rPr>
              <w:t>symptom 3</w:t>
            </w:r>
          </w:p>
        </w:tc>
        <w:tc>
          <w:tcPr>
            <w:tcW w:w="982" w:type="dxa"/>
            <w:vAlign w:val="center"/>
          </w:tcPr>
          <w:p w14:paraId="4812EA56"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78A7DE37" w14:textId="77777777">
        <w:trPr>
          <w:trHeight w:val="397"/>
          <w:jc w:val="center"/>
        </w:trPr>
        <w:tc>
          <w:tcPr>
            <w:tcW w:w="9264" w:type="dxa"/>
            <w:vAlign w:val="center"/>
          </w:tcPr>
          <w:p w14:paraId="69EAF099" w14:textId="34C38F0F" w:rsidR="005E1159" w:rsidRPr="00896140" w:rsidRDefault="005E1159" w:rsidP="003A2961">
            <w:pPr>
              <w:numPr>
                <w:ilvl w:val="0"/>
                <w:numId w:val="32"/>
              </w:numPr>
              <w:ind w:left="499" w:hanging="357"/>
              <w:contextualSpacing/>
              <w:rPr>
                <w:rFonts w:eastAsia="Times New Roman" w:cs="Arial"/>
                <w:bCs/>
                <w:szCs w:val="24"/>
              </w:rPr>
            </w:pPr>
            <w:r w:rsidRPr="00896140">
              <w:rPr>
                <w:rFonts w:eastAsia="Times New Roman" w:cs="Arial"/>
                <w:bCs/>
                <w:szCs w:val="24"/>
              </w:rPr>
              <w:t xml:space="preserve">This treatment </w:t>
            </w:r>
            <w:r w:rsidRPr="00896140">
              <w:rPr>
                <w:rFonts w:eastAsia="Times New Roman" w:cs="Arial"/>
                <w:b/>
                <w:szCs w:val="24"/>
              </w:rPr>
              <w:t>improves my patient</w:t>
            </w:r>
            <w:r w:rsidR="004D265B">
              <w:rPr>
                <w:rFonts w:eastAsia="Times New Roman" w:cs="Arial"/>
                <w:b/>
                <w:szCs w:val="24"/>
              </w:rPr>
              <w:t>’</w:t>
            </w:r>
            <w:r w:rsidRPr="00896140">
              <w:rPr>
                <w:rFonts w:eastAsia="Times New Roman" w:cs="Arial"/>
                <w:b/>
                <w:szCs w:val="24"/>
              </w:rPr>
              <w:t>s QoL</w:t>
            </w:r>
            <w:r w:rsidRPr="00896140">
              <w:rPr>
                <w:rFonts w:eastAsia="Times New Roman" w:cs="Arial"/>
                <w:bCs/>
                <w:szCs w:val="24"/>
              </w:rPr>
              <w:t xml:space="preserve"> </w:t>
            </w:r>
          </w:p>
        </w:tc>
        <w:tc>
          <w:tcPr>
            <w:tcW w:w="982" w:type="dxa"/>
            <w:vAlign w:val="center"/>
          </w:tcPr>
          <w:p w14:paraId="751D1B29"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700156A4" w14:textId="77777777">
        <w:trPr>
          <w:trHeight w:val="397"/>
          <w:jc w:val="center"/>
        </w:trPr>
        <w:tc>
          <w:tcPr>
            <w:tcW w:w="9264" w:type="dxa"/>
            <w:vAlign w:val="center"/>
          </w:tcPr>
          <w:p w14:paraId="5B04DA97" w14:textId="4AF7CE69" w:rsidR="005E1159" w:rsidRPr="00896140" w:rsidRDefault="005E1159" w:rsidP="003A2961">
            <w:pPr>
              <w:numPr>
                <w:ilvl w:val="0"/>
                <w:numId w:val="32"/>
              </w:numPr>
              <w:ind w:left="499" w:hanging="357"/>
              <w:contextualSpacing/>
              <w:rPr>
                <w:rFonts w:eastAsia="Times New Roman" w:cs="Arial"/>
                <w:bCs/>
                <w:szCs w:val="24"/>
              </w:rPr>
            </w:pPr>
            <w:r w:rsidRPr="00896140">
              <w:rPr>
                <w:rFonts w:eastAsia="Times New Roman" w:cs="Arial"/>
                <w:bCs/>
                <w:szCs w:val="24"/>
              </w:rPr>
              <w:t xml:space="preserve">This treatment </w:t>
            </w:r>
            <w:r w:rsidRPr="00896140">
              <w:rPr>
                <w:rFonts w:eastAsia="Times New Roman" w:cs="Arial"/>
                <w:b/>
                <w:szCs w:val="24"/>
              </w:rPr>
              <w:t>best resolves</w:t>
            </w:r>
            <w:r w:rsidRPr="00896140">
              <w:rPr>
                <w:rFonts w:eastAsia="Times New Roman" w:cs="Arial"/>
                <w:bCs/>
                <w:szCs w:val="24"/>
              </w:rPr>
              <w:t xml:space="preserve"> my patient</w:t>
            </w:r>
            <w:r w:rsidR="004D265B">
              <w:rPr>
                <w:rFonts w:eastAsia="Times New Roman" w:cs="Arial"/>
                <w:bCs/>
                <w:szCs w:val="24"/>
              </w:rPr>
              <w:t>’</w:t>
            </w:r>
            <w:r w:rsidRPr="00896140">
              <w:rPr>
                <w:rFonts w:eastAsia="Times New Roman" w:cs="Arial"/>
                <w:bCs/>
                <w:szCs w:val="24"/>
              </w:rPr>
              <w:t xml:space="preserve">s </w:t>
            </w:r>
            <w:r w:rsidR="00892ECE" w:rsidRPr="00DC7249">
              <w:rPr>
                <w:rFonts w:eastAsia="Times New Roman" w:cs="Arial"/>
                <w:b/>
                <w:szCs w:val="24"/>
                <w:highlight w:val="cyan"/>
              </w:rPr>
              <w:t xml:space="preserve">pain and </w:t>
            </w:r>
            <w:r w:rsidR="00DC7249" w:rsidRPr="00DC7249">
              <w:rPr>
                <w:rFonts w:eastAsia="Times New Roman" w:cs="Arial"/>
                <w:b/>
                <w:strike/>
                <w:szCs w:val="24"/>
                <w:highlight w:val="cyan"/>
              </w:rPr>
              <w:t>stiffness symptoms</w:t>
            </w:r>
            <w:r w:rsidR="00DC7249" w:rsidRPr="00DC7249">
              <w:rPr>
                <w:rFonts w:eastAsia="Times New Roman" w:cs="Arial"/>
                <w:bCs/>
                <w:szCs w:val="24"/>
                <w:highlight w:val="cyan"/>
              </w:rPr>
              <w:t xml:space="preserve"> </w:t>
            </w:r>
            <w:r w:rsidR="005D72F8" w:rsidRPr="00DC7249">
              <w:rPr>
                <w:rFonts w:eastAsia="Times New Roman" w:cs="Arial"/>
                <w:b/>
                <w:szCs w:val="24"/>
                <w:highlight w:val="cyan"/>
              </w:rPr>
              <w:t>improves mobility</w:t>
            </w:r>
            <w:r w:rsidR="00892ECE" w:rsidRPr="00DC7249">
              <w:rPr>
                <w:rFonts w:eastAsia="Times New Roman" w:cs="Arial"/>
                <w:bCs/>
                <w:szCs w:val="24"/>
                <w:highlight w:val="cyan"/>
              </w:rPr>
              <w:t xml:space="preserve"> </w:t>
            </w:r>
          </w:p>
        </w:tc>
        <w:tc>
          <w:tcPr>
            <w:tcW w:w="982" w:type="dxa"/>
            <w:vAlign w:val="center"/>
          </w:tcPr>
          <w:p w14:paraId="6442C15F"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12E9FBCF" w14:textId="77777777">
        <w:trPr>
          <w:trHeight w:val="397"/>
          <w:jc w:val="center"/>
        </w:trPr>
        <w:tc>
          <w:tcPr>
            <w:tcW w:w="9264" w:type="dxa"/>
            <w:vAlign w:val="center"/>
          </w:tcPr>
          <w:p w14:paraId="7E65B874" w14:textId="69708CA1" w:rsidR="005E1159" w:rsidRPr="00896140" w:rsidRDefault="005E1159" w:rsidP="003A2961">
            <w:pPr>
              <w:numPr>
                <w:ilvl w:val="0"/>
                <w:numId w:val="32"/>
              </w:numPr>
              <w:ind w:left="499" w:hanging="357"/>
              <w:contextualSpacing/>
              <w:rPr>
                <w:rFonts w:eastAsia="Times New Roman" w:cs="Arial"/>
                <w:bCs/>
                <w:szCs w:val="24"/>
              </w:rPr>
            </w:pPr>
            <w:r w:rsidRPr="00896140">
              <w:rPr>
                <w:rFonts w:eastAsia="Times New Roman" w:cs="Arial"/>
                <w:bCs/>
                <w:szCs w:val="24"/>
              </w:rPr>
              <w:t xml:space="preserve">This treatment </w:t>
            </w:r>
            <w:r w:rsidRPr="00896140">
              <w:rPr>
                <w:rFonts w:eastAsia="Times New Roman" w:cs="Arial"/>
                <w:b/>
                <w:szCs w:val="24"/>
              </w:rPr>
              <w:t>addresses</w:t>
            </w:r>
            <w:r w:rsidRPr="00896140">
              <w:rPr>
                <w:rFonts w:eastAsia="Times New Roman" w:cs="Arial"/>
                <w:bCs/>
                <w:szCs w:val="24"/>
              </w:rPr>
              <w:t xml:space="preserve"> the underlying </w:t>
            </w:r>
            <w:r w:rsidRPr="00896140">
              <w:rPr>
                <w:rFonts w:eastAsia="Times New Roman" w:cs="Arial"/>
                <w:b/>
                <w:szCs w:val="24"/>
              </w:rPr>
              <w:t>mechanism</w:t>
            </w:r>
            <w:r w:rsidR="00CD0003">
              <w:rPr>
                <w:rFonts w:eastAsia="Times New Roman" w:cs="Arial"/>
                <w:bCs/>
                <w:szCs w:val="24"/>
              </w:rPr>
              <w:t>/</w:t>
            </w:r>
            <w:r w:rsidRPr="00896140">
              <w:rPr>
                <w:rFonts w:eastAsia="Times New Roman" w:cs="Arial"/>
                <w:b/>
                <w:szCs w:val="24"/>
              </w:rPr>
              <w:t>driver</w:t>
            </w:r>
            <w:r w:rsidRPr="00896140">
              <w:rPr>
                <w:rFonts w:eastAsia="Times New Roman" w:cs="Arial"/>
                <w:bCs/>
                <w:szCs w:val="24"/>
              </w:rPr>
              <w:t xml:space="preserve"> </w:t>
            </w:r>
            <w:r w:rsidRPr="00896140">
              <w:rPr>
                <w:rFonts w:eastAsia="Times New Roman" w:cs="Arial"/>
                <w:b/>
                <w:szCs w:val="24"/>
              </w:rPr>
              <w:t>of disease</w:t>
            </w:r>
          </w:p>
        </w:tc>
        <w:tc>
          <w:tcPr>
            <w:tcW w:w="982" w:type="dxa"/>
            <w:vAlign w:val="center"/>
          </w:tcPr>
          <w:p w14:paraId="1F62231E"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7886DC5A" w14:textId="77777777">
        <w:trPr>
          <w:trHeight w:val="397"/>
          <w:jc w:val="center"/>
        </w:trPr>
        <w:tc>
          <w:tcPr>
            <w:tcW w:w="9264" w:type="dxa"/>
            <w:vAlign w:val="center"/>
          </w:tcPr>
          <w:p w14:paraId="356DF9BC" w14:textId="342D3A4F" w:rsidR="005E1159" w:rsidRPr="00896140" w:rsidRDefault="002140F3" w:rsidP="003A2961">
            <w:pPr>
              <w:numPr>
                <w:ilvl w:val="0"/>
                <w:numId w:val="32"/>
              </w:numPr>
              <w:ind w:left="499" w:hanging="357"/>
              <w:contextualSpacing/>
              <w:rPr>
                <w:rFonts w:eastAsia="Times New Roman" w:cs="Arial"/>
                <w:bCs/>
                <w:szCs w:val="24"/>
              </w:rPr>
            </w:pPr>
            <w:r w:rsidRPr="00896140">
              <w:rPr>
                <w:rFonts w:eastAsia="Times New Roman" w:cs="Arial"/>
                <w:bCs/>
                <w:szCs w:val="24"/>
              </w:rPr>
              <w:t xml:space="preserve">This treatment is </w:t>
            </w:r>
            <w:r w:rsidRPr="00896140">
              <w:rPr>
                <w:rFonts w:eastAsia="Times New Roman" w:cs="Arial"/>
                <w:b/>
                <w:szCs w:val="24"/>
              </w:rPr>
              <w:t>steroid-sparing</w:t>
            </w:r>
            <w:r w:rsidRPr="00896140">
              <w:rPr>
                <w:rFonts w:eastAsia="Times New Roman" w:cs="Arial"/>
                <w:bCs/>
                <w:szCs w:val="24"/>
              </w:rPr>
              <w:t xml:space="preserve"> </w:t>
            </w:r>
            <w:r w:rsidRPr="00896140">
              <w:rPr>
                <w:rFonts w:eastAsia="Times New Roman" w:cs="Arial"/>
                <w:color w:val="0000FF"/>
                <w:szCs w:val="20"/>
              </w:rPr>
              <w:t xml:space="preserve">[PN: Hide if option h-m in A1 is selected] </w:t>
            </w:r>
          </w:p>
        </w:tc>
        <w:tc>
          <w:tcPr>
            <w:tcW w:w="982" w:type="dxa"/>
            <w:vAlign w:val="center"/>
          </w:tcPr>
          <w:p w14:paraId="57126A5A" w14:textId="77777777" w:rsidR="005E1159" w:rsidRPr="00896140" w:rsidRDefault="005E1159">
            <w:pPr>
              <w:contextualSpacing/>
              <w:jc w:val="center"/>
              <w:rPr>
                <w:rFonts w:ascii="Wingdings" w:eastAsia="Wingdings" w:hAnsi="Wingdings" w:cs="Wingdings"/>
                <w:szCs w:val="24"/>
              </w:rPr>
            </w:pPr>
            <w:r w:rsidRPr="00896140">
              <w:rPr>
                <w:rFonts w:ascii="Wingdings" w:eastAsia="Wingdings" w:hAnsi="Wingdings" w:cs="Wingdings"/>
                <w:szCs w:val="24"/>
              </w:rPr>
              <w:t></w:t>
            </w:r>
          </w:p>
        </w:tc>
      </w:tr>
      <w:tr w:rsidR="005E1159" w:rsidRPr="00896140" w14:paraId="37DD9CDF" w14:textId="77777777">
        <w:trPr>
          <w:trHeight w:val="397"/>
          <w:jc w:val="center"/>
        </w:trPr>
        <w:tc>
          <w:tcPr>
            <w:tcW w:w="9264" w:type="dxa"/>
            <w:vAlign w:val="center"/>
          </w:tcPr>
          <w:p w14:paraId="357B8742" w14:textId="3AAB668D" w:rsidR="005E1159" w:rsidRPr="00896140" w:rsidRDefault="005E1159" w:rsidP="003A2961">
            <w:pPr>
              <w:numPr>
                <w:ilvl w:val="0"/>
                <w:numId w:val="32"/>
              </w:numPr>
              <w:ind w:left="499" w:hanging="357"/>
              <w:contextualSpacing/>
              <w:rPr>
                <w:rFonts w:eastAsia="Times New Roman" w:cs="Arial"/>
                <w:szCs w:val="24"/>
              </w:rPr>
            </w:pPr>
            <w:r w:rsidRPr="00896140">
              <w:rPr>
                <w:bCs/>
                <w:szCs w:val="24"/>
              </w:rPr>
              <w:t xml:space="preserve">Other (Please </w:t>
            </w:r>
            <w:r w:rsidR="002140F3" w:rsidRPr="00896140">
              <w:rPr>
                <w:bCs/>
                <w:szCs w:val="24"/>
              </w:rPr>
              <w:t xml:space="preserve">specify: </w:t>
            </w:r>
            <w:r w:rsidRPr="00896140">
              <w:rPr>
                <w:bCs/>
                <w:szCs w:val="24"/>
              </w:rPr>
              <w:t>_____)</w:t>
            </w:r>
          </w:p>
        </w:tc>
        <w:tc>
          <w:tcPr>
            <w:tcW w:w="982" w:type="dxa"/>
            <w:vAlign w:val="center"/>
          </w:tcPr>
          <w:p w14:paraId="5F00AC44" w14:textId="77777777" w:rsidR="005E1159" w:rsidRPr="00896140" w:rsidRDefault="005E1159">
            <w:pPr>
              <w:contextualSpacing/>
              <w:jc w:val="center"/>
              <w:rPr>
                <w:rFonts w:eastAsia="Times New Roman" w:cs="Arial"/>
                <w:bCs/>
                <w:szCs w:val="24"/>
              </w:rPr>
            </w:pPr>
            <w:r w:rsidRPr="00896140">
              <w:rPr>
                <w:rFonts w:ascii="Wingdings" w:eastAsia="Wingdings" w:hAnsi="Wingdings" w:cs="Wingdings"/>
                <w:szCs w:val="24"/>
              </w:rPr>
              <w:t></w:t>
            </w:r>
          </w:p>
        </w:tc>
      </w:tr>
    </w:tbl>
    <w:p w14:paraId="4BD7EDA1" w14:textId="6F9AB4A9" w:rsidR="009D3954" w:rsidRDefault="009D3954" w:rsidP="005E1159">
      <w:pPr>
        <w:pStyle w:val="SectionHeader"/>
      </w:pPr>
    </w:p>
    <w:p w14:paraId="1D11AAF0" w14:textId="77777777" w:rsidR="009D3954" w:rsidRDefault="009D3954">
      <w:pPr>
        <w:spacing w:after="160" w:line="259" w:lineRule="auto"/>
        <w:rPr>
          <w:rFonts w:cs="Arial"/>
          <w:b/>
          <w:caps/>
          <w:color w:val="0000FF"/>
        </w:rPr>
      </w:pPr>
      <w:r>
        <w:br w:type="page"/>
      </w:r>
    </w:p>
    <w:p w14:paraId="60491AEC" w14:textId="77777777" w:rsidR="005E1159" w:rsidRPr="00896140" w:rsidRDefault="005E1159" w:rsidP="005E1159">
      <w:pPr>
        <w:pStyle w:val="SectionHeader"/>
      </w:pPr>
    </w:p>
    <w:tbl>
      <w:tblPr>
        <w:tblW w:w="10356" w:type="dxa"/>
        <w:tblInd w:w="-15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600" w:firstRow="0" w:lastRow="0" w:firstColumn="0" w:lastColumn="0" w:noHBand="1" w:noVBand="1"/>
      </w:tblPr>
      <w:tblGrid>
        <w:gridCol w:w="1855"/>
        <w:gridCol w:w="2016"/>
        <w:gridCol w:w="2016"/>
        <w:gridCol w:w="2016"/>
        <w:gridCol w:w="1440"/>
        <w:gridCol w:w="1013"/>
      </w:tblGrid>
      <w:tr w:rsidR="00CA14C3" w:rsidRPr="00B8469E" w14:paraId="493C6624" w14:textId="77777777" w:rsidTr="006F20FA">
        <w:trPr>
          <w:trHeight w:val="287"/>
        </w:trPr>
        <w:tc>
          <w:tcPr>
            <w:tcW w:w="1854" w:type="dxa"/>
            <w:shd w:val="clear" w:color="auto" w:fill="9DB9E1"/>
            <w:tcMar>
              <w:top w:w="72" w:type="dxa"/>
              <w:left w:w="144" w:type="dxa"/>
              <w:bottom w:w="72" w:type="dxa"/>
              <w:right w:w="144" w:type="dxa"/>
            </w:tcMar>
            <w:vAlign w:val="center"/>
          </w:tcPr>
          <w:p w14:paraId="272D7C5F" w14:textId="1A1E2135" w:rsidR="00CA14C3" w:rsidRDefault="00CA14C3">
            <w:pPr>
              <w:ind w:left="720" w:hanging="720"/>
              <w:rPr>
                <w:b/>
                <w:bCs/>
                <w:lang w:val="en-IN"/>
              </w:rPr>
            </w:pPr>
            <w:r w:rsidRPr="00B8469E">
              <w:rPr>
                <w:b/>
                <w:bCs/>
                <w:u w:val="single"/>
                <w:lang w:val="en-IN"/>
              </w:rPr>
              <w:t>Attributes</w:t>
            </w:r>
          </w:p>
        </w:tc>
        <w:tc>
          <w:tcPr>
            <w:tcW w:w="8501" w:type="dxa"/>
            <w:gridSpan w:val="5"/>
            <w:shd w:val="clear" w:color="auto" w:fill="95D5D5"/>
            <w:tcMar>
              <w:top w:w="72" w:type="dxa"/>
              <w:left w:w="144" w:type="dxa"/>
              <w:bottom w:w="72" w:type="dxa"/>
              <w:right w:w="144" w:type="dxa"/>
            </w:tcMar>
            <w:vAlign w:val="center"/>
          </w:tcPr>
          <w:p w14:paraId="7AB9E969" w14:textId="398508D1" w:rsidR="00CA14C3" w:rsidRPr="00F51235" w:rsidRDefault="00CA14C3" w:rsidP="00CA14C3">
            <w:r>
              <w:rPr>
                <w:b/>
                <w:bCs/>
                <w:u w:val="single"/>
                <w:lang w:val="en-IN"/>
              </w:rPr>
              <w:t>Habit Rx</w:t>
            </w:r>
            <w:r w:rsidRPr="00B8469E">
              <w:rPr>
                <w:b/>
                <w:bCs/>
                <w:u w:val="single"/>
                <w:lang w:val="en-IN"/>
              </w:rPr>
              <w:t xml:space="preserve"> Levels</w:t>
            </w:r>
          </w:p>
        </w:tc>
      </w:tr>
      <w:tr w:rsidR="004A6CF6" w:rsidRPr="00B8469E" w14:paraId="62D0FE18" w14:textId="77777777" w:rsidTr="006F20FA">
        <w:trPr>
          <w:trHeight w:val="152"/>
        </w:trPr>
        <w:tc>
          <w:tcPr>
            <w:tcW w:w="1854" w:type="dxa"/>
            <w:tcMar>
              <w:top w:w="72" w:type="dxa"/>
              <w:left w:w="144" w:type="dxa"/>
              <w:bottom w:w="72" w:type="dxa"/>
              <w:right w:w="144" w:type="dxa"/>
            </w:tcMar>
            <w:vAlign w:val="center"/>
            <w:hideMark/>
          </w:tcPr>
          <w:p w14:paraId="0251E29C" w14:textId="77777777" w:rsidR="009D3954" w:rsidRPr="00B8469E" w:rsidRDefault="009D3954" w:rsidP="00E56634">
            <w:pPr>
              <w:ind w:left="720" w:hanging="720"/>
              <w:rPr>
                <w:lang w:val="en-IN"/>
              </w:rPr>
            </w:pPr>
            <w:r>
              <w:rPr>
                <w:b/>
                <w:bCs/>
                <w:lang w:val="en-IN"/>
              </w:rPr>
              <w:t>Age</w:t>
            </w:r>
          </w:p>
        </w:tc>
        <w:tc>
          <w:tcPr>
            <w:tcW w:w="2016" w:type="dxa"/>
            <w:tcMar>
              <w:top w:w="72" w:type="dxa"/>
              <w:left w:w="144" w:type="dxa"/>
              <w:bottom w:w="72" w:type="dxa"/>
              <w:right w:w="144" w:type="dxa"/>
            </w:tcMar>
            <w:vAlign w:val="center"/>
          </w:tcPr>
          <w:p w14:paraId="1A6F3CD6" w14:textId="77777777" w:rsidR="009D3954" w:rsidRPr="00B8469E" w:rsidRDefault="009D3954" w:rsidP="00535A07">
            <w:r w:rsidRPr="00F51235">
              <w:t>&lt;18</w:t>
            </w:r>
          </w:p>
        </w:tc>
        <w:tc>
          <w:tcPr>
            <w:tcW w:w="2016" w:type="dxa"/>
            <w:tcMar>
              <w:top w:w="72" w:type="dxa"/>
              <w:left w:w="144" w:type="dxa"/>
              <w:bottom w:w="72" w:type="dxa"/>
              <w:right w:w="144" w:type="dxa"/>
            </w:tcMar>
            <w:vAlign w:val="center"/>
          </w:tcPr>
          <w:p w14:paraId="387DA022" w14:textId="77777777" w:rsidR="009D3954" w:rsidRPr="00B8469E" w:rsidRDefault="009D3954" w:rsidP="00535A07">
            <w:r w:rsidRPr="00F51235">
              <w:t>18-24</w:t>
            </w:r>
          </w:p>
        </w:tc>
        <w:tc>
          <w:tcPr>
            <w:tcW w:w="2016" w:type="dxa"/>
            <w:tcMar>
              <w:top w:w="72" w:type="dxa"/>
              <w:left w:w="144" w:type="dxa"/>
              <w:bottom w:w="72" w:type="dxa"/>
              <w:right w:w="144" w:type="dxa"/>
            </w:tcMar>
            <w:vAlign w:val="center"/>
          </w:tcPr>
          <w:p w14:paraId="46750048" w14:textId="77777777" w:rsidR="009D3954" w:rsidRPr="00B8469E" w:rsidRDefault="009D3954" w:rsidP="00535A07">
            <w:r w:rsidRPr="00F51235">
              <w:t>24-35</w:t>
            </w:r>
          </w:p>
        </w:tc>
        <w:tc>
          <w:tcPr>
            <w:tcW w:w="1440" w:type="dxa"/>
            <w:tcMar>
              <w:top w:w="72" w:type="dxa"/>
              <w:left w:w="144" w:type="dxa"/>
              <w:bottom w:w="72" w:type="dxa"/>
              <w:right w:w="144" w:type="dxa"/>
            </w:tcMar>
            <w:vAlign w:val="center"/>
          </w:tcPr>
          <w:p w14:paraId="1198B262" w14:textId="77777777" w:rsidR="009D3954" w:rsidRPr="00B8469E" w:rsidRDefault="009D3954" w:rsidP="00535A07">
            <w:r w:rsidRPr="00F51235">
              <w:t>35 – 49</w:t>
            </w:r>
          </w:p>
        </w:tc>
        <w:tc>
          <w:tcPr>
            <w:tcW w:w="1013" w:type="dxa"/>
            <w:tcMar>
              <w:top w:w="72" w:type="dxa"/>
              <w:left w:w="144" w:type="dxa"/>
              <w:bottom w:w="72" w:type="dxa"/>
              <w:right w:w="144" w:type="dxa"/>
            </w:tcMar>
            <w:vAlign w:val="center"/>
          </w:tcPr>
          <w:p w14:paraId="2A00267B" w14:textId="77777777" w:rsidR="009D3954" w:rsidRPr="00B8469E" w:rsidRDefault="009D3954" w:rsidP="00E56634">
            <w:pPr>
              <w:ind w:left="139"/>
            </w:pPr>
            <w:r w:rsidRPr="00F51235">
              <w:t>50+</w:t>
            </w:r>
          </w:p>
        </w:tc>
      </w:tr>
      <w:tr w:rsidR="00A7172D" w:rsidRPr="00B8469E" w14:paraId="1E142B78" w14:textId="77777777" w:rsidTr="006F20FA">
        <w:trPr>
          <w:trHeight w:val="300"/>
        </w:trPr>
        <w:tc>
          <w:tcPr>
            <w:tcW w:w="1854" w:type="dxa"/>
            <w:tcMar>
              <w:top w:w="72" w:type="dxa"/>
              <w:left w:w="144" w:type="dxa"/>
              <w:bottom w:w="72" w:type="dxa"/>
              <w:right w:w="144" w:type="dxa"/>
            </w:tcMar>
            <w:vAlign w:val="center"/>
            <w:hideMark/>
          </w:tcPr>
          <w:p w14:paraId="06B0CE84" w14:textId="77777777" w:rsidR="009D3954" w:rsidRPr="00B8469E" w:rsidRDefault="009D3954" w:rsidP="00E56634">
            <w:pPr>
              <w:ind w:left="720" w:hanging="720"/>
              <w:rPr>
                <w:lang w:val="en-IN"/>
              </w:rPr>
            </w:pPr>
            <w:r>
              <w:rPr>
                <w:b/>
                <w:bCs/>
                <w:lang w:val="en-IN"/>
              </w:rPr>
              <w:t>Gender</w:t>
            </w:r>
          </w:p>
        </w:tc>
        <w:tc>
          <w:tcPr>
            <w:tcW w:w="2016" w:type="dxa"/>
            <w:tcMar>
              <w:top w:w="72" w:type="dxa"/>
              <w:left w:w="144" w:type="dxa"/>
              <w:bottom w:w="72" w:type="dxa"/>
              <w:right w:w="144" w:type="dxa"/>
            </w:tcMar>
            <w:vAlign w:val="center"/>
          </w:tcPr>
          <w:p w14:paraId="47EF51BA" w14:textId="77777777" w:rsidR="009D3954" w:rsidRPr="00B8469E" w:rsidRDefault="009D3954" w:rsidP="00535A07">
            <w:r w:rsidRPr="00F51235">
              <w:t>Female</w:t>
            </w:r>
          </w:p>
        </w:tc>
        <w:tc>
          <w:tcPr>
            <w:tcW w:w="2016" w:type="dxa"/>
            <w:tcMar>
              <w:top w:w="72" w:type="dxa"/>
              <w:left w:w="144" w:type="dxa"/>
              <w:bottom w:w="72" w:type="dxa"/>
              <w:right w:w="144" w:type="dxa"/>
            </w:tcMar>
            <w:vAlign w:val="center"/>
            <w:hideMark/>
          </w:tcPr>
          <w:p w14:paraId="431F3A1E" w14:textId="77777777" w:rsidR="009D3954" w:rsidRPr="00B8469E" w:rsidRDefault="009D3954" w:rsidP="00535A07">
            <w:r w:rsidRPr="00F51235">
              <w:t>Male</w:t>
            </w:r>
          </w:p>
        </w:tc>
        <w:tc>
          <w:tcPr>
            <w:tcW w:w="2016" w:type="dxa"/>
            <w:tcMar>
              <w:top w:w="72" w:type="dxa"/>
              <w:left w:w="144" w:type="dxa"/>
              <w:bottom w:w="72" w:type="dxa"/>
              <w:right w:w="144" w:type="dxa"/>
            </w:tcMar>
            <w:vAlign w:val="center"/>
            <w:hideMark/>
          </w:tcPr>
          <w:p w14:paraId="200559CE" w14:textId="77777777" w:rsidR="009D3954" w:rsidRPr="00B8469E" w:rsidRDefault="009D3954" w:rsidP="00535A07">
            <w:r w:rsidRPr="00F51235">
              <w:t>Other</w:t>
            </w:r>
          </w:p>
        </w:tc>
        <w:tc>
          <w:tcPr>
            <w:tcW w:w="1440" w:type="dxa"/>
            <w:shd w:val="clear" w:color="auto" w:fill="AEAAAA" w:themeFill="background2" w:themeFillShade="BF"/>
            <w:tcMar>
              <w:top w:w="72" w:type="dxa"/>
              <w:left w:w="144" w:type="dxa"/>
              <w:bottom w:w="72" w:type="dxa"/>
              <w:right w:w="144" w:type="dxa"/>
            </w:tcMar>
            <w:vAlign w:val="center"/>
          </w:tcPr>
          <w:p w14:paraId="08530390" w14:textId="77777777" w:rsidR="009D3954" w:rsidRPr="00B8469E" w:rsidRDefault="009D3954" w:rsidP="00535A07"/>
        </w:tc>
        <w:tc>
          <w:tcPr>
            <w:tcW w:w="1013" w:type="dxa"/>
            <w:shd w:val="clear" w:color="auto" w:fill="AEAAAA" w:themeFill="background2" w:themeFillShade="BF"/>
            <w:tcMar>
              <w:top w:w="72" w:type="dxa"/>
              <w:left w:w="144" w:type="dxa"/>
              <w:bottom w:w="72" w:type="dxa"/>
              <w:right w:w="144" w:type="dxa"/>
            </w:tcMar>
            <w:vAlign w:val="center"/>
          </w:tcPr>
          <w:p w14:paraId="73BC68FA" w14:textId="77777777" w:rsidR="009D3954" w:rsidRPr="00B8469E" w:rsidRDefault="009D3954" w:rsidP="00E56634">
            <w:pPr>
              <w:ind w:left="139"/>
            </w:pPr>
          </w:p>
        </w:tc>
      </w:tr>
      <w:tr w:rsidR="00A7172D" w:rsidRPr="00B8469E" w14:paraId="793A6646" w14:textId="77777777" w:rsidTr="006F20FA">
        <w:trPr>
          <w:trHeight w:val="407"/>
        </w:trPr>
        <w:tc>
          <w:tcPr>
            <w:tcW w:w="1854" w:type="dxa"/>
            <w:tcMar>
              <w:top w:w="72" w:type="dxa"/>
              <w:left w:w="144" w:type="dxa"/>
              <w:bottom w:w="72" w:type="dxa"/>
              <w:right w:w="144" w:type="dxa"/>
            </w:tcMar>
            <w:vAlign w:val="center"/>
            <w:hideMark/>
          </w:tcPr>
          <w:p w14:paraId="06D45CC2" w14:textId="77777777" w:rsidR="009D3954" w:rsidRPr="00B8469E" w:rsidRDefault="009D3954" w:rsidP="00E56634">
            <w:pPr>
              <w:ind w:left="720" w:hanging="720"/>
              <w:rPr>
                <w:lang w:val="en-IN"/>
              </w:rPr>
            </w:pPr>
            <w:r>
              <w:rPr>
                <w:b/>
                <w:bCs/>
                <w:lang w:val="en-IN"/>
              </w:rPr>
              <w:t>Ethnicity</w:t>
            </w:r>
          </w:p>
        </w:tc>
        <w:tc>
          <w:tcPr>
            <w:tcW w:w="2016" w:type="dxa"/>
            <w:tcMar>
              <w:top w:w="72" w:type="dxa"/>
              <w:left w:w="144" w:type="dxa"/>
              <w:bottom w:w="72" w:type="dxa"/>
              <w:right w:w="144" w:type="dxa"/>
            </w:tcMar>
            <w:vAlign w:val="center"/>
          </w:tcPr>
          <w:p w14:paraId="1BF740DE" w14:textId="77777777" w:rsidR="009D3954" w:rsidRPr="00B8469E" w:rsidRDefault="009D3954" w:rsidP="00535A07">
            <w:r w:rsidRPr="00F51235">
              <w:t>Asian</w:t>
            </w:r>
          </w:p>
        </w:tc>
        <w:tc>
          <w:tcPr>
            <w:tcW w:w="2016" w:type="dxa"/>
            <w:tcMar>
              <w:top w:w="72" w:type="dxa"/>
              <w:left w:w="144" w:type="dxa"/>
              <w:bottom w:w="72" w:type="dxa"/>
              <w:right w:w="144" w:type="dxa"/>
            </w:tcMar>
            <w:vAlign w:val="center"/>
            <w:hideMark/>
          </w:tcPr>
          <w:p w14:paraId="77803593" w14:textId="77777777" w:rsidR="009D3954" w:rsidRPr="00B8469E" w:rsidRDefault="009D3954" w:rsidP="00535A07">
            <w:r w:rsidRPr="00F51235">
              <w:t>African American</w:t>
            </w:r>
          </w:p>
        </w:tc>
        <w:tc>
          <w:tcPr>
            <w:tcW w:w="2016" w:type="dxa"/>
            <w:tcMar>
              <w:top w:w="72" w:type="dxa"/>
              <w:left w:w="144" w:type="dxa"/>
              <w:bottom w:w="72" w:type="dxa"/>
              <w:right w:w="144" w:type="dxa"/>
            </w:tcMar>
            <w:vAlign w:val="center"/>
            <w:hideMark/>
          </w:tcPr>
          <w:p w14:paraId="0C9439B3" w14:textId="77777777" w:rsidR="009D3954" w:rsidRPr="00B8469E" w:rsidRDefault="009D3954" w:rsidP="00535A07">
            <w:r w:rsidRPr="00F51235">
              <w:t>White / Caucasian</w:t>
            </w:r>
          </w:p>
        </w:tc>
        <w:tc>
          <w:tcPr>
            <w:tcW w:w="1440" w:type="dxa"/>
            <w:tcMar>
              <w:top w:w="72" w:type="dxa"/>
              <w:left w:w="144" w:type="dxa"/>
              <w:bottom w:w="72" w:type="dxa"/>
              <w:right w:w="144" w:type="dxa"/>
            </w:tcMar>
            <w:vAlign w:val="center"/>
            <w:hideMark/>
          </w:tcPr>
          <w:p w14:paraId="2D762DB8" w14:textId="77777777" w:rsidR="009D3954" w:rsidRPr="00B8469E" w:rsidRDefault="009D3954" w:rsidP="00535A07">
            <w:r w:rsidRPr="00F51235">
              <w:t>Hispanic</w:t>
            </w:r>
          </w:p>
        </w:tc>
        <w:tc>
          <w:tcPr>
            <w:tcW w:w="1013" w:type="dxa"/>
            <w:shd w:val="clear" w:color="auto" w:fill="AEAAAA" w:themeFill="background2" w:themeFillShade="BF"/>
            <w:tcMar>
              <w:top w:w="72" w:type="dxa"/>
              <w:left w:w="144" w:type="dxa"/>
              <w:bottom w:w="72" w:type="dxa"/>
              <w:right w:w="144" w:type="dxa"/>
            </w:tcMar>
            <w:vAlign w:val="center"/>
            <w:hideMark/>
          </w:tcPr>
          <w:p w14:paraId="29C4AD55" w14:textId="77777777" w:rsidR="009D3954" w:rsidRPr="00B8469E" w:rsidRDefault="009D3954" w:rsidP="00E56634">
            <w:pPr>
              <w:ind w:left="139"/>
            </w:pPr>
          </w:p>
        </w:tc>
      </w:tr>
      <w:tr w:rsidR="00A7172D" w:rsidRPr="00B8469E" w14:paraId="24C74CF4" w14:textId="77777777" w:rsidTr="006F20FA">
        <w:trPr>
          <w:trHeight w:val="105"/>
        </w:trPr>
        <w:tc>
          <w:tcPr>
            <w:tcW w:w="1854" w:type="dxa"/>
            <w:tcMar>
              <w:top w:w="72" w:type="dxa"/>
              <w:left w:w="144" w:type="dxa"/>
              <w:bottom w:w="72" w:type="dxa"/>
              <w:right w:w="144" w:type="dxa"/>
            </w:tcMar>
            <w:vAlign w:val="center"/>
            <w:hideMark/>
          </w:tcPr>
          <w:p w14:paraId="507287CF" w14:textId="13433446" w:rsidR="009D3954" w:rsidRPr="002B41E1" w:rsidRDefault="009D3954" w:rsidP="00E56634">
            <w:pPr>
              <w:ind w:left="720" w:hanging="720"/>
              <w:rPr>
                <w:lang w:val="en-IN"/>
              </w:rPr>
            </w:pPr>
            <w:r w:rsidRPr="002B41E1">
              <w:rPr>
                <w:b/>
                <w:bCs/>
                <w:lang w:val="en-IN"/>
              </w:rPr>
              <w:t xml:space="preserve"># of </w:t>
            </w:r>
            <w:r w:rsidR="00DE65E0">
              <w:rPr>
                <w:b/>
                <w:bCs/>
                <w:lang w:val="en-IN"/>
              </w:rPr>
              <w:t>symptom 1</w:t>
            </w:r>
          </w:p>
        </w:tc>
        <w:tc>
          <w:tcPr>
            <w:tcW w:w="2016" w:type="dxa"/>
            <w:tcMar>
              <w:top w:w="72" w:type="dxa"/>
              <w:left w:w="144" w:type="dxa"/>
              <w:bottom w:w="72" w:type="dxa"/>
              <w:right w:w="144" w:type="dxa"/>
            </w:tcMar>
            <w:vAlign w:val="center"/>
          </w:tcPr>
          <w:p w14:paraId="54D0FE1E" w14:textId="77777777" w:rsidR="009D3954" w:rsidRPr="00B8469E" w:rsidRDefault="009D3954" w:rsidP="00535A07">
            <w:r>
              <w:t>4</w:t>
            </w:r>
          </w:p>
        </w:tc>
        <w:tc>
          <w:tcPr>
            <w:tcW w:w="2016" w:type="dxa"/>
            <w:tcMar>
              <w:top w:w="72" w:type="dxa"/>
              <w:left w:w="144" w:type="dxa"/>
              <w:bottom w:w="72" w:type="dxa"/>
              <w:right w:w="144" w:type="dxa"/>
            </w:tcMar>
            <w:vAlign w:val="center"/>
            <w:hideMark/>
          </w:tcPr>
          <w:p w14:paraId="70B1B0A5" w14:textId="77777777" w:rsidR="009D3954" w:rsidRPr="00B8469E" w:rsidRDefault="009D3954" w:rsidP="00535A07">
            <w:r>
              <w:t>10</w:t>
            </w:r>
          </w:p>
        </w:tc>
        <w:tc>
          <w:tcPr>
            <w:tcW w:w="2016" w:type="dxa"/>
            <w:tcMar>
              <w:top w:w="72" w:type="dxa"/>
              <w:left w:w="144" w:type="dxa"/>
              <w:bottom w:w="72" w:type="dxa"/>
              <w:right w:w="144" w:type="dxa"/>
            </w:tcMar>
            <w:vAlign w:val="center"/>
            <w:hideMark/>
          </w:tcPr>
          <w:p w14:paraId="6BD28B6C" w14:textId="77777777" w:rsidR="009D3954" w:rsidRPr="00B8469E" w:rsidRDefault="009D3954" w:rsidP="00535A07">
            <w:r>
              <w:t>16+</w:t>
            </w:r>
          </w:p>
        </w:tc>
        <w:tc>
          <w:tcPr>
            <w:tcW w:w="1440" w:type="dxa"/>
            <w:shd w:val="clear" w:color="auto" w:fill="AEAAAA" w:themeFill="background2" w:themeFillShade="BF"/>
            <w:tcMar>
              <w:top w:w="72" w:type="dxa"/>
              <w:left w:w="144" w:type="dxa"/>
              <w:bottom w:w="72" w:type="dxa"/>
              <w:right w:w="144" w:type="dxa"/>
            </w:tcMar>
            <w:vAlign w:val="center"/>
          </w:tcPr>
          <w:p w14:paraId="073B9437" w14:textId="77777777" w:rsidR="009D3954" w:rsidRPr="00B8469E" w:rsidRDefault="009D3954" w:rsidP="00E56634">
            <w:pPr>
              <w:ind w:left="139"/>
            </w:pPr>
          </w:p>
        </w:tc>
        <w:tc>
          <w:tcPr>
            <w:tcW w:w="1013" w:type="dxa"/>
            <w:shd w:val="clear" w:color="auto" w:fill="AEAAAA" w:themeFill="background2" w:themeFillShade="BF"/>
            <w:tcMar>
              <w:top w:w="72" w:type="dxa"/>
              <w:left w:w="144" w:type="dxa"/>
              <w:bottom w:w="72" w:type="dxa"/>
              <w:right w:w="144" w:type="dxa"/>
            </w:tcMar>
            <w:vAlign w:val="center"/>
            <w:hideMark/>
          </w:tcPr>
          <w:p w14:paraId="13B1BDB4" w14:textId="77777777" w:rsidR="009D3954" w:rsidRPr="00B8469E" w:rsidRDefault="009D3954" w:rsidP="00E56634">
            <w:pPr>
              <w:ind w:left="139"/>
            </w:pPr>
          </w:p>
        </w:tc>
      </w:tr>
      <w:tr w:rsidR="00A7172D" w:rsidRPr="00F51235" w14:paraId="28DA431A" w14:textId="77777777" w:rsidTr="006F20FA">
        <w:trPr>
          <w:trHeight w:val="381"/>
        </w:trPr>
        <w:tc>
          <w:tcPr>
            <w:tcW w:w="1854" w:type="dxa"/>
            <w:tcMar>
              <w:top w:w="72" w:type="dxa"/>
              <w:left w:w="144" w:type="dxa"/>
              <w:bottom w:w="72" w:type="dxa"/>
              <w:right w:w="144" w:type="dxa"/>
            </w:tcMar>
            <w:vAlign w:val="center"/>
          </w:tcPr>
          <w:p w14:paraId="0CDFE6B7" w14:textId="358563F4" w:rsidR="009D3954" w:rsidRPr="002B41E1" w:rsidRDefault="009D3954" w:rsidP="00E56634">
            <w:pPr>
              <w:ind w:left="720" w:hanging="720"/>
              <w:rPr>
                <w:b/>
                <w:bCs/>
                <w:lang w:val="en-IN"/>
              </w:rPr>
            </w:pPr>
            <w:r w:rsidRPr="002B41E1">
              <w:rPr>
                <w:b/>
                <w:bCs/>
                <w:lang w:val="en-IN"/>
              </w:rPr>
              <w:t># of</w:t>
            </w:r>
            <w:r w:rsidR="00747B57">
              <w:rPr>
                <w:b/>
                <w:bCs/>
                <w:lang w:val="en-IN"/>
              </w:rPr>
              <w:t>Symptom 1</w:t>
            </w:r>
            <w:r w:rsidRPr="002B41E1">
              <w:rPr>
                <w:b/>
                <w:bCs/>
                <w:lang w:val="en-IN"/>
              </w:rPr>
              <w:t xml:space="preserve"> </w:t>
            </w:r>
          </w:p>
          <w:p w14:paraId="04A2A532" w14:textId="77777777" w:rsidR="009D3954" w:rsidRPr="002B41E1" w:rsidRDefault="009D3954" w:rsidP="00E56634">
            <w:pPr>
              <w:ind w:left="720" w:hanging="720"/>
              <w:rPr>
                <w:b/>
                <w:bCs/>
                <w:lang w:val="en-IN"/>
              </w:rPr>
            </w:pPr>
            <w:r w:rsidRPr="002B41E1">
              <w:rPr>
                <w:b/>
                <w:bCs/>
                <w:lang w:val="en-IN"/>
              </w:rPr>
              <w:t>location</w:t>
            </w:r>
            <w:r>
              <w:rPr>
                <w:b/>
                <w:bCs/>
                <w:lang w:val="en-IN"/>
              </w:rPr>
              <w:t>s</w:t>
            </w:r>
          </w:p>
        </w:tc>
        <w:tc>
          <w:tcPr>
            <w:tcW w:w="2016" w:type="dxa"/>
            <w:tcMar>
              <w:top w:w="72" w:type="dxa"/>
              <w:left w:w="144" w:type="dxa"/>
              <w:bottom w:w="72" w:type="dxa"/>
              <w:right w:w="144" w:type="dxa"/>
            </w:tcMar>
            <w:vAlign w:val="center"/>
          </w:tcPr>
          <w:p w14:paraId="6EA810CE" w14:textId="77777777" w:rsidR="009D3954" w:rsidRPr="00F51235" w:rsidRDefault="009D3954" w:rsidP="00535A07">
            <w:r>
              <w:t>2</w:t>
            </w:r>
          </w:p>
        </w:tc>
        <w:tc>
          <w:tcPr>
            <w:tcW w:w="2016" w:type="dxa"/>
            <w:tcMar>
              <w:top w:w="72" w:type="dxa"/>
              <w:left w:w="144" w:type="dxa"/>
              <w:bottom w:w="72" w:type="dxa"/>
              <w:right w:w="144" w:type="dxa"/>
            </w:tcMar>
            <w:vAlign w:val="center"/>
          </w:tcPr>
          <w:p w14:paraId="40999E08" w14:textId="77777777" w:rsidR="009D3954" w:rsidRPr="00F51235" w:rsidRDefault="009D3954" w:rsidP="00535A07">
            <w:r>
              <w:t>4</w:t>
            </w:r>
          </w:p>
        </w:tc>
        <w:tc>
          <w:tcPr>
            <w:tcW w:w="2016" w:type="dxa"/>
            <w:tcMar>
              <w:top w:w="72" w:type="dxa"/>
              <w:left w:w="144" w:type="dxa"/>
              <w:bottom w:w="72" w:type="dxa"/>
              <w:right w:w="144" w:type="dxa"/>
            </w:tcMar>
            <w:vAlign w:val="center"/>
          </w:tcPr>
          <w:p w14:paraId="605061A9" w14:textId="77777777" w:rsidR="009D3954" w:rsidRPr="00F51235" w:rsidRDefault="009D3954" w:rsidP="00535A07">
            <w:r>
              <w:t>6+</w:t>
            </w:r>
          </w:p>
        </w:tc>
        <w:tc>
          <w:tcPr>
            <w:tcW w:w="1440" w:type="dxa"/>
            <w:shd w:val="clear" w:color="auto" w:fill="AEAAAA" w:themeFill="background2" w:themeFillShade="BF"/>
            <w:tcMar>
              <w:top w:w="72" w:type="dxa"/>
              <w:left w:w="144" w:type="dxa"/>
              <w:bottom w:w="72" w:type="dxa"/>
              <w:right w:w="144" w:type="dxa"/>
            </w:tcMar>
            <w:vAlign w:val="center"/>
          </w:tcPr>
          <w:p w14:paraId="06BF788C" w14:textId="77777777" w:rsidR="009D3954" w:rsidRPr="00F51235" w:rsidRDefault="009D3954" w:rsidP="00E56634">
            <w:pPr>
              <w:ind w:left="139"/>
            </w:pPr>
          </w:p>
        </w:tc>
        <w:tc>
          <w:tcPr>
            <w:tcW w:w="1013" w:type="dxa"/>
            <w:shd w:val="clear" w:color="auto" w:fill="AEAAAA" w:themeFill="background2" w:themeFillShade="BF"/>
            <w:tcMar>
              <w:top w:w="72" w:type="dxa"/>
              <w:left w:w="144" w:type="dxa"/>
              <w:bottom w:w="72" w:type="dxa"/>
              <w:right w:w="144" w:type="dxa"/>
            </w:tcMar>
            <w:vAlign w:val="center"/>
          </w:tcPr>
          <w:p w14:paraId="7A8058C4" w14:textId="77777777" w:rsidR="009D3954" w:rsidRPr="00F51235" w:rsidRDefault="009D3954" w:rsidP="00E56634">
            <w:pPr>
              <w:ind w:left="139"/>
            </w:pPr>
          </w:p>
        </w:tc>
      </w:tr>
      <w:tr w:rsidR="00A7172D" w:rsidRPr="00F51235" w14:paraId="7B3A62C6" w14:textId="77777777" w:rsidTr="006F20FA">
        <w:trPr>
          <w:trHeight w:val="107"/>
        </w:trPr>
        <w:tc>
          <w:tcPr>
            <w:tcW w:w="1854" w:type="dxa"/>
            <w:tcMar>
              <w:top w:w="72" w:type="dxa"/>
              <w:left w:w="144" w:type="dxa"/>
              <w:bottom w:w="72" w:type="dxa"/>
              <w:right w:w="144" w:type="dxa"/>
            </w:tcMar>
            <w:vAlign w:val="center"/>
          </w:tcPr>
          <w:p w14:paraId="584D0580" w14:textId="39CC32EF" w:rsidR="009D3954" w:rsidRPr="002B41E1" w:rsidRDefault="009D3954" w:rsidP="00E56634">
            <w:pPr>
              <w:ind w:left="720" w:hanging="720"/>
              <w:rPr>
                <w:b/>
                <w:bCs/>
                <w:lang w:val="en-IN"/>
              </w:rPr>
            </w:pPr>
            <w:r w:rsidRPr="002B41E1">
              <w:rPr>
                <w:b/>
                <w:bCs/>
                <w:lang w:val="en-IN"/>
              </w:rPr>
              <w:t xml:space="preserve"># of </w:t>
            </w:r>
            <w:r w:rsidR="00DE65E0">
              <w:rPr>
                <w:b/>
                <w:bCs/>
                <w:lang w:val="en-IN"/>
              </w:rPr>
              <w:t>symptom 3</w:t>
            </w:r>
          </w:p>
        </w:tc>
        <w:tc>
          <w:tcPr>
            <w:tcW w:w="2016" w:type="dxa"/>
            <w:tcMar>
              <w:top w:w="72" w:type="dxa"/>
              <w:left w:w="144" w:type="dxa"/>
              <w:bottom w:w="72" w:type="dxa"/>
              <w:right w:w="144" w:type="dxa"/>
            </w:tcMar>
            <w:vAlign w:val="center"/>
          </w:tcPr>
          <w:p w14:paraId="1DD8DD2A" w14:textId="77777777" w:rsidR="009D3954" w:rsidRPr="00F51235" w:rsidRDefault="009D3954" w:rsidP="00535A07">
            <w:r>
              <w:t>2</w:t>
            </w:r>
          </w:p>
        </w:tc>
        <w:tc>
          <w:tcPr>
            <w:tcW w:w="2016" w:type="dxa"/>
            <w:tcMar>
              <w:top w:w="72" w:type="dxa"/>
              <w:left w:w="144" w:type="dxa"/>
              <w:bottom w:w="72" w:type="dxa"/>
              <w:right w:w="144" w:type="dxa"/>
            </w:tcMar>
            <w:vAlign w:val="center"/>
          </w:tcPr>
          <w:p w14:paraId="23A949AF" w14:textId="77777777" w:rsidR="009D3954" w:rsidRPr="00F51235" w:rsidRDefault="009D3954" w:rsidP="00535A07">
            <w:r>
              <w:t>5</w:t>
            </w:r>
          </w:p>
        </w:tc>
        <w:tc>
          <w:tcPr>
            <w:tcW w:w="2016" w:type="dxa"/>
            <w:tcMar>
              <w:top w:w="72" w:type="dxa"/>
              <w:left w:w="144" w:type="dxa"/>
              <w:bottom w:w="72" w:type="dxa"/>
              <w:right w:w="144" w:type="dxa"/>
            </w:tcMar>
            <w:vAlign w:val="center"/>
          </w:tcPr>
          <w:p w14:paraId="307C859C" w14:textId="77777777" w:rsidR="009D3954" w:rsidRPr="00F51235" w:rsidRDefault="009D3954" w:rsidP="00535A07">
            <w:r>
              <w:t>9+</w:t>
            </w:r>
          </w:p>
        </w:tc>
        <w:tc>
          <w:tcPr>
            <w:tcW w:w="1440" w:type="dxa"/>
            <w:shd w:val="clear" w:color="auto" w:fill="AEAAAA" w:themeFill="background2" w:themeFillShade="BF"/>
            <w:tcMar>
              <w:top w:w="72" w:type="dxa"/>
              <w:left w:w="144" w:type="dxa"/>
              <w:bottom w:w="72" w:type="dxa"/>
              <w:right w:w="144" w:type="dxa"/>
            </w:tcMar>
            <w:vAlign w:val="center"/>
          </w:tcPr>
          <w:p w14:paraId="341E6CA4" w14:textId="77777777" w:rsidR="009D3954" w:rsidRPr="00F51235" w:rsidRDefault="009D3954" w:rsidP="00E56634">
            <w:pPr>
              <w:ind w:left="139"/>
            </w:pPr>
          </w:p>
        </w:tc>
        <w:tc>
          <w:tcPr>
            <w:tcW w:w="1013" w:type="dxa"/>
            <w:shd w:val="clear" w:color="auto" w:fill="AEAAAA" w:themeFill="background2" w:themeFillShade="BF"/>
            <w:tcMar>
              <w:top w:w="72" w:type="dxa"/>
              <w:left w:w="144" w:type="dxa"/>
              <w:bottom w:w="72" w:type="dxa"/>
              <w:right w:w="144" w:type="dxa"/>
            </w:tcMar>
            <w:vAlign w:val="center"/>
          </w:tcPr>
          <w:p w14:paraId="0E3AA78C" w14:textId="77777777" w:rsidR="009D3954" w:rsidRPr="00F51235" w:rsidRDefault="009D3954" w:rsidP="00E56634">
            <w:pPr>
              <w:ind w:left="139"/>
            </w:pPr>
          </w:p>
        </w:tc>
      </w:tr>
      <w:tr w:rsidR="00A7172D" w:rsidRPr="00F51235" w14:paraId="1FBF7DE9" w14:textId="77777777" w:rsidTr="006F20FA">
        <w:trPr>
          <w:trHeight w:val="808"/>
        </w:trPr>
        <w:tc>
          <w:tcPr>
            <w:tcW w:w="1854" w:type="dxa"/>
            <w:tcMar>
              <w:top w:w="72" w:type="dxa"/>
              <w:left w:w="144" w:type="dxa"/>
              <w:bottom w:w="72" w:type="dxa"/>
              <w:right w:w="144" w:type="dxa"/>
            </w:tcMar>
            <w:vAlign w:val="center"/>
          </w:tcPr>
          <w:p w14:paraId="09EC399F" w14:textId="77777777" w:rsidR="009D3954" w:rsidRPr="002B41E1" w:rsidRDefault="009D3954" w:rsidP="00FD0DD8">
            <w:pPr>
              <w:rPr>
                <w:b/>
                <w:bCs/>
                <w:lang w:val="en-IN"/>
              </w:rPr>
            </w:pPr>
            <w:r w:rsidRPr="002B41E1">
              <w:rPr>
                <w:b/>
                <w:bCs/>
                <w:lang w:val="en-IN"/>
              </w:rPr>
              <w:t xml:space="preserve"># of </w:t>
            </w:r>
          </w:p>
          <w:p w14:paraId="29CEF720" w14:textId="33E08CF4" w:rsidR="00FD0DD8" w:rsidRDefault="00DE65E0" w:rsidP="00FD0DD8">
            <w:pPr>
              <w:rPr>
                <w:b/>
                <w:bCs/>
                <w:lang w:val="en-IN"/>
              </w:rPr>
            </w:pPr>
            <w:r>
              <w:rPr>
                <w:b/>
                <w:bCs/>
                <w:lang w:val="en-IN"/>
              </w:rPr>
              <w:t>symptom 5</w:t>
            </w:r>
            <w:r w:rsidR="009D3954" w:rsidRPr="00FD0DD8">
              <w:rPr>
                <w:b/>
                <w:bCs/>
                <w:lang w:val="en-IN"/>
              </w:rPr>
              <w:t>s/</w:t>
            </w:r>
          </w:p>
          <w:p w14:paraId="466B4D9F" w14:textId="092349B2" w:rsidR="009D3954" w:rsidRPr="002B41E1" w:rsidRDefault="009D3954" w:rsidP="00FD0DD8">
            <w:pPr>
              <w:rPr>
                <w:b/>
                <w:bCs/>
                <w:lang w:val="en-IN"/>
              </w:rPr>
            </w:pPr>
            <w:r w:rsidRPr="002B41E1">
              <w:rPr>
                <w:b/>
                <w:bCs/>
                <w:lang w:val="en-IN"/>
              </w:rPr>
              <w:t>sinus</w:t>
            </w:r>
            <w:r>
              <w:rPr>
                <w:b/>
                <w:bCs/>
                <w:lang w:val="en-IN"/>
              </w:rPr>
              <w:t xml:space="preserve"> </w:t>
            </w:r>
            <w:r w:rsidRPr="002B41E1">
              <w:rPr>
                <w:b/>
                <w:bCs/>
                <w:lang w:val="en-IN"/>
              </w:rPr>
              <w:t>tracts</w:t>
            </w:r>
          </w:p>
        </w:tc>
        <w:tc>
          <w:tcPr>
            <w:tcW w:w="2016" w:type="dxa"/>
            <w:tcMar>
              <w:top w:w="72" w:type="dxa"/>
              <w:left w:w="144" w:type="dxa"/>
              <w:bottom w:w="72" w:type="dxa"/>
              <w:right w:w="144" w:type="dxa"/>
            </w:tcMar>
            <w:vAlign w:val="center"/>
          </w:tcPr>
          <w:p w14:paraId="1D8DA3D5" w14:textId="77777777" w:rsidR="009D3954" w:rsidRPr="00F51235" w:rsidRDefault="009D3954" w:rsidP="00535A07">
            <w:r>
              <w:t>1</w:t>
            </w:r>
          </w:p>
        </w:tc>
        <w:tc>
          <w:tcPr>
            <w:tcW w:w="2016" w:type="dxa"/>
            <w:tcMar>
              <w:top w:w="72" w:type="dxa"/>
              <w:left w:w="144" w:type="dxa"/>
              <w:bottom w:w="72" w:type="dxa"/>
              <w:right w:w="144" w:type="dxa"/>
            </w:tcMar>
            <w:vAlign w:val="center"/>
          </w:tcPr>
          <w:p w14:paraId="5DD2D867" w14:textId="77777777" w:rsidR="009D3954" w:rsidRPr="00F51235" w:rsidRDefault="009D3954" w:rsidP="00535A07">
            <w:r>
              <w:t>3</w:t>
            </w:r>
          </w:p>
        </w:tc>
        <w:tc>
          <w:tcPr>
            <w:tcW w:w="2016" w:type="dxa"/>
            <w:tcMar>
              <w:top w:w="72" w:type="dxa"/>
              <w:left w:w="144" w:type="dxa"/>
              <w:bottom w:w="72" w:type="dxa"/>
              <w:right w:w="144" w:type="dxa"/>
            </w:tcMar>
            <w:vAlign w:val="center"/>
          </w:tcPr>
          <w:p w14:paraId="7CC4BFD4" w14:textId="77777777" w:rsidR="009D3954" w:rsidRPr="00F51235" w:rsidRDefault="009D3954" w:rsidP="00535A07">
            <w:r>
              <w:t>5+</w:t>
            </w:r>
          </w:p>
        </w:tc>
        <w:tc>
          <w:tcPr>
            <w:tcW w:w="1440" w:type="dxa"/>
            <w:shd w:val="clear" w:color="auto" w:fill="AEAAAA" w:themeFill="background2" w:themeFillShade="BF"/>
            <w:tcMar>
              <w:top w:w="72" w:type="dxa"/>
              <w:left w:w="144" w:type="dxa"/>
              <w:bottom w:w="72" w:type="dxa"/>
              <w:right w:w="144" w:type="dxa"/>
            </w:tcMar>
            <w:vAlign w:val="center"/>
          </w:tcPr>
          <w:p w14:paraId="2300351C" w14:textId="77777777" w:rsidR="009D3954" w:rsidRPr="00F51235" w:rsidRDefault="009D3954" w:rsidP="00E56634">
            <w:pPr>
              <w:ind w:left="139"/>
            </w:pPr>
          </w:p>
        </w:tc>
        <w:tc>
          <w:tcPr>
            <w:tcW w:w="1013" w:type="dxa"/>
            <w:shd w:val="clear" w:color="auto" w:fill="AEAAAA" w:themeFill="background2" w:themeFillShade="BF"/>
            <w:tcMar>
              <w:top w:w="72" w:type="dxa"/>
              <w:left w:w="144" w:type="dxa"/>
              <w:bottom w:w="72" w:type="dxa"/>
              <w:right w:w="144" w:type="dxa"/>
            </w:tcMar>
            <w:vAlign w:val="center"/>
          </w:tcPr>
          <w:p w14:paraId="5A0227D8" w14:textId="77777777" w:rsidR="009D3954" w:rsidRPr="00F51235" w:rsidRDefault="009D3954" w:rsidP="00E56634">
            <w:pPr>
              <w:ind w:left="139"/>
            </w:pPr>
          </w:p>
        </w:tc>
      </w:tr>
      <w:tr w:rsidR="00A7172D" w:rsidRPr="00F51235" w14:paraId="417C8B57" w14:textId="77777777" w:rsidTr="006F20FA">
        <w:trPr>
          <w:trHeight w:val="476"/>
        </w:trPr>
        <w:tc>
          <w:tcPr>
            <w:tcW w:w="1854" w:type="dxa"/>
            <w:tcMar>
              <w:top w:w="72" w:type="dxa"/>
              <w:left w:w="144" w:type="dxa"/>
              <w:bottom w:w="72" w:type="dxa"/>
              <w:right w:w="144" w:type="dxa"/>
            </w:tcMar>
            <w:vAlign w:val="center"/>
          </w:tcPr>
          <w:p w14:paraId="104E1177" w14:textId="77777777" w:rsidR="009D3954" w:rsidRPr="002B41E1" w:rsidRDefault="009D3954" w:rsidP="00E56634">
            <w:pPr>
              <w:ind w:left="720" w:hanging="720"/>
              <w:rPr>
                <w:b/>
                <w:bCs/>
                <w:lang w:val="en-IN"/>
              </w:rPr>
            </w:pPr>
            <w:r w:rsidRPr="002B41E1">
              <w:rPr>
                <w:b/>
                <w:bCs/>
                <w:lang w:val="en-IN"/>
              </w:rPr>
              <w:t xml:space="preserve">Presence </w:t>
            </w:r>
          </w:p>
          <w:p w14:paraId="1E00B017" w14:textId="318DAEDB" w:rsidR="009D3954" w:rsidRPr="002B41E1" w:rsidRDefault="009D3954" w:rsidP="00E56634">
            <w:pPr>
              <w:ind w:left="720" w:hanging="720"/>
              <w:rPr>
                <w:b/>
                <w:bCs/>
                <w:lang w:val="en-IN"/>
              </w:rPr>
            </w:pPr>
            <w:r w:rsidRPr="002B41E1">
              <w:rPr>
                <w:b/>
                <w:bCs/>
                <w:lang w:val="en-IN"/>
              </w:rPr>
              <w:t xml:space="preserve">of </w:t>
            </w:r>
            <w:r w:rsidR="00DE65E0">
              <w:rPr>
                <w:b/>
                <w:bCs/>
                <w:lang w:val="en-IN"/>
              </w:rPr>
              <w:t>symptom 4</w:t>
            </w:r>
          </w:p>
        </w:tc>
        <w:tc>
          <w:tcPr>
            <w:tcW w:w="2016" w:type="dxa"/>
            <w:tcMar>
              <w:top w:w="72" w:type="dxa"/>
              <w:left w:w="144" w:type="dxa"/>
              <w:bottom w:w="72" w:type="dxa"/>
              <w:right w:w="144" w:type="dxa"/>
            </w:tcMar>
            <w:vAlign w:val="center"/>
          </w:tcPr>
          <w:p w14:paraId="1B701C21" w14:textId="77777777" w:rsidR="009D3954" w:rsidRPr="00F51235" w:rsidRDefault="009D3954" w:rsidP="00535A07">
            <w:r>
              <w:t>None</w:t>
            </w:r>
          </w:p>
        </w:tc>
        <w:tc>
          <w:tcPr>
            <w:tcW w:w="2016" w:type="dxa"/>
            <w:tcMar>
              <w:top w:w="72" w:type="dxa"/>
              <w:left w:w="144" w:type="dxa"/>
              <w:bottom w:w="72" w:type="dxa"/>
              <w:right w:w="144" w:type="dxa"/>
            </w:tcMar>
            <w:vAlign w:val="center"/>
          </w:tcPr>
          <w:p w14:paraId="36F3D330" w14:textId="77777777" w:rsidR="009D3954" w:rsidRPr="00F51235" w:rsidRDefault="009D3954" w:rsidP="00535A07">
            <w:r>
              <w:t xml:space="preserve">Mild </w:t>
            </w:r>
          </w:p>
        </w:tc>
        <w:tc>
          <w:tcPr>
            <w:tcW w:w="2016" w:type="dxa"/>
            <w:tcMar>
              <w:top w:w="72" w:type="dxa"/>
              <w:left w:w="144" w:type="dxa"/>
              <w:bottom w:w="72" w:type="dxa"/>
              <w:right w:w="144" w:type="dxa"/>
            </w:tcMar>
            <w:vAlign w:val="center"/>
          </w:tcPr>
          <w:p w14:paraId="42F9B0EE" w14:textId="77777777" w:rsidR="009D3954" w:rsidRPr="00F51235" w:rsidRDefault="009D3954" w:rsidP="00535A07">
            <w:r>
              <w:t>Moderate</w:t>
            </w:r>
          </w:p>
        </w:tc>
        <w:tc>
          <w:tcPr>
            <w:tcW w:w="1440" w:type="dxa"/>
            <w:tcMar>
              <w:top w:w="72" w:type="dxa"/>
              <w:left w:w="144" w:type="dxa"/>
              <w:bottom w:w="72" w:type="dxa"/>
              <w:right w:w="144" w:type="dxa"/>
            </w:tcMar>
            <w:vAlign w:val="center"/>
          </w:tcPr>
          <w:p w14:paraId="000561CC" w14:textId="77777777" w:rsidR="009D3954" w:rsidRPr="00F51235" w:rsidRDefault="009D3954" w:rsidP="00535A07">
            <w:r>
              <w:t>Significant</w:t>
            </w:r>
          </w:p>
        </w:tc>
        <w:tc>
          <w:tcPr>
            <w:tcW w:w="1013" w:type="dxa"/>
            <w:shd w:val="clear" w:color="auto" w:fill="AEAAAA" w:themeFill="background2" w:themeFillShade="BF"/>
            <w:tcMar>
              <w:top w:w="72" w:type="dxa"/>
              <w:left w:w="144" w:type="dxa"/>
              <w:bottom w:w="72" w:type="dxa"/>
              <w:right w:w="144" w:type="dxa"/>
            </w:tcMar>
            <w:vAlign w:val="center"/>
          </w:tcPr>
          <w:p w14:paraId="69857F96" w14:textId="77777777" w:rsidR="009D3954" w:rsidRPr="00F51235" w:rsidRDefault="009D3954" w:rsidP="00E56634">
            <w:pPr>
              <w:ind w:left="139"/>
            </w:pPr>
          </w:p>
        </w:tc>
      </w:tr>
      <w:tr w:rsidR="00A7172D" w:rsidRPr="00F51235" w14:paraId="10C62BAE" w14:textId="77777777" w:rsidTr="006F20FA">
        <w:trPr>
          <w:trHeight w:val="1688"/>
        </w:trPr>
        <w:tc>
          <w:tcPr>
            <w:tcW w:w="1854" w:type="dxa"/>
            <w:tcMar>
              <w:top w:w="72" w:type="dxa"/>
              <w:left w:w="144" w:type="dxa"/>
              <w:bottom w:w="72" w:type="dxa"/>
              <w:right w:w="144" w:type="dxa"/>
            </w:tcMar>
            <w:vAlign w:val="center"/>
          </w:tcPr>
          <w:p w14:paraId="61FA54E1" w14:textId="4C784ECD" w:rsidR="009D3954" w:rsidRDefault="00DE65E0" w:rsidP="00E56634">
            <w:pPr>
              <w:ind w:left="720" w:hanging="720"/>
              <w:rPr>
                <w:b/>
                <w:bCs/>
                <w:lang w:val="en-IN"/>
              </w:rPr>
            </w:pPr>
            <w:r>
              <w:rPr>
                <w:b/>
                <w:bCs/>
                <w:lang w:val="en-IN"/>
              </w:rPr>
              <w:t>Scale 1</w:t>
            </w:r>
          </w:p>
          <w:p w14:paraId="5B97387E" w14:textId="77777777" w:rsidR="009D3954" w:rsidRDefault="009D3954" w:rsidP="00E56634">
            <w:pPr>
              <w:ind w:left="720" w:hanging="720"/>
              <w:rPr>
                <w:b/>
                <w:bCs/>
                <w:lang w:val="en-IN"/>
              </w:rPr>
            </w:pPr>
            <w:r>
              <w:rPr>
                <w:b/>
                <w:bCs/>
                <w:lang w:val="en-IN"/>
              </w:rPr>
              <w:t>staging</w:t>
            </w:r>
          </w:p>
        </w:tc>
        <w:tc>
          <w:tcPr>
            <w:tcW w:w="2016" w:type="dxa"/>
            <w:tcMar>
              <w:top w:w="72" w:type="dxa"/>
              <w:left w:w="144" w:type="dxa"/>
              <w:bottom w:w="72" w:type="dxa"/>
              <w:right w:w="144" w:type="dxa"/>
            </w:tcMar>
            <w:vAlign w:val="center"/>
          </w:tcPr>
          <w:p w14:paraId="535F242C" w14:textId="093BF627" w:rsidR="009D3954" w:rsidRPr="00F51235" w:rsidRDefault="009D3954" w:rsidP="00535A07">
            <w:r>
              <w:t>Stage I (</w:t>
            </w:r>
            <w:r w:rsidRPr="00D95D35">
              <w:t xml:space="preserve">inflammatory nodule or </w:t>
            </w:r>
            <w:r w:rsidR="00747B57">
              <w:t>symptom 2</w:t>
            </w:r>
            <w:r w:rsidRPr="00D95D35">
              <w:t xml:space="preserve"> formation</w:t>
            </w:r>
            <w:r>
              <w:t>)</w:t>
            </w:r>
          </w:p>
        </w:tc>
        <w:tc>
          <w:tcPr>
            <w:tcW w:w="2016" w:type="dxa"/>
            <w:tcMar>
              <w:top w:w="72" w:type="dxa"/>
              <w:left w:w="144" w:type="dxa"/>
              <w:bottom w:w="72" w:type="dxa"/>
              <w:right w:w="144" w:type="dxa"/>
            </w:tcMar>
            <w:vAlign w:val="center"/>
          </w:tcPr>
          <w:p w14:paraId="03FB8321" w14:textId="136D32E3" w:rsidR="009D3954" w:rsidRPr="00F51235" w:rsidRDefault="009D3954" w:rsidP="00535A07">
            <w:r>
              <w:t>Stage II (</w:t>
            </w:r>
            <w:r w:rsidRPr="00296180">
              <w:t xml:space="preserve">recurrent absences and nodules with sinus tract formation or </w:t>
            </w:r>
            <w:r w:rsidR="00DE65E0">
              <w:t>symptom 4</w:t>
            </w:r>
            <w:r>
              <w:t>)</w:t>
            </w:r>
          </w:p>
        </w:tc>
        <w:tc>
          <w:tcPr>
            <w:tcW w:w="2016" w:type="dxa"/>
            <w:tcMar>
              <w:top w:w="72" w:type="dxa"/>
              <w:left w:w="144" w:type="dxa"/>
              <w:bottom w:w="72" w:type="dxa"/>
              <w:right w:w="144" w:type="dxa"/>
            </w:tcMar>
            <w:vAlign w:val="center"/>
          </w:tcPr>
          <w:p w14:paraId="62E245FA" w14:textId="1A1E8804" w:rsidR="009D3954" w:rsidRPr="00F51235" w:rsidRDefault="009D3954" w:rsidP="00535A07">
            <w:r>
              <w:t>Stage III (</w:t>
            </w:r>
            <w:r w:rsidRPr="00E270B2">
              <w:t xml:space="preserve">diffuse or near-diffuse involvement with multiple interconnected sinus tracts, </w:t>
            </w:r>
            <w:r w:rsidR="00DE65E0">
              <w:t>symptom 4</w:t>
            </w:r>
            <w:r w:rsidRPr="00E270B2">
              <w:t xml:space="preserve">, and </w:t>
            </w:r>
            <w:r w:rsidR="00DE65E0">
              <w:t>symptom 2</w:t>
            </w:r>
            <w:r w:rsidRPr="00E270B2">
              <w:t xml:space="preserve"> across entire area</w:t>
            </w:r>
            <w:r>
              <w:t>)</w:t>
            </w:r>
          </w:p>
        </w:tc>
        <w:tc>
          <w:tcPr>
            <w:tcW w:w="1440" w:type="dxa"/>
            <w:shd w:val="clear" w:color="auto" w:fill="AEAAAA" w:themeFill="background2" w:themeFillShade="BF"/>
            <w:tcMar>
              <w:top w:w="72" w:type="dxa"/>
              <w:left w:w="144" w:type="dxa"/>
              <w:bottom w:w="72" w:type="dxa"/>
              <w:right w:w="144" w:type="dxa"/>
            </w:tcMar>
            <w:vAlign w:val="center"/>
          </w:tcPr>
          <w:p w14:paraId="1DA3827B" w14:textId="77777777" w:rsidR="009D3954" w:rsidRPr="00F51235" w:rsidRDefault="009D3954" w:rsidP="00E56634">
            <w:pPr>
              <w:ind w:left="139"/>
            </w:pPr>
          </w:p>
        </w:tc>
        <w:tc>
          <w:tcPr>
            <w:tcW w:w="1013" w:type="dxa"/>
            <w:shd w:val="clear" w:color="auto" w:fill="AEAAAA" w:themeFill="background2" w:themeFillShade="BF"/>
            <w:tcMar>
              <w:top w:w="72" w:type="dxa"/>
              <w:left w:w="144" w:type="dxa"/>
              <w:bottom w:w="72" w:type="dxa"/>
              <w:right w:w="144" w:type="dxa"/>
            </w:tcMar>
            <w:vAlign w:val="center"/>
          </w:tcPr>
          <w:p w14:paraId="24D1696C" w14:textId="77777777" w:rsidR="009D3954" w:rsidRPr="00F51235" w:rsidRDefault="009D3954" w:rsidP="00E56634">
            <w:pPr>
              <w:ind w:left="139"/>
            </w:pPr>
          </w:p>
        </w:tc>
      </w:tr>
      <w:tr w:rsidR="00A7172D" w:rsidRPr="00F51235" w14:paraId="7AD85D0B" w14:textId="77777777" w:rsidTr="006F20FA">
        <w:trPr>
          <w:trHeight w:val="452"/>
        </w:trPr>
        <w:tc>
          <w:tcPr>
            <w:tcW w:w="1854" w:type="dxa"/>
            <w:tcMar>
              <w:top w:w="72" w:type="dxa"/>
              <w:left w:w="144" w:type="dxa"/>
              <w:bottom w:w="72" w:type="dxa"/>
              <w:right w:w="144" w:type="dxa"/>
            </w:tcMar>
            <w:vAlign w:val="center"/>
          </w:tcPr>
          <w:p w14:paraId="1D8664B7" w14:textId="77777777" w:rsidR="009D3954" w:rsidRDefault="009D3954" w:rsidP="00E56634">
            <w:pPr>
              <w:ind w:left="720" w:hanging="720"/>
              <w:rPr>
                <w:b/>
                <w:bCs/>
                <w:lang w:val="en-IN"/>
              </w:rPr>
            </w:pPr>
            <w:r>
              <w:rPr>
                <w:b/>
                <w:bCs/>
                <w:lang w:val="en-IN"/>
              </w:rPr>
              <w:t xml:space="preserve">Severity of </w:t>
            </w:r>
          </w:p>
          <w:p w14:paraId="47D2844A" w14:textId="77777777" w:rsidR="009D3954" w:rsidRDefault="009D3954" w:rsidP="00E56634">
            <w:pPr>
              <w:ind w:left="720" w:hanging="720"/>
              <w:rPr>
                <w:b/>
                <w:bCs/>
                <w:lang w:val="en-IN"/>
              </w:rPr>
            </w:pPr>
            <w:r>
              <w:rPr>
                <w:b/>
                <w:bCs/>
                <w:lang w:val="en-IN"/>
              </w:rPr>
              <w:t>Pain</w:t>
            </w:r>
          </w:p>
        </w:tc>
        <w:tc>
          <w:tcPr>
            <w:tcW w:w="2016" w:type="dxa"/>
            <w:tcMar>
              <w:top w:w="72" w:type="dxa"/>
              <w:left w:w="144" w:type="dxa"/>
              <w:bottom w:w="72" w:type="dxa"/>
              <w:right w:w="144" w:type="dxa"/>
            </w:tcMar>
            <w:vAlign w:val="center"/>
          </w:tcPr>
          <w:p w14:paraId="7229F37B" w14:textId="77777777" w:rsidR="009D3954" w:rsidRDefault="009D3954" w:rsidP="00535A07">
            <w:r>
              <w:t>Mild</w:t>
            </w:r>
          </w:p>
        </w:tc>
        <w:tc>
          <w:tcPr>
            <w:tcW w:w="2016" w:type="dxa"/>
            <w:tcMar>
              <w:top w:w="72" w:type="dxa"/>
              <w:left w:w="144" w:type="dxa"/>
              <w:bottom w:w="72" w:type="dxa"/>
              <w:right w:w="144" w:type="dxa"/>
            </w:tcMar>
            <w:vAlign w:val="center"/>
          </w:tcPr>
          <w:p w14:paraId="4E6EA567" w14:textId="77777777" w:rsidR="009D3954" w:rsidRDefault="009D3954" w:rsidP="00535A07">
            <w:r>
              <w:t>Moderate</w:t>
            </w:r>
          </w:p>
        </w:tc>
        <w:tc>
          <w:tcPr>
            <w:tcW w:w="2016" w:type="dxa"/>
            <w:tcMar>
              <w:top w:w="72" w:type="dxa"/>
              <w:left w:w="144" w:type="dxa"/>
              <w:bottom w:w="72" w:type="dxa"/>
              <w:right w:w="144" w:type="dxa"/>
            </w:tcMar>
            <w:vAlign w:val="center"/>
          </w:tcPr>
          <w:p w14:paraId="05CC33AB" w14:textId="77777777" w:rsidR="009D3954" w:rsidRDefault="009D3954" w:rsidP="00535A07">
            <w:r>
              <w:t>Severe</w:t>
            </w:r>
          </w:p>
        </w:tc>
        <w:tc>
          <w:tcPr>
            <w:tcW w:w="1440" w:type="dxa"/>
            <w:shd w:val="clear" w:color="auto" w:fill="AEAAAA" w:themeFill="background2" w:themeFillShade="BF"/>
            <w:tcMar>
              <w:top w:w="72" w:type="dxa"/>
              <w:left w:w="144" w:type="dxa"/>
              <w:bottom w:w="72" w:type="dxa"/>
              <w:right w:w="144" w:type="dxa"/>
            </w:tcMar>
            <w:vAlign w:val="center"/>
          </w:tcPr>
          <w:p w14:paraId="05E6D308" w14:textId="77777777" w:rsidR="009D3954" w:rsidRDefault="009D3954" w:rsidP="00E56634">
            <w:pPr>
              <w:ind w:left="139"/>
            </w:pPr>
          </w:p>
        </w:tc>
        <w:tc>
          <w:tcPr>
            <w:tcW w:w="1013" w:type="dxa"/>
            <w:shd w:val="clear" w:color="auto" w:fill="AEAAAA" w:themeFill="background2" w:themeFillShade="BF"/>
            <w:tcMar>
              <w:top w:w="72" w:type="dxa"/>
              <w:left w:w="144" w:type="dxa"/>
              <w:bottom w:w="72" w:type="dxa"/>
              <w:right w:w="144" w:type="dxa"/>
            </w:tcMar>
            <w:vAlign w:val="center"/>
          </w:tcPr>
          <w:p w14:paraId="033A9E52" w14:textId="77777777" w:rsidR="009D3954" w:rsidRPr="00F51235" w:rsidRDefault="009D3954" w:rsidP="00E56634">
            <w:pPr>
              <w:ind w:left="139"/>
            </w:pPr>
          </w:p>
        </w:tc>
      </w:tr>
      <w:tr w:rsidR="00A7172D" w:rsidRPr="00F51235" w14:paraId="12D7542C" w14:textId="77777777" w:rsidTr="006F20FA">
        <w:trPr>
          <w:trHeight w:val="307"/>
        </w:trPr>
        <w:tc>
          <w:tcPr>
            <w:tcW w:w="1854" w:type="dxa"/>
            <w:tcMar>
              <w:top w:w="72" w:type="dxa"/>
              <w:left w:w="144" w:type="dxa"/>
              <w:bottom w:w="72" w:type="dxa"/>
              <w:right w:w="144" w:type="dxa"/>
            </w:tcMar>
            <w:vAlign w:val="center"/>
          </w:tcPr>
          <w:p w14:paraId="5976641C" w14:textId="77777777" w:rsidR="009D3954" w:rsidRDefault="009D3954" w:rsidP="00E56634">
            <w:pPr>
              <w:ind w:left="720" w:hanging="720"/>
              <w:rPr>
                <w:b/>
                <w:bCs/>
                <w:lang w:val="en-IN"/>
              </w:rPr>
            </w:pPr>
            <w:r>
              <w:rPr>
                <w:b/>
                <w:bCs/>
                <w:lang w:val="en-IN"/>
              </w:rPr>
              <w:t>Consistency</w:t>
            </w:r>
          </w:p>
          <w:p w14:paraId="2DEB7358" w14:textId="77777777" w:rsidR="009D3954" w:rsidRDefault="009D3954" w:rsidP="00E56634">
            <w:pPr>
              <w:ind w:left="720" w:hanging="720"/>
              <w:rPr>
                <w:b/>
                <w:bCs/>
                <w:lang w:val="en-IN"/>
              </w:rPr>
            </w:pPr>
            <w:r>
              <w:rPr>
                <w:b/>
                <w:bCs/>
                <w:lang w:val="en-IN"/>
              </w:rPr>
              <w:t>of pain</w:t>
            </w:r>
          </w:p>
        </w:tc>
        <w:tc>
          <w:tcPr>
            <w:tcW w:w="2016" w:type="dxa"/>
            <w:tcMar>
              <w:top w:w="72" w:type="dxa"/>
              <w:left w:w="144" w:type="dxa"/>
              <w:bottom w:w="72" w:type="dxa"/>
              <w:right w:w="144" w:type="dxa"/>
            </w:tcMar>
            <w:vAlign w:val="center"/>
          </w:tcPr>
          <w:p w14:paraId="3CB4C365" w14:textId="77777777" w:rsidR="009D3954" w:rsidRDefault="009D3954" w:rsidP="00535A07">
            <w:r>
              <w:t>Rarely</w:t>
            </w:r>
          </w:p>
        </w:tc>
        <w:tc>
          <w:tcPr>
            <w:tcW w:w="2016" w:type="dxa"/>
            <w:tcMar>
              <w:top w:w="72" w:type="dxa"/>
              <w:left w:w="144" w:type="dxa"/>
              <w:bottom w:w="72" w:type="dxa"/>
              <w:right w:w="144" w:type="dxa"/>
            </w:tcMar>
            <w:vAlign w:val="center"/>
          </w:tcPr>
          <w:p w14:paraId="7DB8DE04" w14:textId="77777777" w:rsidR="009D3954" w:rsidRDefault="009D3954" w:rsidP="00535A07">
            <w:r>
              <w:t>Sometimes</w:t>
            </w:r>
          </w:p>
        </w:tc>
        <w:tc>
          <w:tcPr>
            <w:tcW w:w="2016" w:type="dxa"/>
            <w:tcMar>
              <w:top w:w="72" w:type="dxa"/>
              <w:left w:w="144" w:type="dxa"/>
              <w:bottom w:w="72" w:type="dxa"/>
              <w:right w:w="144" w:type="dxa"/>
            </w:tcMar>
            <w:vAlign w:val="center"/>
          </w:tcPr>
          <w:p w14:paraId="382A47F9" w14:textId="77777777" w:rsidR="009D3954" w:rsidRDefault="009D3954" w:rsidP="00535A07">
            <w:r>
              <w:t>Often</w:t>
            </w:r>
          </w:p>
        </w:tc>
        <w:tc>
          <w:tcPr>
            <w:tcW w:w="1440" w:type="dxa"/>
            <w:tcMar>
              <w:top w:w="72" w:type="dxa"/>
              <w:left w:w="144" w:type="dxa"/>
              <w:bottom w:w="72" w:type="dxa"/>
              <w:right w:w="144" w:type="dxa"/>
            </w:tcMar>
            <w:vAlign w:val="center"/>
          </w:tcPr>
          <w:p w14:paraId="4917F37F" w14:textId="77777777" w:rsidR="009D3954" w:rsidRDefault="009D3954" w:rsidP="00535A07">
            <w:r>
              <w:t>All the Time</w:t>
            </w:r>
          </w:p>
        </w:tc>
        <w:tc>
          <w:tcPr>
            <w:tcW w:w="1013" w:type="dxa"/>
            <w:shd w:val="clear" w:color="auto" w:fill="AEAAAA" w:themeFill="background2" w:themeFillShade="BF"/>
            <w:tcMar>
              <w:top w:w="72" w:type="dxa"/>
              <w:left w:w="144" w:type="dxa"/>
              <w:bottom w:w="72" w:type="dxa"/>
              <w:right w:w="144" w:type="dxa"/>
            </w:tcMar>
            <w:vAlign w:val="center"/>
          </w:tcPr>
          <w:p w14:paraId="36E53963" w14:textId="77777777" w:rsidR="009D3954" w:rsidRPr="00F51235" w:rsidRDefault="009D3954" w:rsidP="00E56634">
            <w:pPr>
              <w:ind w:left="139"/>
            </w:pPr>
          </w:p>
        </w:tc>
      </w:tr>
      <w:tr w:rsidR="00A7172D" w:rsidRPr="00F51235" w14:paraId="2B1F0F60" w14:textId="77777777" w:rsidTr="006F20FA">
        <w:trPr>
          <w:trHeight w:val="855"/>
        </w:trPr>
        <w:tc>
          <w:tcPr>
            <w:tcW w:w="1854" w:type="dxa"/>
            <w:tcMar>
              <w:top w:w="72" w:type="dxa"/>
              <w:left w:w="144" w:type="dxa"/>
              <w:bottom w:w="72" w:type="dxa"/>
              <w:right w:w="144" w:type="dxa"/>
            </w:tcMar>
            <w:vAlign w:val="center"/>
          </w:tcPr>
          <w:p w14:paraId="69C4E137" w14:textId="77777777" w:rsidR="009D3954" w:rsidRDefault="009D3954" w:rsidP="00E56634">
            <w:pPr>
              <w:ind w:left="720" w:hanging="720"/>
              <w:rPr>
                <w:b/>
                <w:bCs/>
                <w:lang w:val="en-IN"/>
              </w:rPr>
            </w:pPr>
            <w:r>
              <w:rPr>
                <w:b/>
                <w:bCs/>
                <w:lang w:val="en-IN"/>
              </w:rPr>
              <w:t>QoL</w:t>
            </w:r>
          </w:p>
        </w:tc>
        <w:tc>
          <w:tcPr>
            <w:tcW w:w="2016" w:type="dxa"/>
            <w:tcMar>
              <w:top w:w="72" w:type="dxa"/>
              <w:left w:w="144" w:type="dxa"/>
              <w:bottom w:w="72" w:type="dxa"/>
              <w:right w:w="144" w:type="dxa"/>
            </w:tcMar>
            <w:vAlign w:val="center"/>
          </w:tcPr>
          <w:p w14:paraId="4100F4E4" w14:textId="77777777" w:rsidR="009D3954" w:rsidRPr="00F51235" w:rsidRDefault="009D3954" w:rsidP="00535A07">
            <w:r>
              <w:t>Psychological distress</w:t>
            </w:r>
          </w:p>
        </w:tc>
        <w:tc>
          <w:tcPr>
            <w:tcW w:w="2016" w:type="dxa"/>
            <w:tcMar>
              <w:top w:w="72" w:type="dxa"/>
              <w:left w:w="144" w:type="dxa"/>
              <w:bottom w:w="72" w:type="dxa"/>
              <w:right w:w="144" w:type="dxa"/>
            </w:tcMar>
            <w:vAlign w:val="center"/>
          </w:tcPr>
          <w:p w14:paraId="5CBF969C" w14:textId="77777777" w:rsidR="009D3954" w:rsidRPr="00F51235" w:rsidRDefault="009D3954" w:rsidP="00535A07">
            <w:r>
              <w:t>Sleep Disturbance</w:t>
            </w:r>
          </w:p>
        </w:tc>
        <w:tc>
          <w:tcPr>
            <w:tcW w:w="2016" w:type="dxa"/>
            <w:tcMar>
              <w:top w:w="72" w:type="dxa"/>
              <w:left w:w="144" w:type="dxa"/>
              <w:bottom w:w="72" w:type="dxa"/>
              <w:right w:w="144" w:type="dxa"/>
            </w:tcMar>
            <w:vAlign w:val="center"/>
          </w:tcPr>
          <w:p w14:paraId="3D01B8F6" w14:textId="77777777" w:rsidR="009D3954" w:rsidRPr="00F51235" w:rsidRDefault="009D3954" w:rsidP="00535A07">
            <w:r>
              <w:t>Miss School / Workdays</w:t>
            </w:r>
          </w:p>
        </w:tc>
        <w:tc>
          <w:tcPr>
            <w:tcW w:w="1440" w:type="dxa"/>
            <w:tcMar>
              <w:top w:w="72" w:type="dxa"/>
              <w:left w:w="144" w:type="dxa"/>
              <w:bottom w:w="72" w:type="dxa"/>
              <w:right w:w="144" w:type="dxa"/>
            </w:tcMar>
            <w:vAlign w:val="center"/>
          </w:tcPr>
          <w:p w14:paraId="06218A7D" w14:textId="77777777" w:rsidR="009D3954" w:rsidRPr="00F51235" w:rsidRDefault="009D3954" w:rsidP="00535A07">
            <w:r>
              <w:t>Impacts mobility</w:t>
            </w:r>
          </w:p>
        </w:tc>
        <w:tc>
          <w:tcPr>
            <w:tcW w:w="1013" w:type="dxa"/>
            <w:shd w:val="clear" w:color="auto" w:fill="AEAAAA" w:themeFill="background2" w:themeFillShade="BF"/>
            <w:tcMar>
              <w:top w:w="72" w:type="dxa"/>
              <w:left w:w="144" w:type="dxa"/>
              <w:bottom w:w="72" w:type="dxa"/>
              <w:right w:w="144" w:type="dxa"/>
            </w:tcMar>
            <w:vAlign w:val="center"/>
          </w:tcPr>
          <w:p w14:paraId="29F4A147" w14:textId="77777777" w:rsidR="009D3954" w:rsidRPr="00CA14C3" w:rsidRDefault="009D3954" w:rsidP="00CA14C3"/>
          <w:p w14:paraId="4FCA9E13" w14:textId="77777777" w:rsidR="009D3954" w:rsidRPr="00F51235" w:rsidRDefault="009D3954" w:rsidP="00CA14C3"/>
        </w:tc>
      </w:tr>
      <w:tr w:rsidR="002D63C9" w:rsidRPr="00F51235" w14:paraId="06CC4690" w14:textId="77777777" w:rsidTr="006F20FA">
        <w:trPr>
          <w:trHeight w:val="993"/>
        </w:trPr>
        <w:tc>
          <w:tcPr>
            <w:tcW w:w="1854" w:type="dxa"/>
            <w:tcMar>
              <w:top w:w="72" w:type="dxa"/>
              <w:left w:w="144" w:type="dxa"/>
              <w:bottom w:w="72" w:type="dxa"/>
              <w:right w:w="144" w:type="dxa"/>
            </w:tcMar>
            <w:vAlign w:val="center"/>
          </w:tcPr>
          <w:p w14:paraId="79E38BB8" w14:textId="332F9DB1" w:rsidR="002D63C9" w:rsidRPr="00DA1E3F" w:rsidRDefault="002D63C9" w:rsidP="002D63C9">
            <w:pPr>
              <w:rPr>
                <w:b/>
                <w:bCs/>
                <w:lang w:val="en-IN"/>
              </w:rPr>
            </w:pPr>
            <w:r w:rsidRPr="00DA1E3F">
              <w:rPr>
                <w:b/>
                <w:bCs/>
                <w:lang w:val="en-IN"/>
              </w:rPr>
              <w:lastRenderedPageBreak/>
              <w:t xml:space="preserve">Current </w:t>
            </w:r>
            <w:r w:rsidR="00155D0C">
              <w:rPr>
                <w:b/>
                <w:bCs/>
                <w:lang w:val="en-IN"/>
              </w:rPr>
              <w:t>THERAPY AREA</w:t>
            </w:r>
            <w:r w:rsidRPr="00DA1E3F">
              <w:rPr>
                <w:b/>
                <w:bCs/>
                <w:lang w:val="en-IN"/>
              </w:rPr>
              <w:t>Treatment &amp; History</w:t>
            </w:r>
          </w:p>
        </w:tc>
        <w:tc>
          <w:tcPr>
            <w:tcW w:w="2016" w:type="dxa"/>
            <w:tcMar>
              <w:top w:w="72" w:type="dxa"/>
              <w:left w:w="144" w:type="dxa"/>
              <w:bottom w:w="72" w:type="dxa"/>
              <w:right w:w="144" w:type="dxa"/>
            </w:tcMar>
          </w:tcPr>
          <w:p w14:paraId="2973FDF8" w14:textId="13BB4238" w:rsidR="002D63C9" w:rsidRPr="00B376DB" w:rsidRDefault="002D63C9" w:rsidP="002D63C9">
            <w:pPr>
              <w:rPr>
                <w:highlight w:val="cyan"/>
              </w:rPr>
            </w:pPr>
            <w:r w:rsidRPr="00B376DB">
              <w:rPr>
                <w:highlight w:val="cyan"/>
              </w:rPr>
              <w:t xml:space="preserve">On their 2nd antibiotic / </w:t>
            </w:r>
            <w:r w:rsidR="00155D0C">
              <w:rPr>
                <w:highlight w:val="cyan"/>
              </w:rPr>
              <w:t>p10</w:t>
            </w:r>
            <w:r w:rsidRPr="00B376DB">
              <w:rPr>
                <w:highlight w:val="cyan"/>
              </w:rPr>
              <w:t>; have not used biologics yet</w:t>
            </w:r>
          </w:p>
        </w:tc>
        <w:tc>
          <w:tcPr>
            <w:tcW w:w="2016" w:type="dxa"/>
            <w:tcMar>
              <w:top w:w="72" w:type="dxa"/>
              <w:left w:w="144" w:type="dxa"/>
              <w:bottom w:w="72" w:type="dxa"/>
              <w:right w:w="144" w:type="dxa"/>
            </w:tcMar>
          </w:tcPr>
          <w:p w14:paraId="61E2CAC4" w14:textId="11EBD557" w:rsidR="002D63C9" w:rsidRPr="00B376DB" w:rsidRDefault="002D63C9" w:rsidP="002D63C9">
            <w:pPr>
              <w:rPr>
                <w:highlight w:val="cyan"/>
              </w:rPr>
            </w:pPr>
            <w:r w:rsidRPr="00B376DB">
              <w:rPr>
                <w:highlight w:val="cyan"/>
              </w:rPr>
              <w:t xml:space="preserve">On their 3rd or later antibiotic / </w:t>
            </w:r>
            <w:r w:rsidR="00155D0C">
              <w:rPr>
                <w:highlight w:val="cyan"/>
              </w:rPr>
              <w:t>p10</w:t>
            </w:r>
            <w:r w:rsidRPr="00B376DB">
              <w:rPr>
                <w:highlight w:val="cyan"/>
              </w:rPr>
              <w:t>; have not used biologics yet</w:t>
            </w:r>
          </w:p>
        </w:tc>
        <w:tc>
          <w:tcPr>
            <w:tcW w:w="2016" w:type="dxa"/>
            <w:tcMar>
              <w:top w:w="72" w:type="dxa"/>
              <w:left w:w="144" w:type="dxa"/>
              <w:bottom w:w="72" w:type="dxa"/>
              <w:right w:w="144" w:type="dxa"/>
            </w:tcMar>
          </w:tcPr>
          <w:p w14:paraId="54899978" w14:textId="770209E9" w:rsidR="002D63C9" w:rsidRPr="00B376DB" w:rsidRDefault="002D63C9" w:rsidP="002D63C9">
            <w:pPr>
              <w:rPr>
                <w:highlight w:val="cyan"/>
              </w:rPr>
            </w:pPr>
            <w:r>
              <w:rPr>
                <w:highlight w:val="cyan"/>
              </w:rPr>
              <w:t xml:space="preserve">On </w:t>
            </w:r>
            <w:r w:rsidR="00A87931">
              <w:rPr>
                <w:highlight w:val="cyan"/>
              </w:rPr>
              <w:t>P1</w:t>
            </w:r>
          </w:p>
        </w:tc>
        <w:tc>
          <w:tcPr>
            <w:tcW w:w="1440" w:type="dxa"/>
            <w:tcMar>
              <w:top w:w="72" w:type="dxa"/>
              <w:left w:w="144" w:type="dxa"/>
              <w:bottom w:w="72" w:type="dxa"/>
              <w:right w:w="144" w:type="dxa"/>
            </w:tcMar>
          </w:tcPr>
          <w:p w14:paraId="3DD16962" w14:textId="4961D15E" w:rsidR="002D63C9" w:rsidRDefault="002D63C9" w:rsidP="006F20FA">
            <w:r w:rsidRPr="000D4EC1">
              <w:rPr>
                <w:highlight w:val="cyan"/>
              </w:rPr>
              <w:t xml:space="preserve">On Humira/ </w:t>
            </w:r>
            <w:r w:rsidR="00155D0C">
              <w:rPr>
                <w:highlight w:val="cyan"/>
              </w:rPr>
              <w:t>p3</w:t>
            </w:r>
          </w:p>
        </w:tc>
        <w:tc>
          <w:tcPr>
            <w:tcW w:w="1013" w:type="dxa"/>
            <w:tcMar>
              <w:top w:w="72" w:type="dxa"/>
              <w:left w:w="144" w:type="dxa"/>
              <w:bottom w:w="72" w:type="dxa"/>
              <w:right w:w="144" w:type="dxa"/>
            </w:tcMar>
          </w:tcPr>
          <w:p w14:paraId="25C4B7CF" w14:textId="2FDD2F5E" w:rsidR="002D63C9" w:rsidRPr="00F51235" w:rsidRDefault="002D63C9" w:rsidP="006F20FA">
            <w:r w:rsidRPr="000D4EC1">
              <w:rPr>
                <w:highlight w:val="cyan"/>
              </w:rPr>
              <w:t xml:space="preserve">On </w:t>
            </w:r>
            <w:r w:rsidR="00155D0C">
              <w:rPr>
                <w:highlight w:val="cyan"/>
              </w:rPr>
              <w:t>P4</w:t>
            </w:r>
          </w:p>
        </w:tc>
      </w:tr>
      <w:tr w:rsidR="00A7172D" w:rsidRPr="00F51235" w14:paraId="090A03E5" w14:textId="77777777" w:rsidTr="006F20FA">
        <w:trPr>
          <w:trHeight w:val="993"/>
        </w:trPr>
        <w:tc>
          <w:tcPr>
            <w:tcW w:w="1854" w:type="dxa"/>
            <w:tcMar>
              <w:top w:w="72" w:type="dxa"/>
              <w:left w:w="144" w:type="dxa"/>
              <w:bottom w:w="72" w:type="dxa"/>
              <w:right w:w="144" w:type="dxa"/>
            </w:tcMar>
            <w:vAlign w:val="center"/>
          </w:tcPr>
          <w:p w14:paraId="1E6F23C4" w14:textId="3070B07C" w:rsidR="009865A3" w:rsidRPr="00DA1E3F" w:rsidRDefault="009865A3" w:rsidP="00E863C4">
            <w:pPr>
              <w:rPr>
                <w:b/>
                <w:bCs/>
                <w:lang w:val="en-IN"/>
              </w:rPr>
            </w:pPr>
            <w:r>
              <w:rPr>
                <w:b/>
                <w:bCs/>
                <w:lang w:val="en-IN"/>
              </w:rPr>
              <w:t>Comorbidities</w:t>
            </w:r>
          </w:p>
        </w:tc>
        <w:tc>
          <w:tcPr>
            <w:tcW w:w="2016" w:type="dxa"/>
            <w:tcMar>
              <w:top w:w="72" w:type="dxa"/>
              <w:left w:w="144" w:type="dxa"/>
              <w:bottom w:w="72" w:type="dxa"/>
              <w:right w:w="144" w:type="dxa"/>
            </w:tcMar>
          </w:tcPr>
          <w:p w14:paraId="28BBE94D" w14:textId="72253BD9" w:rsidR="009865A3" w:rsidRPr="009971DB" w:rsidRDefault="00197A8C" w:rsidP="00535A07">
            <w:r>
              <w:t xml:space="preserve">Has </w:t>
            </w:r>
            <w:r w:rsidR="004541E0">
              <w:t>no</w:t>
            </w:r>
            <w:r>
              <w:t xml:space="preserve"> comorbidit</w:t>
            </w:r>
            <w:r w:rsidR="004541E0">
              <w:t>ies</w:t>
            </w:r>
            <w:r w:rsidR="00642016">
              <w:t xml:space="preserve"> (e</w:t>
            </w:r>
            <w:r w:rsidR="00CA14C3" w:rsidRPr="00CA14C3">
              <w:t>.g</w:t>
            </w:r>
            <w:r w:rsidR="00642016">
              <w:t>., anxiety,</w:t>
            </w:r>
            <w:r w:rsidR="007C42C2" w:rsidRPr="007C42C2">
              <w:t xml:space="preserve"> </w:t>
            </w:r>
            <w:r w:rsidR="007C42C2">
              <w:t>o</w:t>
            </w:r>
            <w:r w:rsidR="007C42C2" w:rsidRPr="007C42C2">
              <w:t>besity</w:t>
            </w:r>
            <w:r w:rsidR="00CA14C3" w:rsidRPr="00CA14C3">
              <w:t>,</w:t>
            </w:r>
            <w:r w:rsidR="007C42C2" w:rsidRPr="007C42C2">
              <w:t xml:space="preserve"> metabolic syndrome</w:t>
            </w:r>
            <w:r w:rsidR="00CA14C3" w:rsidRPr="00CA14C3">
              <w:t>,</w:t>
            </w:r>
            <w:r w:rsidR="007C42C2">
              <w:t xml:space="preserve"> etc</w:t>
            </w:r>
            <w:r w:rsidR="00CA14C3" w:rsidRPr="00CA14C3">
              <w:t>.)</w:t>
            </w:r>
          </w:p>
        </w:tc>
        <w:tc>
          <w:tcPr>
            <w:tcW w:w="2016" w:type="dxa"/>
            <w:tcMar>
              <w:top w:w="72" w:type="dxa"/>
              <w:left w:w="144" w:type="dxa"/>
              <w:bottom w:w="72" w:type="dxa"/>
              <w:right w:w="144" w:type="dxa"/>
            </w:tcMar>
          </w:tcPr>
          <w:p w14:paraId="4BF20A4F" w14:textId="2F9A5810" w:rsidR="009865A3" w:rsidRPr="004A6CF6" w:rsidRDefault="00CA14C3" w:rsidP="00535A07">
            <w:r w:rsidRPr="00CA14C3">
              <w:t xml:space="preserve">Has </w:t>
            </w:r>
            <w:r w:rsidR="00770E55">
              <w:t xml:space="preserve">at least </w:t>
            </w:r>
            <w:r w:rsidR="00571B26">
              <w:t>1</w:t>
            </w:r>
            <w:r w:rsidRPr="00CA14C3">
              <w:t xml:space="preserve"> comorbidit</w:t>
            </w:r>
            <w:r w:rsidR="002C5FD1">
              <w:t>y</w:t>
            </w:r>
            <w:r w:rsidRPr="00CA14C3">
              <w:t xml:space="preserve"> (e.g., anxiety, obesity, metabolic syndrome, etc.)</w:t>
            </w:r>
          </w:p>
        </w:tc>
        <w:tc>
          <w:tcPr>
            <w:tcW w:w="2016" w:type="dxa"/>
            <w:tcMar>
              <w:top w:w="72" w:type="dxa"/>
              <w:left w:w="144" w:type="dxa"/>
              <w:bottom w:w="72" w:type="dxa"/>
              <w:right w:w="144" w:type="dxa"/>
            </w:tcMar>
          </w:tcPr>
          <w:p w14:paraId="1F8262A6" w14:textId="45F4B0EC" w:rsidR="009865A3" w:rsidRPr="004A6CF6" w:rsidRDefault="00CA14C3" w:rsidP="00CA14C3">
            <w:r w:rsidRPr="00CA14C3">
              <w:t xml:space="preserve">Has </w:t>
            </w:r>
            <w:r w:rsidR="002C5FD1">
              <w:t>2</w:t>
            </w:r>
            <w:r>
              <w:t xml:space="preserve"> or more</w:t>
            </w:r>
            <w:r w:rsidRPr="00CA14C3">
              <w:t xml:space="preserve"> comorbidit</w:t>
            </w:r>
            <w:r>
              <w:t>ies</w:t>
            </w:r>
            <w:r w:rsidRPr="00CA14C3">
              <w:t xml:space="preserve"> (e.g., anxiety, obesity, metabolic syndrome, etc.)</w:t>
            </w:r>
          </w:p>
        </w:tc>
        <w:tc>
          <w:tcPr>
            <w:tcW w:w="1440" w:type="dxa"/>
            <w:shd w:val="clear" w:color="auto" w:fill="AEAAAA" w:themeFill="background2" w:themeFillShade="BF"/>
            <w:tcMar>
              <w:top w:w="72" w:type="dxa"/>
              <w:left w:w="144" w:type="dxa"/>
              <w:bottom w:w="72" w:type="dxa"/>
              <w:right w:w="144" w:type="dxa"/>
            </w:tcMar>
            <w:vAlign w:val="center"/>
          </w:tcPr>
          <w:p w14:paraId="680F4DFF" w14:textId="77777777" w:rsidR="009865A3" w:rsidRPr="00896140" w:rsidRDefault="009865A3" w:rsidP="00E863C4">
            <w:pPr>
              <w:ind w:left="139"/>
              <w:rPr>
                <w:rFonts w:cs="Arial"/>
                <w:szCs w:val="24"/>
              </w:rPr>
            </w:pPr>
          </w:p>
        </w:tc>
        <w:tc>
          <w:tcPr>
            <w:tcW w:w="1013" w:type="dxa"/>
            <w:shd w:val="clear" w:color="auto" w:fill="AEAAAA" w:themeFill="background2" w:themeFillShade="BF"/>
            <w:tcMar>
              <w:top w:w="72" w:type="dxa"/>
              <w:left w:w="144" w:type="dxa"/>
              <w:bottom w:w="72" w:type="dxa"/>
              <w:right w:w="144" w:type="dxa"/>
            </w:tcMar>
            <w:vAlign w:val="center"/>
          </w:tcPr>
          <w:p w14:paraId="2E302BB8" w14:textId="77777777" w:rsidR="009865A3" w:rsidRPr="00F51235" w:rsidRDefault="009865A3" w:rsidP="00E863C4">
            <w:pPr>
              <w:ind w:left="139"/>
            </w:pPr>
          </w:p>
        </w:tc>
      </w:tr>
    </w:tbl>
    <w:p w14:paraId="5A478324" w14:textId="7B316212" w:rsidR="00C33201" w:rsidRPr="00896140" w:rsidRDefault="00C33201">
      <w:pPr>
        <w:spacing w:after="160" w:line="259" w:lineRule="auto"/>
        <w:rPr>
          <w:rFonts w:asciiTheme="minorHAnsi" w:hAnsiTheme="minorHAnsi" w:cstheme="minorHAnsi"/>
          <w:sz w:val="22"/>
        </w:rPr>
      </w:pPr>
      <w:r w:rsidRPr="00896140">
        <w:rPr>
          <w:rFonts w:asciiTheme="minorHAnsi" w:hAnsiTheme="minorHAnsi" w:cstheme="minorHAnsi"/>
          <w:sz w:val="22"/>
        </w:rPr>
        <w:br w:type="page"/>
      </w:r>
    </w:p>
    <w:p w14:paraId="387C5C93" w14:textId="29E8335B" w:rsidR="00954666" w:rsidRPr="00896140" w:rsidRDefault="00BC2826">
      <w:pPr>
        <w:spacing w:after="160" w:line="259" w:lineRule="auto"/>
        <w:rPr>
          <w:rFonts w:asciiTheme="minorHAnsi" w:hAnsiTheme="minorHAnsi" w:cstheme="minorHAnsi"/>
          <w:sz w:val="22"/>
        </w:rPr>
      </w:pPr>
      <w:r w:rsidRPr="00896140">
        <w:rPr>
          <w:noProof/>
          <w:lang w:val="en-IN" w:eastAsia="en-IN"/>
        </w:rPr>
        <w:lastRenderedPageBreak/>
        <mc:AlternateContent>
          <mc:Choice Requires="wps">
            <w:drawing>
              <wp:anchor distT="0" distB="0" distL="114300" distR="114300" simplePos="0" relativeHeight="251658243" behindDoc="1" locked="0" layoutInCell="1" allowOverlap="1" wp14:anchorId="33B9796F" wp14:editId="6D746EFD">
                <wp:simplePos x="0" y="0"/>
                <wp:positionH relativeFrom="column">
                  <wp:posOffset>0</wp:posOffset>
                </wp:positionH>
                <wp:positionV relativeFrom="paragraph">
                  <wp:posOffset>-635</wp:posOffset>
                </wp:positionV>
                <wp:extent cx="5886450" cy="295275"/>
                <wp:effectExtent l="0" t="0" r="19050" b="28575"/>
                <wp:wrapNone/>
                <wp:docPr id="1156055652" name="Rectangle 1156055652"/>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CD43C9" w14:textId="21EAB0F6" w:rsidR="00BC2826" w:rsidRPr="004908EC" w:rsidRDefault="00BC2826" w:rsidP="00BC2826">
                            <w:pPr>
                              <w:jc w:val="center"/>
                              <w:rPr>
                                <w:b/>
                                <w:bCs/>
                                <w:color w:val="0000FF"/>
                                <w:lang w:val="en-GB"/>
                              </w:rPr>
                            </w:pPr>
                            <w:r>
                              <w:rPr>
                                <w:b/>
                                <w:bCs/>
                                <w:color w:val="0000FF"/>
                                <w:lang w:val="en-GB"/>
                              </w:rPr>
                              <w:t xml:space="preserve">Section </w:t>
                            </w:r>
                            <w:r w:rsidR="00172429">
                              <w:rPr>
                                <w:b/>
                                <w:bCs/>
                                <w:color w:val="0000FF"/>
                                <w:lang w:val="en-GB"/>
                              </w:rPr>
                              <w:t>E</w:t>
                            </w:r>
                            <w:r>
                              <w:rPr>
                                <w:b/>
                                <w:bCs/>
                                <w:color w:val="0000FF"/>
                                <w:lang w:val="en-GB"/>
                              </w:rPr>
                              <w:t>: HCP Characteristics</w:t>
                            </w:r>
                          </w:p>
                          <w:p w14:paraId="4F6D9E55" w14:textId="77777777" w:rsidR="002F7EA4" w:rsidRDefault="002F7EA4"/>
                          <w:p w14:paraId="2D8961FA" w14:textId="77777777" w:rsidR="00113A8E" w:rsidRDefault="00113A8E"/>
                          <w:p w14:paraId="424E2E15" w14:textId="77777777" w:rsidR="00AE228E" w:rsidRDefault="00AE228E"/>
                          <w:p w14:paraId="7AFC1823" w14:textId="77777777" w:rsidR="003B6C0B" w:rsidRDefault="003B6C0B"/>
                          <w:p w14:paraId="25336015" w14:textId="77777777" w:rsidR="00713216" w:rsidRDefault="00713216"/>
                          <w:p w14:paraId="54BDF3E8" w14:textId="77777777" w:rsidR="00451F5F" w:rsidRDefault="00451F5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B9796F" id="Rectangle 1156055652" o:spid="_x0000_s1044" style="position:absolute;margin-left:0;margin-top:-.05pt;width:463.5pt;height:23.25pt;z-index:-25165823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" fillcolor="#0cf" strokecolor="black [3213]">
                <v:textbox>
                  <w:txbxContent>
                    <w:p w14:paraId="1BCD43C9" w14:textId="21EAB0F6" w:rsidR="00BC2826" w:rsidRPr="004908EC" w:rsidRDefault="00BC2826" w:rsidP="00BC2826">
                      <w:pPr>
                        <w:jc w:val="center"/>
                        <w:rPr>
                          <w:b/>
                          <w:bCs/>
                          <w:color w:val="0000FF"/>
                          <w:lang w:val="en-GB"/>
                        </w:rPr>
                      </w:pPr>
                      <w:r>
                        <w:rPr>
                          <w:b/>
                          <w:bCs/>
                          <w:color w:val="0000FF"/>
                          <w:lang w:val="en-GB"/>
                        </w:rPr>
                        <w:t xml:space="preserve">Section </w:t>
                      </w:r>
                      <w:r w:rsidR="00172429">
                        <w:rPr>
                          <w:b/>
                          <w:bCs/>
                          <w:color w:val="0000FF"/>
                          <w:lang w:val="en-GB"/>
                        </w:rPr>
                        <w:t>E</w:t>
                      </w:r>
                      <w:r>
                        <w:rPr>
                          <w:b/>
                          <w:bCs/>
                          <w:color w:val="0000FF"/>
                          <w:lang w:val="en-GB"/>
                        </w:rPr>
                        <w:t>: HCP Characteristics</w:t>
                      </w:r>
                    </w:p>
                    <w:p w14:paraId="4F6D9E55" w14:textId="77777777" w:rsidR="002F7EA4" w:rsidRDefault="002F7EA4"/>
                    <w:p w14:paraId="2D8961FA" w14:textId="77777777" w:rsidR="00113A8E" w:rsidRDefault="00113A8E"/>
                    <w:p w14:paraId="424E2E15" w14:textId="77777777" w:rsidR="00AE228E" w:rsidRDefault="00AE228E"/>
                    <w:p w14:paraId="7AFC1823" w14:textId="77777777" w:rsidR="003B6C0B" w:rsidRDefault="003B6C0B"/>
                    <w:p w14:paraId="25336015" w14:textId="77777777" w:rsidR="00713216" w:rsidRDefault="00713216"/>
                    <w:p w14:paraId="54BDF3E8" w14:textId="77777777" w:rsidR="00451F5F" w:rsidRDefault="00451F5F"/>
                  </w:txbxContent>
                </v:textbox>
              </v:rect>
            </w:pict>
          </mc:Fallback>
        </mc:AlternateContent>
      </w:r>
    </w:p>
    <w:p w14:paraId="0E4381BE" w14:textId="77777777" w:rsidR="00330CA8" w:rsidRPr="00896140" w:rsidRDefault="00330CA8" w:rsidP="005E1159">
      <w:pPr>
        <w:tabs>
          <w:tab w:val="left" w:pos="1230"/>
        </w:tabs>
        <w:rPr>
          <w:rFonts w:asciiTheme="minorHAnsi" w:hAnsiTheme="minorHAnsi" w:cstheme="minorHAnsi"/>
          <w:sz w:val="22"/>
        </w:rPr>
      </w:pPr>
    </w:p>
    <w:p w14:paraId="3D9D9C4B" w14:textId="32186380" w:rsidR="004246EE" w:rsidRPr="00896140" w:rsidRDefault="004246EE" w:rsidP="00224527">
      <w:pPr>
        <w:spacing w:after="200"/>
        <w:ind w:left="567" w:hanging="567"/>
        <w:rPr>
          <w:rFonts w:cs="Arial"/>
          <w:color w:val="0000FF"/>
        </w:rPr>
      </w:pPr>
      <w:r w:rsidRPr="00896140">
        <w:rPr>
          <w:rFonts w:asciiTheme="minorHAnsi" w:hAnsiTheme="minorHAnsi" w:cstheme="minorHAnsi"/>
          <w:noProof/>
          <w:sz w:val="22"/>
        </w:rPr>
        <mc:AlternateContent>
          <mc:Choice Requires="wps">
            <w:drawing>
              <wp:anchor distT="0" distB="0" distL="114300" distR="114300" simplePos="0" relativeHeight="251658244" behindDoc="0" locked="0" layoutInCell="1" allowOverlap="1" wp14:anchorId="6CADED34" wp14:editId="6909E318">
                <wp:simplePos x="0" y="0"/>
                <wp:positionH relativeFrom="margin">
                  <wp:posOffset>287079</wp:posOffset>
                </wp:positionH>
                <wp:positionV relativeFrom="paragraph">
                  <wp:posOffset>9998</wp:posOffset>
                </wp:positionV>
                <wp:extent cx="5419725" cy="590550"/>
                <wp:effectExtent l="0" t="0" r="28575" b="19050"/>
                <wp:wrapNone/>
                <wp:docPr id="1734542361" name="Text Box 3"/>
                <wp:cNvGraphicFramePr/>
                <a:graphic xmlns:a="http://schemas.openxmlformats.org/drawingml/2006/main">
                  <a:graphicData uri="http://schemas.microsoft.com/office/word/2010/wordprocessingShape">
                    <wps:wsp>
                      <wps:cNvSpPr txBox="1"/>
                      <wps:spPr>
                        <a:xfrm>
                          <a:off x="0" y="0"/>
                          <a:ext cx="5419725" cy="590550"/>
                        </a:xfrm>
                        <a:prstGeom prst="rect">
                          <a:avLst/>
                        </a:prstGeom>
                        <a:solidFill>
                          <a:schemeClr val="lt1"/>
                        </a:solidFill>
                        <a:ln w="6350">
                          <a:solidFill>
                            <a:prstClr val="black"/>
                          </a:solidFill>
                        </a:ln>
                      </wps:spPr>
                      <wps:txbx>
                        <w:txbxContent>
                          <w:p w14:paraId="23C4BB98" w14:textId="628525CB" w:rsidR="00ED7D72" w:rsidRDefault="004246EE" w:rsidP="004246EE">
                            <w:pPr>
                              <w:jc w:val="center"/>
                            </w:pPr>
                            <w:r>
                              <w:t>Now, we would like to ask you some questions about yourself and your practice.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DED34" id="Text Box 3" o:spid="_x0000_s1045" type="#_x0000_t202" style="position:absolute;left:0;text-align:left;margin-left:22.6pt;margin-top:.8pt;width:426.75pt;height:46.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" fillcolor="white [3201]" strokeweight=".5pt">
                <v:textbox>
                  <w:txbxContent>
                    <w:p w14:paraId="23C4BB98" w14:textId="628525CB" w:rsidR="00ED7D72" w:rsidRDefault="004246EE" w:rsidP="004246EE">
                      <w:pPr>
                        <w:jc w:val="center"/>
                      </w:pPr>
                      <w:r>
                        <w:t>Now, we would like to ask you some questions about yourself and your practice.</w:t>
                      </w:r>
                    </w:p>
                  </w:txbxContent>
                </v:textbox>
                <w10:wrap anchorx="margin"/>
              </v:shape>
            </w:pict>
          </mc:Fallback>
        </mc:AlternateContent>
      </w:r>
    </w:p>
    <w:p w14:paraId="53E6F9B3" w14:textId="77777777" w:rsidR="004246EE" w:rsidRPr="00896140" w:rsidRDefault="004246EE" w:rsidP="00224527">
      <w:pPr>
        <w:spacing w:after="200"/>
        <w:ind w:left="567" w:hanging="567"/>
        <w:rPr>
          <w:rFonts w:cs="Arial"/>
          <w:color w:val="0000FF"/>
        </w:rPr>
      </w:pPr>
    </w:p>
    <w:p w14:paraId="2A52317E" w14:textId="77777777" w:rsidR="004246EE" w:rsidRPr="00896140" w:rsidRDefault="004246EE" w:rsidP="00224527">
      <w:pPr>
        <w:spacing w:after="200"/>
        <w:ind w:left="567" w:hanging="567"/>
        <w:rPr>
          <w:rFonts w:cs="Arial"/>
          <w:color w:val="0000FF"/>
        </w:rPr>
      </w:pPr>
    </w:p>
    <w:p w14:paraId="5E5A3CA1" w14:textId="397597E1" w:rsidR="00224527" w:rsidRPr="00896140" w:rsidRDefault="00FD2FEF" w:rsidP="00224527">
      <w:pPr>
        <w:spacing w:after="200"/>
        <w:ind w:left="567" w:hanging="567"/>
        <w:rPr>
          <w:rFonts w:cs="Arial"/>
        </w:rPr>
      </w:pPr>
      <w:r>
        <w:rPr>
          <w:rFonts w:cs="Arial"/>
          <w:color w:val="0000FF"/>
        </w:rPr>
        <w:t>E</w:t>
      </w:r>
      <w:r w:rsidR="00224527" w:rsidRPr="00896140">
        <w:rPr>
          <w:rFonts w:cs="Arial"/>
          <w:color w:val="0000FF"/>
        </w:rPr>
        <w:t>1.</w:t>
      </w:r>
      <w:r w:rsidR="00224527" w:rsidRPr="00896140">
        <w:rPr>
          <w:rFonts w:cs="Arial"/>
          <w:color w:val="0000FF"/>
        </w:rPr>
        <w:tab/>
      </w:r>
      <w:r w:rsidR="00876A17">
        <w:rPr>
          <w:rFonts w:cs="Arial"/>
          <w:color w:val="0000FF"/>
        </w:rPr>
        <w:tab/>
      </w:r>
      <w:r w:rsidR="00224527" w:rsidRPr="00896140">
        <w:rPr>
          <w:rFonts w:cs="Arial"/>
        </w:rPr>
        <w:t>What is your gender?</w:t>
      </w:r>
    </w:p>
    <w:p w14:paraId="46D4DCCE" w14:textId="77777777" w:rsidR="00224527" w:rsidRPr="00896140" w:rsidRDefault="00224527" w:rsidP="00876A17">
      <w:pPr>
        <w:spacing w:after="200"/>
        <w:ind w:left="567" w:firstLine="153"/>
        <w:rPr>
          <w:rFonts w:cs="Arial"/>
          <w:color w:val="0000FF"/>
        </w:rPr>
      </w:pPr>
      <w:r w:rsidRPr="00896140">
        <w:rPr>
          <w:rFonts w:cs="Arial"/>
          <w:color w:val="0000FF"/>
        </w:rPr>
        <w:t>[PN: Randomize except option c. Allow only one selection]</w:t>
      </w:r>
    </w:p>
    <w:tbl>
      <w:tblPr>
        <w:tblW w:w="5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51"/>
        <w:gridCol w:w="961"/>
      </w:tblGrid>
      <w:tr w:rsidR="00224527" w:rsidRPr="00896140" w14:paraId="37F0B825" w14:textId="77777777">
        <w:trPr>
          <w:trHeight w:val="310"/>
          <w:jc w:val="center"/>
        </w:trPr>
        <w:tc>
          <w:tcPr>
            <w:tcW w:w="4551" w:type="dxa"/>
            <w:tcBorders>
              <w:top w:val="single" w:sz="4" w:space="0" w:color="auto"/>
              <w:left w:val="single" w:sz="4" w:space="0" w:color="auto"/>
              <w:bottom w:val="single" w:sz="4" w:space="0" w:color="auto"/>
              <w:right w:val="single" w:sz="4" w:space="0" w:color="auto"/>
            </w:tcBorders>
            <w:vAlign w:val="center"/>
            <w:hideMark/>
          </w:tcPr>
          <w:p w14:paraId="6F27AF63" w14:textId="77777777" w:rsidR="00224527" w:rsidRPr="00896140" w:rsidRDefault="00224527" w:rsidP="003A2961">
            <w:pPr>
              <w:pStyle w:val="ListParagraph"/>
              <w:numPr>
                <w:ilvl w:val="0"/>
                <w:numId w:val="19"/>
              </w:numPr>
              <w:spacing w:line="256" w:lineRule="auto"/>
              <w:ind w:left="516"/>
              <w:rPr>
                <w:rFonts w:cs="Arial"/>
                <w:color w:val="000000" w:themeColor="text1"/>
              </w:rPr>
            </w:pPr>
            <w:r w:rsidRPr="00896140">
              <w:rPr>
                <w:rFonts w:cs="Arial"/>
                <w:color w:val="000000" w:themeColor="text1"/>
              </w:rPr>
              <w:t>Female</w:t>
            </w:r>
          </w:p>
        </w:tc>
        <w:tc>
          <w:tcPr>
            <w:tcW w:w="961" w:type="dxa"/>
            <w:tcBorders>
              <w:top w:val="single" w:sz="4" w:space="0" w:color="auto"/>
              <w:left w:val="single" w:sz="4" w:space="0" w:color="auto"/>
              <w:bottom w:val="single" w:sz="4" w:space="0" w:color="auto"/>
              <w:right w:val="single" w:sz="4" w:space="0" w:color="auto"/>
            </w:tcBorders>
            <w:vAlign w:val="center"/>
            <w:hideMark/>
          </w:tcPr>
          <w:p w14:paraId="60806006" w14:textId="77777777" w:rsidR="00224527" w:rsidRPr="00896140" w:rsidRDefault="00224527">
            <w:pPr>
              <w:spacing w:line="256" w:lineRule="auto"/>
              <w:jc w:val="center"/>
              <w:rPr>
                <w:rFonts w:cs="Arial"/>
                <w:bCs/>
              </w:rPr>
            </w:pPr>
            <w:r w:rsidRPr="00896140">
              <w:rPr>
                <w:rFonts w:ascii="Wingdings" w:eastAsia="Wingdings" w:hAnsi="Wingdings" w:cs="Wingdings"/>
                <w:lang w:eastAsia="zh-CN"/>
              </w:rPr>
              <w:t></w:t>
            </w:r>
          </w:p>
        </w:tc>
      </w:tr>
      <w:tr w:rsidR="00224527" w:rsidRPr="00896140" w14:paraId="310024FD" w14:textId="77777777">
        <w:trPr>
          <w:trHeight w:val="310"/>
          <w:jc w:val="center"/>
        </w:trPr>
        <w:tc>
          <w:tcPr>
            <w:tcW w:w="4551" w:type="dxa"/>
            <w:tcBorders>
              <w:top w:val="single" w:sz="4" w:space="0" w:color="auto"/>
              <w:left w:val="single" w:sz="4" w:space="0" w:color="auto"/>
              <w:bottom w:val="single" w:sz="4" w:space="0" w:color="auto"/>
              <w:right w:val="single" w:sz="4" w:space="0" w:color="auto"/>
            </w:tcBorders>
            <w:vAlign w:val="center"/>
            <w:hideMark/>
          </w:tcPr>
          <w:p w14:paraId="28D547D9" w14:textId="77777777" w:rsidR="00224527" w:rsidRPr="00896140" w:rsidRDefault="00224527" w:rsidP="003A2961">
            <w:pPr>
              <w:pStyle w:val="ListParagraph"/>
              <w:numPr>
                <w:ilvl w:val="0"/>
                <w:numId w:val="19"/>
              </w:numPr>
              <w:spacing w:line="256" w:lineRule="auto"/>
              <w:ind w:left="499" w:hanging="357"/>
              <w:rPr>
                <w:rFonts w:cs="Arial"/>
                <w:color w:val="000000" w:themeColor="text1"/>
              </w:rPr>
            </w:pPr>
            <w:r w:rsidRPr="00896140">
              <w:rPr>
                <w:rFonts w:cs="Arial"/>
                <w:color w:val="000000" w:themeColor="text1"/>
              </w:rPr>
              <w:t>Male</w:t>
            </w:r>
          </w:p>
        </w:tc>
        <w:tc>
          <w:tcPr>
            <w:tcW w:w="961" w:type="dxa"/>
            <w:tcBorders>
              <w:top w:val="single" w:sz="4" w:space="0" w:color="auto"/>
              <w:left w:val="single" w:sz="4" w:space="0" w:color="auto"/>
              <w:bottom w:val="single" w:sz="4" w:space="0" w:color="auto"/>
              <w:right w:val="single" w:sz="4" w:space="0" w:color="auto"/>
            </w:tcBorders>
            <w:vAlign w:val="center"/>
            <w:hideMark/>
          </w:tcPr>
          <w:p w14:paraId="19321299" w14:textId="77777777" w:rsidR="00224527" w:rsidRPr="00896140" w:rsidRDefault="00224527">
            <w:pPr>
              <w:spacing w:line="256" w:lineRule="auto"/>
              <w:jc w:val="center"/>
              <w:rPr>
                <w:rFonts w:cs="Arial"/>
                <w:bCs/>
              </w:rPr>
            </w:pPr>
            <w:r w:rsidRPr="00896140">
              <w:rPr>
                <w:rFonts w:ascii="Wingdings" w:eastAsia="Wingdings" w:hAnsi="Wingdings" w:cs="Wingdings"/>
                <w:lang w:eastAsia="zh-CN"/>
              </w:rPr>
              <w:t></w:t>
            </w:r>
          </w:p>
        </w:tc>
      </w:tr>
      <w:tr w:rsidR="00224527" w:rsidRPr="00896140" w14:paraId="13096A79" w14:textId="77777777">
        <w:trPr>
          <w:trHeight w:val="310"/>
          <w:jc w:val="center"/>
        </w:trPr>
        <w:tc>
          <w:tcPr>
            <w:tcW w:w="4551" w:type="dxa"/>
            <w:tcBorders>
              <w:top w:val="single" w:sz="4" w:space="0" w:color="auto"/>
              <w:left w:val="single" w:sz="4" w:space="0" w:color="auto"/>
              <w:bottom w:val="single" w:sz="4" w:space="0" w:color="auto"/>
              <w:right w:val="single" w:sz="4" w:space="0" w:color="auto"/>
            </w:tcBorders>
            <w:vAlign w:val="center"/>
            <w:hideMark/>
          </w:tcPr>
          <w:p w14:paraId="6D97DA98" w14:textId="4CA2A08E" w:rsidR="00224527" w:rsidRPr="00896140" w:rsidRDefault="00224527" w:rsidP="003A2961">
            <w:pPr>
              <w:pStyle w:val="ListParagraph"/>
              <w:numPr>
                <w:ilvl w:val="0"/>
                <w:numId w:val="19"/>
              </w:numPr>
              <w:spacing w:line="256" w:lineRule="auto"/>
              <w:ind w:left="499" w:hanging="357"/>
              <w:rPr>
                <w:rFonts w:cs="Arial"/>
                <w:color w:val="000000" w:themeColor="text1"/>
              </w:rPr>
            </w:pPr>
            <w:r w:rsidRPr="00896140">
              <w:rPr>
                <w:rFonts w:cs="Arial"/>
                <w:color w:val="000000" w:themeColor="text1"/>
              </w:rPr>
              <w:t>Other</w:t>
            </w:r>
            <w:r w:rsidR="00CD0003">
              <w:rPr>
                <w:rFonts w:cs="Arial"/>
                <w:color w:val="000000" w:themeColor="text1"/>
              </w:rPr>
              <w:t>/</w:t>
            </w:r>
            <w:r w:rsidRPr="00896140">
              <w:rPr>
                <w:rFonts w:cs="Arial"/>
                <w:color w:val="000000" w:themeColor="text1"/>
              </w:rPr>
              <w:t>Prefer not to say</w:t>
            </w:r>
          </w:p>
        </w:tc>
        <w:tc>
          <w:tcPr>
            <w:tcW w:w="961" w:type="dxa"/>
            <w:tcBorders>
              <w:top w:val="single" w:sz="4" w:space="0" w:color="auto"/>
              <w:left w:val="single" w:sz="4" w:space="0" w:color="auto"/>
              <w:bottom w:val="single" w:sz="4" w:space="0" w:color="auto"/>
              <w:right w:val="single" w:sz="4" w:space="0" w:color="auto"/>
            </w:tcBorders>
            <w:vAlign w:val="center"/>
            <w:hideMark/>
          </w:tcPr>
          <w:p w14:paraId="75A9ED81" w14:textId="77777777" w:rsidR="00224527" w:rsidRPr="00896140" w:rsidRDefault="00224527">
            <w:pPr>
              <w:spacing w:line="256" w:lineRule="auto"/>
              <w:jc w:val="center"/>
              <w:rPr>
                <w:rFonts w:cs="Arial"/>
                <w:bCs/>
              </w:rPr>
            </w:pPr>
            <w:r w:rsidRPr="00896140">
              <w:rPr>
                <w:rFonts w:ascii="Wingdings" w:eastAsia="Wingdings" w:hAnsi="Wingdings" w:cs="Wingdings"/>
                <w:lang w:eastAsia="zh-CN"/>
              </w:rPr>
              <w:t></w:t>
            </w:r>
          </w:p>
        </w:tc>
      </w:tr>
    </w:tbl>
    <w:p w14:paraId="6B465A21" w14:textId="77777777" w:rsidR="00224527" w:rsidRPr="00896140" w:rsidRDefault="00224527" w:rsidP="00224527">
      <w:pPr>
        <w:rPr>
          <w:color w:val="0000FF"/>
          <w:szCs w:val="28"/>
        </w:rPr>
      </w:pPr>
    </w:p>
    <w:p w14:paraId="04FC8A58" w14:textId="0433CD80" w:rsidR="00224527" w:rsidRPr="00896140" w:rsidRDefault="00FD2FEF" w:rsidP="00224527">
      <w:pPr>
        <w:rPr>
          <w:color w:val="0000FF"/>
          <w:szCs w:val="28"/>
        </w:rPr>
      </w:pPr>
      <w:r>
        <w:rPr>
          <w:color w:val="0000FF"/>
          <w:szCs w:val="28"/>
        </w:rPr>
        <w:t>E</w:t>
      </w:r>
      <w:r w:rsidR="00224527" w:rsidRPr="00896140">
        <w:rPr>
          <w:color w:val="0000FF"/>
          <w:szCs w:val="28"/>
        </w:rPr>
        <w:t>2.</w:t>
      </w:r>
      <w:r w:rsidR="00224527" w:rsidRPr="00896140">
        <w:rPr>
          <w:color w:val="0000FF"/>
          <w:szCs w:val="28"/>
        </w:rPr>
        <w:tab/>
      </w:r>
      <w:r w:rsidR="00224527" w:rsidRPr="00896140">
        <w:rPr>
          <w:szCs w:val="28"/>
        </w:rPr>
        <w:t>How old are you?</w:t>
      </w:r>
    </w:p>
    <w:p w14:paraId="67540A3D" w14:textId="77777777" w:rsidR="00224527" w:rsidRPr="00896140" w:rsidRDefault="00224527" w:rsidP="00224527">
      <w:pPr>
        <w:rPr>
          <w:color w:val="0000FF"/>
          <w:szCs w:val="28"/>
        </w:rPr>
      </w:pPr>
    </w:p>
    <w:p w14:paraId="1E19AFD0" w14:textId="77777777" w:rsidR="00224527" w:rsidRPr="00896140" w:rsidRDefault="00224527" w:rsidP="00224527">
      <w:pPr>
        <w:ind w:left="709"/>
        <w:contextualSpacing/>
        <w:rPr>
          <w:rFonts w:cs="Arial"/>
          <w:color w:val="0000FF"/>
        </w:rPr>
      </w:pPr>
      <w:r w:rsidRPr="00896140">
        <w:rPr>
          <w:rFonts w:cs="Arial"/>
          <w:color w:val="0000FF"/>
        </w:rPr>
        <w:t>[PN: Range 0-99]</w:t>
      </w:r>
    </w:p>
    <w:p w14:paraId="5A7A7662" w14:textId="77777777" w:rsidR="00224527" w:rsidRPr="00896140" w:rsidRDefault="00224527" w:rsidP="00224527">
      <w:pPr>
        <w:ind w:left="709"/>
        <w:contextualSpacing/>
        <w:rPr>
          <w:rFonts w:cs="Arial"/>
          <w:color w:val="0000FF"/>
        </w:rPr>
      </w:pPr>
    </w:p>
    <w:p w14:paraId="271C73CE" w14:textId="77777777" w:rsidR="00224527" w:rsidRPr="00896140" w:rsidRDefault="00224527" w:rsidP="00224527">
      <w:pPr>
        <w:keepNext/>
        <w:keepLines/>
        <w:overflowPunct w:val="0"/>
        <w:autoSpaceDE w:val="0"/>
        <w:autoSpaceDN w:val="0"/>
        <w:adjustRightInd w:val="0"/>
        <w:ind w:left="567" w:right="792" w:firstLine="142"/>
        <w:contextualSpacing/>
        <w:textAlignment w:val="baseline"/>
        <w:rPr>
          <w:rFonts w:cs="Arial"/>
        </w:rPr>
      </w:pPr>
      <w:r w:rsidRPr="00896140">
        <w:rPr>
          <w:rFonts w:cs="Arial"/>
          <w:bCs/>
        </w:rPr>
        <w:t xml:space="preserve">________ </w:t>
      </w:r>
      <w:r w:rsidRPr="00896140">
        <w:rPr>
          <w:rFonts w:cs="Arial"/>
        </w:rPr>
        <w:t># of years</w:t>
      </w:r>
    </w:p>
    <w:p w14:paraId="2F699A8D" w14:textId="77777777" w:rsidR="00A70A2A" w:rsidRDefault="00A70A2A" w:rsidP="00A70A2A">
      <w:pPr>
        <w:keepNext/>
        <w:keepLines/>
        <w:overflowPunct w:val="0"/>
        <w:autoSpaceDE w:val="0"/>
        <w:autoSpaceDN w:val="0"/>
        <w:adjustRightInd w:val="0"/>
        <w:ind w:right="792"/>
        <w:contextualSpacing/>
        <w:textAlignment w:val="baseline"/>
        <w:rPr>
          <w:rFonts w:cs="Arial"/>
        </w:rPr>
      </w:pPr>
    </w:p>
    <w:p w14:paraId="498FD8F7" w14:textId="2F33E750" w:rsidR="00A70A2A" w:rsidRPr="00896140" w:rsidRDefault="00A70A2A" w:rsidP="00A70A2A">
      <w:pPr>
        <w:autoSpaceDE w:val="0"/>
        <w:autoSpaceDN w:val="0"/>
        <w:adjustRightInd w:val="0"/>
        <w:ind w:left="720" w:hanging="720"/>
        <w:rPr>
          <w:rFonts w:eastAsia="Arial" w:cs="Calibri"/>
          <w:b/>
        </w:rPr>
      </w:pPr>
      <w:r w:rsidRPr="00396AC0">
        <w:rPr>
          <w:rFonts w:cs="Arial"/>
          <w:color w:val="0000FF"/>
          <w:szCs w:val="24"/>
        </w:rPr>
        <w:t>E2a</w:t>
      </w:r>
      <w:r w:rsidRPr="00896140">
        <w:rPr>
          <w:rFonts w:cs="Arial"/>
          <w:color w:val="0000FF"/>
          <w:szCs w:val="24"/>
        </w:rPr>
        <w:t>.</w:t>
      </w:r>
      <w:r w:rsidRPr="00896140">
        <w:rPr>
          <w:rFonts w:cs="Arial"/>
          <w:bCs/>
          <w:color w:val="000000" w:themeColor="text1"/>
        </w:rPr>
        <w:t xml:space="preserve"> </w:t>
      </w:r>
      <w:r w:rsidRPr="00896140">
        <w:rPr>
          <w:rFonts w:cs="Arial"/>
          <w:bCs/>
          <w:color w:val="000000" w:themeColor="text1"/>
        </w:rPr>
        <w:tab/>
      </w:r>
      <w:r>
        <w:rPr>
          <w:rFonts w:eastAsia="Arial" w:cs="Calibri"/>
        </w:rPr>
        <w:t>What percent of your time in direct patient care do you spend in each of the following practice settings?</w:t>
      </w:r>
    </w:p>
    <w:p w14:paraId="2E834A68" w14:textId="77777777" w:rsidR="00A70A2A" w:rsidRDefault="00A70A2A" w:rsidP="00A70A2A">
      <w:pPr>
        <w:ind w:left="720"/>
        <w:rPr>
          <w:rFonts w:cs="Arial"/>
          <w:bCs/>
        </w:rPr>
      </w:pPr>
    </w:p>
    <w:p w14:paraId="7DCA46FA" w14:textId="77777777" w:rsidR="00A70A2A" w:rsidRDefault="00A70A2A" w:rsidP="00A70A2A">
      <w:pPr>
        <w:spacing w:after="160"/>
        <w:ind w:left="720"/>
        <w:rPr>
          <w:rFonts w:cs="Arial"/>
          <w:bCs/>
        </w:rPr>
      </w:pPr>
      <w:r>
        <w:rPr>
          <w:rFonts w:cs="Arial"/>
          <w:bCs/>
        </w:rPr>
        <w:t>Your answer must sum to 100%.</w:t>
      </w:r>
    </w:p>
    <w:p w14:paraId="5411E4CC" w14:textId="77777777" w:rsidR="00A70A2A" w:rsidRDefault="00A70A2A" w:rsidP="00A70A2A">
      <w:pPr>
        <w:spacing w:after="160"/>
        <w:ind w:left="720"/>
        <w:rPr>
          <w:rFonts w:eastAsia="Arial" w:cs="Arial"/>
          <w:bCs/>
          <w:color w:val="0000FF"/>
        </w:rPr>
      </w:pPr>
      <w:r>
        <w:rPr>
          <w:rFonts w:eastAsia="Arial" w:cs="Calibri"/>
          <w:color w:val="0000FF"/>
        </w:rPr>
        <w:t>[</w:t>
      </w:r>
      <w:r w:rsidRPr="00896140">
        <w:rPr>
          <w:rFonts w:eastAsia="Arial" w:cs="Calibri"/>
          <w:color w:val="0000FF"/>
        </w:rPr>
        <w:t xml:space="preserve">PN: </w:t>
      </w:r>
      <w:r>
        <w:rPr>
          <w:rFonts w:eastAsia="Arial" w:cs="Calibri"/>
          <w:color w:val="0000FF"/>
        </w:rPr>
        <w:t>Do not r</w:t>
      </w:r>
      <w:r w:rsidRPr="00896140">
        <w:rPr>
          <w:rFonts w:eastAsia="Arial" w:cs="Arial"/>
          <w:bCs/>
          <w:color w:val="0000FF"/>
        </w:rPr>
        <w:t>andomize options</w:t>
      </w:r>
      <w:r>
        <w:rPr>
          <w:rFonts w:eastAsia="Arial" w:cs="Arial"/>
          <w:bCs/>
          <w:color w:val="0000FF"/>
        </w:rPr>
        <w:t>. Range 0-100%. Total must sum to 100%]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5"/>
        <w:gridCol w:w="3505"/>
      </w:tblGrid>
      <w:tr w:rsidR="00A70A2A" w:rsidRPr="00F10707" w14:paraId="7780741B" w14:textId="77777777">
        <w:trPr>
          <w:trHeight w:val="729"/>
          <w:jc w:val="center"/>
        </w:trPr>
        <w:tc>
          <w:tcPr>
            <w:tcW w:w="5845" w:type="dxa"/>
            <w:vAlign w:val="center"/>
          </w:tcPr>
          <w:p w14:paraId="4D83493D" w14:textId="77777777" w:rsidR="00A70A2A" w:rsidRPr="00F10707" w:rsidRDefault="00A70A2A">
            <w:pPr>
              <w:autoSpaceDE w:val="0"/>
              <w:autoSpaceDN w:val="0"/>
              <w:adjustRightInd w:val="0"/>
              <w:contextualSpacing/>
              <w:jc w:val="center"/>
              <w:rPr>
                <w:rFonts w:asciiTheme="minorHAnsi" w:hAnsiTheme="minorHAnsi"/>
                <w:b/>
                <w:bCs/>
              </w:rPr>
            </w:pPr>
            <w:r>
              <w:rPr>
                <w:rFonts w:asciiTheme="minorHAnsi" w:hAnsiTheme="minorHAnsi"/>
                <w:b/>
                <w:bCs/>
              </w:rPr>
              <w:t>Practice Setting</w:t>
            </w:r>
          </w:p>
        </w:tc>
        <w:tc>
          <w:tcPr>
            <w:tcW w:w="3505" w:type="dxa"/>
            <w:vAlign w:val="center"/>
          </w:tcPr>
          <w:p w14:paraId="409D8EEA" w14:textId="77777777" w:rsidR="00A70A2A" w:rsidRDefault="00A70A2A">
            <w:pPr>
              <w:autoSpaceDE w:val="0"/>
              <w:autoSpaceDN w:val="0"/>
              <w:adjustRightInd w:val="0"/>
              <w:contextualSpacing/>
              <w:jc w:val="center"/>
              <w:rPr>
                <w:rFonts w:asciiTheme="minorHAnsi" w:hAnsiTheme="minorHAnsi"/>
                <w:b/>
                <w:bCs/>
              </w:rPr>
            </w:pPr>
            <w:r>
              <w:rPr>
                <w:rFonts w:asciiTheme="minorHAnsi" w:hAnsiTheme="minorHAnsi"/>
                <w:b/>
                <w:bCs/>
              </w:rPr>
              <w:t>Percent of Time</w:t>
            </w:r>
          </w:p>
        </w:tc>
      </w:tr>
      <w:tr w:rsidR="00A70A2A" w:rsidRPr="00896140" w14:paraId="3E87055E" w14:textId="77777777">
        <w:trPr>
          <w:trHeight w:val="432"/>
          <w:jc w:val="center"/>
        </w:trPr>
        <w:tc>
          <w:tcPr>
            <w:tcW w:w="5845" w:type="dxa"/>
            <w:vAlign w:val="center"/>
          </w:tcPr>
          <w:p w14:paraId="15F32C7E" w14:textId="21A9363F" w:rsidR="00A70A2A" w:rsidRPr="00E86BE4" w:rsidRDefault="00A70A2A" w:rsidP="00A70A2A">
            <w:pPr>
              <w:pStyle w:val="ListParagraph"/>
              <w:numPr>
                <w:ilvl w:val="0"/>
                <w:numId w:val="50"/>
              </w:numPr>
              <w:autoSpaceDE w:val="0"/>
              <w:autoSpaceDN w:val="0"/>
              <w:adjustRightInd w:val="0"/>
              <w:rPr>
                <w:rFonts w:eastAsia="Arial" w:cs="Calibri"/>
                <w:b/>
              </w:rPr>
            </w:pPr>
            <w:r w:rsidRPr="00896140">
              <w:rPr>
                <w:rFonts w:cs="Arial"/>
                <w:color w:val="000000" w:themeColor="text1"/>
              </w:rPr>
              <w:t>Hospital-based (Non-government</w:t>
            </w:r>
            <w:r w:rsidR="00CD0003">
              <w:rPr>
                <w:rFonts w:cs="Arial"/>
                <w:color w:val="000000" w:themeColor="text1"/>
              </w:rPr>
              <w:t>/</w:t>
            </w:r>
            <w:r w:rsidRPr="00896140">
              <w:rPr>
                <w:rFonts w:cs="Arial"/>
                <w:color w:val="000000" w:themeColor="text1"/>
              </w:rPr>
              <w:t>VA)</w:t>
            </w:r>
          </w:p>
        </w:tc>
        <w:tc>
          <w:tcPr>
            <w:tcW w:w="3505" w:type="dxa"/>
            <w:vAlign w:val="center"/>
          </w:tcPr>
          <w:p w14:paraId="2CFE9AD7" w14:textId="77777777" w:rsidR="00A70A2A" w:rsidRPr="00F10707" w:rsidRDefault="00A70A2A">
            <w:pPr>
              <w:autoSpaceDE w:val="0"/>
              <w:autoSpaceDN w:val="0"/>
              <w:adjustRightInd w:val="0"/>
              <w:contextualSpacing/>
              <w:jc w:val="center"/>
              <w:rPr>
                <w:rFonts w:asciiTheme="minorHAnsi" w:hAnsiTheme="minorHAnsi"/>
                <w:b/>
                <w:bCs/>
              </w:rPr>
            </w:pPr>
            <w:r w:rsidRPr="00896140">
              <w:rPr>
                <w:rFonts w:eastAsia="Arial" w:cs="Calibri"/>
              </w:rPr>
              <w:t>________</w:t>
            </w:r>
            <w:r>
              <w:rPr>
                <w:rFonts w:eastAsia="Arial" w:cs="Calibri"/>
              </w:rPr>
              <w:t>%</w:t>
            </w:r>
          </w:p>
        </w:tc>
      </w:tr>
      <w:tr w:rsidR="00A70A2A" w:rsidRPr="00896140" w14:paraId="6105532D" w14:textId="77777777">
        <w:trPr>
          <w:trHeight w:val="432"/>
          <w:jc w:val="center"/>
        </w:trPr>
        <w:tc>
          <w:tcPr>
            <w:tcW w:w="5845" w:type="dxa"/>
            <w:vAlign w:val="center"/>
          </w:tcPr>
          <w:p w14:paraId="5CE5CA21" w14:textId="1F44DB98" w:rsidR="00A70A2A" w:rsidRPr="00E86BE4" w:rsidRDefault="00A70A2A" w:rsidP="00A70A2A">
            <w:pPr>
              <w:numPr>
                <w:ilvl w:val="0"/>
                <w:numId w:val="50"/>
              </w:numPr>
              <w:autoSpaceDE w:val="0"/>
              <w:autoSpaceDN w:val="0"/>
              <w:adjustRightInd w:val="0"/>
              <w:contextualSpacing/>
              <w:rPr>
                <w:rFonts w:eastAsia="Arial" w:cs="Calibri"/>
                <w:b/>
              </w:rPr>
            </w:pPr>
            <w:r>
              <w:rPr>
                <w:rFonts w:cs="Arial"/>
                <w:color w:val="000000" w:themeColor="text1"/>
              </w:rPr>
              <w:t xml:space="preserve">Solo </w:t>
            </w:r>
            <w:r w:rsidRPr="00896140">
              <w:rPr>
                <w:rFonts w:cs="Arial"/>
                <w:color w:val="000000" w:themeColor="text1"/>
              </w:rPr>
              <w:t>office-based practice</w:t>
            </w:r>
          </w:p>
        </w:tc>
        <w:tc>
          <w:tcPr>
            <w:tcW w:w="3505" w:type="dxa"/>
            <w:vAlign w:val="center"/>
          </w:tcPr>
          <w:p w14:paraId="76882BCD" w14:textId="77777777" w:rsidR="00A70A2A" w:rsidRPr="000C5D24" w:rsidRDefault="00A70A2A">
            <w:pPr>
              <w:autoSpaceDE w:val="0"/>
              <w:autoSpaceDN w:val="0"/>
              <w:adjustRightInd w:val="0"/>
              <w:contextualSpacing/>
              <w:jc w:val="center"/>
              <w:rPr>
                <w:rFonts w:asciiTheme="minorHAnsi" w:hAnsiTheme="minorHAnsi"/>
                <w:highlight w:val="yellow"/>
              </w:rPr>
            </w:pPr>
            <w:r w:rsidRPr="00896140">
              <w:rPr>
                <w:rFonts w:eastAsia="Arial" w:cs="Calibri"/>
              </w:rPr>
              <w:t>________</w:t>
            </w:r>
            <w:r>
              <w:rPr>
                <w:rFonts w:eastAsia="Arial" w:cs="Calibri"/>
              </w:rPr>
              <w:t>%</w:t>
            </w:r>
          </w:p>
        </w:tc>
      </w:tr>
      <w:tr w:rsidR="00A70A2A" w:rsidRPr="00896140" w14:paraId="6FC1B7B3" w14:textId="77777777">
        <w:trPr>
          <w:trHeight w:val="432"/>
          <w:jc w:val="center"/>
        </w:trPr>
        <w:tc>
          <w:tcPr>
            <w:tcW w:w="5845" w:type="dxa"/>
            <w:vAlign w:val="center"/>
          </w:tcPr>
          <w:p w14:paraId="2454E15B" w14:textId="77777777" w:rsidR="00A70A2A" w:rsidRPr="00E86BE4" w:rsidRDefault="00A70A2A" w:rsidP="00A70A2A">
            <w:pPr>
              <w:numPr>
                <w:ilvl w:val="0"/>
                <w:numId w:val="50"/>
              </w:numPr>
              <w:autoSpaceDE w:val="0"/>
              <w:autoSpaceDN w:val="0"/>
              <w:adjustRightInd w:val="0"/>
              <w:contextualSpacing/>
              <w:rPr>
                <w:rFonts w:eastAsia="Arial" w:cs="Calibri"/>
                <w:b/>
              </w:rPr>
            </w:pPr>
            <w:r>
              <w:rPr>
                <w:rFonts w:cs="Arial"/>
                <w:color w:val="000000" w:themeColor="text1"/>
              </w:rPr>
              <w:t>Private practice</w:t>
            </w:r>
          </w:p>
        </w:tc>
        <w:tc>
          <w:tcPr>
            <w:tcW w:w="3505" w:type="dxa"/>
            <w:vAlign w:val="center"/>
          </w:tcPr>
          <w:p w14:paraId="67562B22" w14:textId="77777777" w:rsidR="00A70A2A" w:rsidRPr="000C5D24" w:rsidRDefault="00A70A2A">
            <w:pPr>
              <w:autoSpaceDE w:val="0"/>
              <w:autoSpaceDN w:val="0"/>
              <w:adjustRightInd w:val="0"/>
              <w:ind w:left="57"/>
              <w:contextualSpacing/>
              <w:jc w:val="center"/>
              <w:rPr>
                <w:rFonts w:asciiTheme="minorHAnsi" w:hAnsiTheme="minorHAnsi"/>
                <w:highlight w:val="yellow"/>
              </w:rPr>
            </w:pPr>
            <w:r w:rsidRPr="00896140">
              <w:rPr>
                <w:rFonts w:eastAsia="Arial" w:cs="Calibri"/>
              </w:rPr>
              <w:t>________</w:t>
            </w:r>
            <w:r>
              <w:rPr>
                <w:rFonts w:eastAsia="Arial" w:cs="Calibri"/>
              </w:rPr>
              <w:t>%</w:t>
            </w:r>
          </w:p>
        </w:tc>
      </w:tr>
      <w:tr w:rsidR="00A70A2A" w:rsidRPr="00896140" w14:paraId="54FF61DA" w14:textId="77777777">
        <w:trPr>
          <w:trHeight w:val="432"/>
          <w:jc w:val="center"/>
        </w:trPr>
        <w:tc>
          <w:tcPr>
            <w:tcW w:w="5845" w:type="dxa"/>
            <w:vAlign w:val="center"/>
          </w:tcPr>
          <w:p w14:paraId="75B153FF" w14:textId="77777777" w:rsidR="00A70A2A" w:rsidRPr="00E86BE4" w:rsidRDefault="00A70A2A" w:rsidP="00A70A2A">
            <w:pPr>
              <w:numPr>
                <w:ilvl w:val="0"/>
                <w:numId w:val="50"/>
              </w:numPr>
              <w:autoSpaceDE w:val="0"/>
              <w:autoSpaceDN w:val="0"/>
              <w:adjustRightInd w:val="0"/>
              <w:contextualSpacing/>
              <w:rPr>
                <w:rFonts w:eastAsia="Arial" w:cs="Calibri"/>
                <w:b/>
              </w:rPr>
            </w:pPr>
            <w:r>
              <w:rPr>
                <w:rFonts w:cs="Arial"/>
                <w:color w:val="000000" w:themeColor="text1"/>
              </w:rPr>
              <w:t>Single Specialty</w:t>
            </w:r>
            <w:r w:rsidRPr="00896140">
              <w:rPr>
                <w:rFonts w:cs="Arial"/>
                <w:color w:val="000000" w:themeColor="text1"/>
              </w:rPr>
              <w:t xml:space="preserve"> group office-based practice </w:t>
            </w:r>
          </w:p>
        </w:tc>
        <w:tc>
          <w:tcPr>
            <w:tcW w:w="3505" w:type="dxa"/>
            <w:vAlign w:val="center"/>
          </w:tcPr>
          <w:p w14:paraId="2EF05526" w14:textId="77777777" w:rsidR="00A70A2A" w:rsidRPr="000C5D24" w:rsidRDefault="00A70A2A">
            <w:pPr>
              <w:autoSpaceDE w:val="0"/>
              <w:autoSpaceDN w:val="0"/>
              <w:adjustRightInd w:val="0"/>
              <w:ind w:left="57"/>
              <w:contextualSpacing/>
              <w:jc w:val="center"/>
              <w:rPr>
                <w:rFonts w:asciiTheme="minorHAnsi" w:hAnsiTheme="minorHAnsi"/>
                <w:highlight w:val="yellow"/>
              </w:rPr>
            </w:pPr>
            <w:r w:rsidRPr="00896140">
              <w:rPr>
                <w:rFonts w:eastAsia="Arial" w:cs="Calibri"/>
              </w:rPr>
              <w:t>________</w:t>
            </w:r>
            <w:r>
              <w:rPr>
                <w:rFonts w:eastAsia="Arial" w:cs="Calibri"/>
              </w:rPr>
              <w:t>%</w:t>
            </w:r>
          </w:p>
        </w:tc>
      </w:tr>
      <w:tr w:rsidR="00A70A2A" w:rsidRPr="00896140" w14:paraId="791D259F" w14:textId="77777777">
        <w:trPr>
          <w:trHeight w:val="432"/>
          <w:jc w:val="center"/>
        </w:trPr>
        <w:tc>
          <w:tcPr>
            <w:tcW w:w="5845" w:type="dxa"/>
            <w:vAlign w:val="center"/>
          </w:tcPr>
          <w:p w14:paraId="6459DA3C" w14:textId="77777777" w:rsidR="00A70A2A" w:rsidRPr="00896140" w:rsidRDefault="00A70A2A" w:rsidP="00A70A2A">
            <w:pPr>
              <w:pStyle w:val="ListParagraph"/>
              <w:numPr>
                <w:ilvl w:val="0"/>
                <w:numId w:val="50"/>
              </w:numPr>
              <w:autoSpaceDE w:val="0"/>
              <w:autoSpaceDN w:val="0"/>
              <w:adjustRightInd w:val="0"/>
              <w:rPr>
                <w:rFonts w:eastAsia="Arial" w:cs="Calibri"/>
                <w:b/>
              </w:rPr>
            </w:pPr>
            <w:r>
              <w:rPr>
                <w:rFonts w:cs="Arial"/>
                <w:color w:val="000000" w:themeColor="text1"/>
              </w:rPr>
              <w:t>Multi-specialty</w:t>
            </w:r>
            <w:r w:rsidRPr="00896140">
              <w:rPr>
                <w:rFonts w:cs="Arial"/>
                <w:color w:val="000000" w:themeColor="text1"/>
              </w:rPr>
              <w:t xml:space="preserve"> group office-based practice </w:t>
            </w:r>
          </w:p>
        </w:tc>
        <w:tc>
          <w:tcPr>
            <w:tcW w:w="3505" w:type="dxa"/>
            <w:vAlign w:val="center"/>
          </w:tcPr>
          <w:p w14:paraId="66161B2B" w14:textId="77777777" w:rsidR="00A70A2A" w:rsidRPr="000C5D24" w:rsidRDefault="00A70A2A">
            <w:pPr>
              <w:autoSpaceDE w:val="0"/>
              <w:autoSpaceDN w:val="0"/>
              <w:adjustRightInd w:val="0"/>
              <w:ind w:left="57"/>
              <w:contextualSpacing/>
              <w:jc w:val="center"/>
              <w:rPr>
                <w:rFonts w:asciiTheme="minorHAnsi" w:hAnsiTheme="minorHAnsi"/>
                <w:highlight w:val="yellow"/>
              </w:rPr>
            </w:pPr>
            <w:r w:rsidRPr="00896140">
              <w:rPr>
                <w:rFonts w:eastAsia="Arial" w:cs="Calibri"/>
              </w:rPr>
              <w:t>________</w:t>
            </w:r>
            <w:r>
              <w:rPr>
                <w:rFonts w:eastAsia="Arial" w:cs="Calibri"/>
              </w:rPr>
              <w:t>%</w:t>
            </w:r>
          </w:p>
        </w:tc>
      </w:tr>
      <w:tr w:rsidR="00A70A2A" w:rsidRPr="00896140" w14:paraId="331A7E10" w14:textId="77777777">
        <w:trPr>
          <w:trHeight w:val="432"/>
          <w:jc w:val="center"/>
        </w:trPr>
        <w:tc>
          <w:tcPr>
            <w:tcW w:w="5845" w:type="dxa"/>
            <w:vAlign w:val="center"/>
          </w:tcPr>
          <w:p w14:paraId="6E393F44" w14:textId="77777777" w:rsidR="00A70A2A" w:rsidRPr="00E86BE4" w:rsidRDefault="00A70A2A" w:rsidP="00A70A2A">
            <w:pPr>
              <w:pStyle w:val="ListParagraph"/>
              <w:numPr>
                <w:ilvl w:val="0"/>
                <w:numId w:val="50"/>
              </w:numPr>
              <w:autoSpaceDE w:val="0"/>
              <w:autoSpaceDN w:val="0"/>
              <w:adjustRightInd w:val="0"/>
              <w:rPr>
                <w:rFonts w:asciiTheme="minorHAnsi" w:hAnsiTheme="minorHAnsi"/>
              </w:rPr>
            </w:pPr>
            <w:r w:rsidRPr="00E86BE4">
              <w:rPr>
                <w:rFonts w:asciiTheme="minorHAnsi" w:hAnsiTheme="minorHAnsi"/>
              </w:rPr>
              <w:t>Academic or teaching hospital</w:t>
            </w:r>
          </w:p>
        </w:tc>
        <w:tc>
          <w:tcPr>
            <w:tcW w:w="3505" w:type="dxa"/>
            <w:vAlign w:val="center"/>
          </w:tcPr>
          <w:p w14:paraId="253D134F" w14:textId="77777777" w:rsidR="00A70A2A" w:rsidRPr="00896140" w:rsidRDefault="00A70A2A">
            <w:pPr>
              <w:autoSpaceDE w:val="0"/>
              <w:autoSpaceDN w:val="0"/>
              <w:adjustRightInd w:val="0"/>
              <w:ind w:left="57"/>
              <w:contextualSpacing/>
              <w:jc w:val="center"/>
              <w:rPr>
                <w:rFonts w:eastAsia="Arial" w:cs="Calibri"/>
              </w:rPr>
            </w:pPr>
            <w:r w:rsidRPr="00C116BF">
              <w:rPr>
                <w:rFonts w:eastAsia="Arial" w:cs="Calibri"/>
              </w:rPr>
              <w:t>________%</w:t>
            </w:r>
          </w:p>
        </w:tc>
      </w:tr>
      <w:tr w:rsidR="00A70A2A" w:rsidRPr="00896140" w14:paraId="19797C5C" w14:textId="77777777">
        <w:trPr>
          <w:trHeight w:val="432"/>
          <w:jc w:val="center"/>
        </w:trPr>
        <w:tc>
          <w:tcPr>
            <w:tcW w:w="5845" w:type="dxa"/>
            <w:vAlign w:val="center"/>
          </w:tcPr>
          <w:p w14:paraId="1A6306C7" w14:textId="65811E8B" w:rsidR="00A70A2A" w:rsidRPr="00E86BE4" w:rsidRDefault="00A70A2A" w:rsidP="00A70A2A">
            <w:pPr>
              <w:pStyle w:val="ListParagraph"/>
              <w:numPr>
                <w:ilvl w:val="0"/>
                <w:numId w:val="50"/>
              </w:numPr>
              <w:autoSpaceDE w:val="0"/>
              <w:autoSpaceDN w:val="0"/>
              <w:adjustRightInd w:val="0"/>
              <w:rPr>
                <w:rFonts w:asciiTheme="minorHAnsi" w:hAnsiTheme="minorHAnsi"/>
              </w:rPr>
            </w:pPr>
            <w:r w:rsidRPr="00896140">
              <w:rPr>
                <w:rFonts w:cs="Arial"/>
                <w:color w:val="000000" w:themeColor="text1"/>
              </w:rPr>
              <w:t>Government</w:t>
            </w:r>
            <w:r w:rsidR="00CD0003">
              <w:rPr>
                <w:rFonts w:cs="Arial"/>
                <w:color w:val="000000" w:themeColor="text1"/>
              </w:rPr>
              <w:t>/</w:t>
            </w:r>
            <w:r w:rsidRPr="00896140">
              <w:rPr>
                <w:rFonts w:cs="Arial"/>
                <w:color w:val="000000" w:themeColor="text1"/>
              </w:rPr>
              <w:t>VA hospital-based</w:t>
            </w:r>
          </w:p>
        </w:tc>
        <w:tc>
          <w:tcPr>
            <w:tcW w:w="3505" w:type="dxa"/>
            <w:vAlign w:val="center"/>
          </w:tcPr>
          <w:p w14:paraId="6407C766" w14:textId="77777777" w:rsidR="00A70A2A" w:rsidRPr="00896140" w:rsidRDefault="00A70A2A">
            <w:pPr>
              <w:autoSpaceDE w:val="0"/>
              <w:autoSpaceDN w:val="0"/>
              <w:adjustRightInd w:val="0"/>
              <w:ind w:left="57"/>
              <w:contextualSpacing/>
              <w:jc w:val="center"/>
              <w:rPr>
                <w:rFonts w:eastAsia="Arial" w:cs="Calibri"/>
              </w:rPr>
            </w:pPr>
            <w:r w:rsidRPr="00C116BF">
              <w:rPr>
                <w:rFonts w:eastAsia="Arial" w:cs="Calibri"/>
              </w:rPr>
              <w:t>________%</w:t>
            </w:r>
          </w:p>
        </w:tc>
      </w:tr>
      <w:tr w:rsidR="00A70A2A" w:rsidRPr="00896140" w14:paraId="7FAEC034" w14:textId="77777777">
        <w:trPr>
          <w:trHeight w:val="432"/>
          <w:jc w:val="center"/>
        </w:trPr>
        <w:tc>
          <w:tcPr>
            <w:tcW w:w="5845" w:type="dxa"/>
            <w:vAlign w:val="center"/>
          </w:tcPr>
          <w:p w14:paraId="64A482E7" w14:textId="77777777" w:rsidR="00A70A2A" w:rsidRPr="00E86BE4" w:rsidRDefault="00A70A2A" w:rsidP="00A70A2A">
            <w:pPr>
              <w:pStyle w:val="ListParagraph"/>
              <w:numPr>
                <w:ilvl w:val="0"/>
                <w:numId w:val="50"/>
              </w:numPr>
              <w:autoSpaceDE w:val="0"/>
              <w:autoSpaceDN w:val="0"/>
              <w:adjustRightInd w:val="0"/>
              <w:rPr>
                <w:rFonts w:asciiTheme="minorHAnsi" w:hAnsiTheme="minorHAnsi"/>
              </w:rPr>
            </w:pPr>
            <w:r w:rsidRPr="00896140">
              <w:rPr>
                <w:rFonts w:cs="Arial"/>
                <w:color w:val="000000" w:themeColor="text1"/>
              </w:rPr>
              <w:t>Other (Please specify: _______)</w:t>
            </w:r>
          </w:p>
        </w:tc>
        <w:tc>
          <w:tcPr>
            <w:tcW w:w="3505" w:type="dxa"/>
            <w:vAlign w:val="center"/>
          </w:tcPr>
          <w:p w14:paraId="163EBB93" w14:textId="77777777" w:rsidR="00A70A2A" w:rsidRPr="00896140" w:rsidRDefault="00A70A2A">
            <w:pPr>
              <w:autoSpaceDE w:val="0"/>
              <w:autoSpaceDN w:val="0"/>
              <w:adjustRightInd w:val="0"/>
              <w:ind w:left="57"/>
              <w:contextualSpacing/>
              <w:jc w:val="center"/>
              <w:rPr>
                <w:rFonts w:eastAsia="Arial" w:cs="Calibri"/>
              </w:rPr>
            </w:pPr>
            <w:r w:rsidRPr="00C116BF">
              <w:rPr>
                <w:rFonts w:eastAsia="Arial" w:cs="Calibri"/>
              </w:rPr>
              <w:t>________%</w:t>
            </w:r>
          </w:p>
        </w:tc>
      </w:tr>
      <w:tr w:rsidR="00A70A2A" w:rsidRPr="00896140" w14:paraId="3096B17F" w14:textId="77777777">
        <w:trPr>
          <w:trHeight w:val="432"/>
          <w:jc w:val="center"/>
        </w:trPr>
        <w:tc>
          <w:tcPr>
            <w:tcW w:w="5845" w:type="dxa"/>
            <w:vAlign w:val="center"/>
          </w:tcPr>
          <w:p w14:paraId="6E1087DE" w14:textId="77777777" w:rsidR="00A70A2A" w:rsidRPr="00896140" w:rsidRDefault="00A70A2A">
            <w:pPr>
              <w:autoSpaceDE w:val="0"/>
              <w:autoSpaceDN w:val="0"/>
              <w:adjustRightInd w:val="0"/>
              <w:contextualSpacing/>
              <w:jc w:val="center"/>
              <w:rPr>
                <w:rFonts w:eastAsia="Arial" w:cs="Calibri"/>
              </w:rPr>
            </w:pPr>
            <w:r>
              <w:rPr>
                <w:rFonts w:asciiTheme="minorHAnsi" w:hAnsiTheme="minorHAnsi"/>
                <w:b/>
                <w:bCs/>
              </w:rPr>
              <w:t>Total</w:t>
            </w:r>
          </w:p>
        </w:tc>
        <w:tc>
          <w:tcPr>
            <w:tcW w:w="3505" w:type="dxa"/>
            <w:vAlign w:val="center"/>
          </w:tcPr>
          <w:p w14:paraId="0B394EF5" w14:textId="77777777" w:rsidR="00A70A2A" w:rsidRPr="000C5D24" w:rsidRDefault="00A70A2A">
            <w:pPr>
              <w:autoSpaceDE w:val="0"/>
              <w:autoSpaceDN w:val="0"/>
              <w:adjustRightInd w:val="0"/>
              <w:contextualSpacing/>
              <w:jc w:val="center"/>
              <w:rPr>
                <w:rFonts w:asciiTheme="minorHAnsi" w:hAnsiTheme="minorHAnsi"/>
                <w:b/>
                <w:bCs/>
                <w:highlight w:val="yellow"/>
              </w:rPr>
            </w:pPr>
            <w:r>
              <w:rPr>
                <w:rFonts w:eastAsia="Arial" w:cs="Calibri"/>
                <w:color w:val="0000FF"/>
              </w:rPr>
              <w:t>[</w:t>
            </w:r>
            <w:r w:rsidRPr="00896140">
              <w:rPr>
                <w:rFonts w:eastAsia="Arial" w:cs="Calibri"/>
                <w:color w:val="0000FF"/>
              </w:rPr>
              <w:t xml:space="preserve">PN: </w:t>
            </w:r>
            <w:r>
              <w:rPr>
                <w:rFonts w:eastAsia="Arial" w:cs="Calibri"/>
                <w:color w:val="0000FF"/>
              </w:rPr>
              <w:t>Must sum to 100%]</w:t>
            </w:r>
          </w:p>
        </w:tc>
      </w:tr>
    </w:tbl>
    <w:p w14:paraId="362F2449" w14:textId="77777777" w:rsidR="00A70A2A" w:rsidRPr="00896140" w:rsidRDefault="00A70A2A" w:rsidP="00A70A2A">
      <w:pPr>
        <w:keepNext/>
        <w:keepLines/>
        <w:overflowPunct w:val="0"/>
        <w:autoSpaceDE w:val="0"/>
        <w:autoSpaceDN w:val="0"/>
        <w:adjustRightInd w:val="0"/>
        <w:ind w:right="792"/>
        <w:contextualSpacing/>
        <w:textAlignment w:val="baseline"/>
        <w:rPr>
          <w:rFonts w:cs="Arial"/>
        </w:rPr>
      </w:pPr>
    </w:p>
    <w:p w14:paraId="33E2009F" w14:textId="21692FEA" w:rsidR="00224527" w:rsidRPr="00896140" w:rsidRDefault="00FD2FEF" w:rsidP="004E0E15">
      <w:pPr>
        <w:spacing w:after="200"/>
        <w:ind w:left="567" w:hanging="567"/>
        <w:rPr>
          <w:rFonts w:cs="Arial"/>
          <w:bCs/>
        </w:rPr>
      </w:pPr>
      <w:r>
        <w:rPr>
          <w:rFonts w:cs="Arial"/>
          <w:bCs/>
          <w:color w:val="0000FF"/>
        </w:rPr>
        <w:t>E</w:t>
      </w:r>
      <w:r w:rsidR="00645600">
        <w:rPr>
          <w:rFonts w:cs="Arial"/>
          <w:bCs/>
          <w:color w:val="0000FF"/>
        </w:rPr>
        <w:t>3</w:t>
      </w:r>
      <w:r w:rsidR="00224527" w:rsidRPr="00896140">
        <w:rPr>
          <w:rFonts w:cs="Arial"/>
          <w:bCs/>
          <w:color w:val="0000FF"/>
        </w:rPr>
        <w:t>.</w:t>
      </w:r>
      <w:r w:rsidR="00224527" w:rsidRPr="00896140">
        <w:rPr>
          <w:rFonts w:cs="Arial"/>
          <w:bCs/>
          <w:color w:val="0000FF"/>
        </w:rPr>
        <w:tab/>
      </w:r>
      <w:r w:rsidR="00224527" w:rsidRPr="00896140">
        <w:rPr>
          <w:rFonts w:cs="Arial"/>
          <w:bCs/>
          <w:color w:val="0000FF"/>
        </w:rPr>
        <w:tab/>
      </w:r>
      <w:r w:rsidR="00224527" w:rsidRPr="00896140">
        <w:rPr>
          <w:rFonts w:cs="Arial"/>
          <w:bCs/>
        </w:rPr>
        <w:t xml:space="preserve">Which of the following </w:t>
      </w:r>
      <w:r w:rsidR="00224527" w:rsidRPr="00896140">
        <w:rPr>
          <w:rFonts w:cs="Arial"/>
          <w:b/>
        </w:rPr>
        <w:t>support staff</w:t>
      </w:r>
      <w:r w:rsidR="00224527" w:rsidRPr="00896140">
        <w:rPr>
          <w:rFonts w:cs="Arial"/>
          <w:bCs/>
        </w:rPr>
        <w:t xml:space="preserve"> do you have in your practice? </w:t>
      </w:r>
    </w:p>
    <w:p w14:paraId="003EA8CF" w14:textId="77777777" w:rsidR="00224527" w:rsidRPr="00896140" w:rsidRDefault="00224527" w:rsidP="00224527">
      <w:pPr>
        <w:spacing w:after="160"/>
        <w:ind w:firstLine="720"/>
        <w:rPr>
          <w:rFonts w:cs="Arial"/>
          <w:bCs/>
        </w:rPr>
      </w:pPr>
      <w:r w:rsidRPr="00896140">
        <w:rPr>
          <w:rFonts w:cs="Arial"/>
          <w:bCs/>
        </w:rPr>
        <w:lastRenderedPageBreak/>
        <w:t xml:space="preserve">Please </w:t>
      </w:r>
      <w:r w:rsidRPr="00896140">
        <w:rPr>
          <w:rFonts w:cs="Arial"/>
        </w:rPr>
        <w:t>select</w:t>
      </w:r>
      <w:r w:rsidRPr="00896140">
        <w:rPr>
          <w:rFonts w:cs="Arial"/>
          <w:bCs/>
        </w:rPr>
        <w:t xml:space="preserve"> all that apply. </w:t>
      </w:r>
    </w:p>
    <w:p w14:paraId="7EDEC6E4" w14:textId="7D32116D" w:rsidR="00224527" w:rsidRPr="00896140" w:rsidRDefault="00224527" w:rsidP="00224527">
      <w:pPr>
        <w:ind w:left="720"/>
        <w:rPr>
          <w:rFonts w:cs="MS Mincho"/>
          <w:bCs/>
          <w:color w:val="0000FF"/>
        </w:rPr>
      </w:pPr>
      <w:r w:rsidRPr="00896140">
        <w:rPr>
          <w:rFonts w:cs="MS Mincho"/>
          <w:bCs/>
          <w:color w:val="0000FF"/>
        </w:rPr>
        <w:t xml:space="preserve">[PN: Randomize options except options </w:t>
      </w:r>
      <w:r w:rsidR="007B7ADD">
        <w:rPr>
          <w:rFonts w:cs="MS Mincho"/>
          <w:bCs/>
          <w:color w:val="0000FF"/>
        </w:rPr>
        <w:t>f</w:t>
      </w:r>
      <w:r w:rsidRPr="00896140">
        <w:rPr>
          <w:rFonts w:cs="MS Mincho"/>
          <w:bCs/>
          <w:color w:val="0000FF"/>
        </w:rPr>
        <w:t xml:space="preserve"> and </w:t>
      </w:r>
      <w:r w:rsidR="007B7ADD">
        <w:rPr>
          <w:rFonts w:cs="MS Mincho"/>
          <w:bCs/>
          <w:color w:val="0000FF"/>
        </w:rPr>
        <w:t>g</w:t>
      </w:r>
      <w:r w:rsidRPr="00896140">
        <w:rPr>
          <w:rFonts w:cs="MS Mincho"/>
          <w:bCs/>
          <w:color w:val="0000FF"/>
        </w:rPr>
        <w:t xml:space="preserve">. Allow multiple selections. Keep </w:t>
      </w:r>
      <w:r w:rsidR="007E68D5">
        <w:rPr>
          <w:rFonts w:cs="MS Mincho"/>
          <w:bCs/>
          <w:color w:val="0000FF"/>
        </w:rPr>
        <w:t>“None”</w:t>
      </w:r>
      <w:r w:rsidRPr="00896140">
        <w:rPr>
          <w:rFonts w:cs="MS Mincho"/>
          <w:bCs/>
          <w:color w:val="0000FF"/>
        </w:rPr>
        <w:t xml:space="preserve"> as mutually exclusive. If </w:t>
      </w:r>
      <w:r w:rsidR="005511EB" w:rsidRPr="00896140">
        <w:rPr>
          <w:rFonts w:cs="MS Mincho"/>
          <w:bCs/>
          <w:color w:val="0000FF"/>
        </w:rPr>
        <w:t xml:space="preserve">respondent </w:t>
      </w:r>
      <w:r w:rsidRPr="00896140">
        <w:rPr>
          <w:rFonts w:cs="MS Mincho"/>
          <w:bCs/>
          <w:color w:val="0000FF"/>
        </w:rPr>
        <w:t xml:space="preserve">is </w:t>
      </w:r>
      <w:r w:rsidR="005511EB" w:rsidRPr="00896140">
        <w:rPr>
          <w:rFonts w:cs="MS Mincho"/>
          <w:bCs/>
          <w:color w:val="0000FF"/>
        </w:rPr>
        <w:t xml:space="preserve">an </w:t>
      </w:r>
      <w:r w:rsidR="0008635C" w:rsidRPr="00896140">
        <w:rPr>
          <w:rFonts w:cs="MS Mincho"/>
          <w:bCs/>
          <w:color w:val="0000FF"/>
        </w:rPr>
        <w:t>NP,</w:t>
      </w:r>
      <w:r w:rsidRPr="00896140">
        <w:rPr>
          <w:rFonts w:cs="MS Mincho"/>
          <w:bCs/>
          <w:color w:val="0000FF"/>
        </w:rPr>
        <w:t xml:space="preserve"> auto select option c</w:t>
      </w:r>
      <w:r w:rsidR="00D22DB2" w:rsidRPr="00896140">
        <w:rPr>
          <w:rFonts w:cs="MS Mincho"/>
          <w:bCs/>
          <w:color w:val="0000FF"/>
        </w:rPr>
        <w:t xml:space="preserve">, </w:t>
      </w:r>
      <w:r w:rsidRPr="00896140">
        <w:rPr>
          <w:rFonts w:cs="MS Mincho"/>
          <w:bCs/>
          <w:color w:val="0000FF"/>
        </w:rPr>
        <w:t xml:space="preserve">if </w:t>
      </w:r>
      <w:r w:rsidR="0008635C" w:rsidRPr="00896140">
        <w:rPr>
          <w:rFonts w:cs="MS Mincho"/>
          <w:bCs/>
          <w:color w:val="0000FF"/>
        </w:rPr>
        <w:t>respondent</w:t>
      </w:r>
      <w:r w:rsidRPr="00896140">
        <w:rPr>
          <w:rFonts w:cs="MS Mincho"/>
          <w:bCs/>
          <w:color w:val="0000FF"/>
        </w:rPr>
        <w:t xml:space="preserve"> is </w:t>
      </w:r>
      <w:r w:rsidR="0008635C" w:rsidRPr="00896140">
        <w:rPr>
          <w:rFonts w:cs="MS Mincho"/>
          <w:bCs/>
          <w:color w:val="0000FF"/>
        </w:rPr>
        <w:t>a PA,</w:t>
      </w:r>
      <w:r w:rsidRPr="00896140">
        <w:rPr>
          <w:rFonts w:cs="MS Mincho"/>
          <w:bCs/>
          <w:color w:val="0000FF"/>
        </w:rPr>
        <w:t xml:space="preserve"> auto select option d and show the remaining options.]</w:t>
      </w:r>
    </w:p>
    <w:p w14:paraId="438113C9" w14:textId="77777777" w:rsidR="00224527" w:rsidRPr="00896140" w:rsidRDefault="00224527" w:rsidP="00224527">
      <w:pPr>
        <w:ind w:left="720"/>
        <w:rPr>
          <w:rFonts w:cs="Arial"/>
          <w:bCs/>
          <w:color w:val="0000FF"/>
        </w:rPr>
      </w:pPr>
    </w:p>
    <w:tbl>
      <w:tblPr>
        <w:tblW w:w="7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4" w:type="dxa"/>
          <w:right w:w="284" w:type="dxa"/>
        </w:tblCellMar>
        <w:tblLook w:val="04A0" w:firstRow="1" w:lastRow="0" w:firstColumn="1" w:lastColumn="0" w:noHBand="0" w:noVBand="1"/>
      </w:tblPr>
      <w:tblGrid>
        <w:gridCol w:w="6177"/>
        <w:gridCol w:w="1357"/>
      </w:tblGrid>
      <w:tr w:rsidR="00224527" w:rsidRPr="00896140" w14:paraId="558DEED9" w14:textId="77777777" w:rsidTr="00E926C3">
        <w:trPr>
          <w:trHeight w:val="397"/>
          <w:jc w:val="center"/>
        </w:trPr>
        <w:tc>
          <w:tcPr>
            <w:tcW w:w="7534" w:type="dxa"/>
            <w:gridSpan w:val="2"/>
            <w:tcBorders>
              <w:top w:val="single" w:sz="4" w:space="0" w:color="auto"/>
              <w:left w:val="single" w:sz="4" w:space="0" w:color="auto"/>
              <w:bottom w:val="single" w:sz="4" w:space="0" w:color="auto"/>
              <w:right w:val="single" w:sz="4" w:space="0" w:color="auto"/>
            </w:tcBorders>
            <w:vAlign w:val="center"/>
            <w:hideMark/>
          </w:tcPr>
          <w:p w14:paraId="49E0F117" w14:textId="77777777" w:rsidR="00224527" w:rsidRPr="00896140" w:rsidRDefault="00224527">
            <w:pPr>
              <w:spacing w:line="256" w:lineRule="auto"/>
              <w:jc w:val="center"/>
              <w:rPr>
                <w:rFonts w:ascii="Wingdings" w:eastAsia="Wingdings" w:hAnsi="Wingdings" w:cs="Wingdings"/>
                <w:b/>
              </w:rPr>
            </w:pPr>
            <w:r w:rsidRPr="00896140">
              <w:rPr>
                <w:b/>
                <w:bCs/>
              </w:rPr>
              <w:t>Types of Support Staff</w:t>
            </w:r>
          </w:p>
        </w:tc>
      </w:tr>
      <w:tr w:rsidR="00224527" w:rsidRPr="00896140" w14:paraId="68FE142D" w14:textId="77777777" w:rsidTr="00E926C3">
        <w:trPr>
          <w:trHeight w:val="397"/>
          <w:jc w:val="center"/>
        </w:trPr>
        <w:tc>
          <w:tcPr>
            <w:tcW w:w="6177" w:type="dxa"/>
            <w:tcBorders>
              <w:top w:val="single" w:sz="4" w:space="0" w:color="auto"/>
              <w:left w:val="single" w:sz="4" w:space="0" w:color="auto"/>
              <w:bottom w:val="single" w:sz="4" w:space="0" w:color="auto"/>
              <w:right w:val="single" w:sz="4" w:space="0" w:color="auto"/>
            </w:tcBorders>
            <w:vAlign w:val="center"/>
            <w:hideMark/>
          </w:tcPr>
          <w:p w14:paraId="4110DF76" w14:textId="77777777" w:rsidR="00224527" w:rsidRPr="00896140" w:rsidRDefault="00224527" w:rsidP="003A2961">
            <w:pPr>
              <w:numPr>
                <w:ilvl w:val="0"/>
                <w:numId w:val="18"/>
              </w:numPr>
              <w:spacing w:line="256" w:lineRule="auto"/>
              <w:rPr>
                <w:rFonts w:cs="Arial"/>
                <w:color w:val="0000FF"/>
              </w:rPr>
            </w:pPr>
            <w:r w:rsidRPr="00896140">
              <w:t>Administrative office support</w:t>
            </w:r>
          </w:p>
        </w:tc>
        <w:tc>
          <w:tcPr>
            <w:tcW w:w="1357" w:type="dxa"/>
            <w:tcBorders>
              <w:top w:val="single" w:sz="4" w:space="0" w:color="auto"/>
              <w:left w:val="single" w:sz="4" w:space="0" w:color="auto"/>
              <w:bottom w:val="single" w:sz="4" w:space="0" w:color="auto"/>
              <w:right w:val="single" w:sz="4" w:space="0" w:color="auto"/>
            </w:tcBorders>
            <w:vAlign w:val="center"/>
            <w:hideMark/>
          </w:tcPr>
          <w:p w14:paraId="3F598989" w14:textId="77777777" w:rsidR="00224527" w:rsidRPr="00896140" w:rsidRDefault="00224527">
            <w:pPr>
              <w:spacing w:line="256" w:lineRule="auto"/>
              <w:jc w:val="center"/>
              <w:rPr>
                <w:rFonts w:cs="Arial"/>
              </w:rPr>
            </w:pPr>
            <w:r w:rsidRPr="00896140">
              <w:rPr>
                <w:rFonts w:ascii="Wingdings" w:eastAsia="Wingdings" w:hAnsi="Wingdings" w:cs="Wingdings"/>
              </w:rPr>
              <w:t></w:t>
            </w:r>
          </w:p>
        </w:tc>
      </w:tr>
      <w:tr w:rsidR="00224527" w:rsidRPr="00896140" w14:paraId="688CCAD7" w14:textId="77777777" w:rsidTr="00E926C3">
        <w:trPr>
          <w:trHeight w:val="397"/>
          <w:jc w:val="center"/>
        </w:trPr>
        <w:tc>
          <w:tcPr>
            <w:tcW w:w="6177" w:type="dxa"/>
            <w:tcBorders>
              <w:top w:val="single" w:sz="4" w:space="0" w:color="auto"/>
              <w:left w:val="single" w:sz="4" w:space="0" w:color="auto"/>
              <w:bottom w:val="single" w:sz="4" w:space="0" w:color="auto"/>
              <w:right w:val="single" w:sz="4" w:space="0" w:color="auto"/>
            </w:tcBorders>
            <w:vAlign w:val="center"/>
            <w:hideMark/>
          </w:tcPr>
          <w:p w14:paraId="7658E028" w14:textId="77777777" w:rsidR="00224527" w:rsidRPr="00896140" w:rsidRDefault="00224527" w:rsidP="003A2961">
            <w:pPr>
              <w:numPr>
                <w:ilvl w:val="0"/>
                <w:numId w:val="18"/>
              </w:numPr>
              <w:spacing w:line="256" w:lineRule="auto"/>
            </w:pPr>
            <w:r w:rsidRPr="00896140">
              <w:t>Registered Nurse</w:t>
            </w:r>
          </w:p>
        </w:tc>
        <w:tc>
          <w:tcPr>
            <w:tcW w:w="1357" w:type="dxa"/>
            <w:tcBorders>
              <w:top w:val="single" w:sz="4" w:space="0" w:color="auto"/>
              <w:left w:val="single" w:sz="4" w:space="0" w:color="auto"/>
              <w:bottom w:val="single" w:sz="4" w:space="0" w:color="auto"/>
              <w:right w:val="single" w:sz="4" w:space="0" w:color="auto"/>
            </w:tcBorders>
            <w:vAlign w:val="center"/>
            <w:hideMark/>
          </w:tcPr>
          <w:p w14:paraId="4A9C4841" w14:textId="77777777" w:rsidR="00224527" w:rsidRPr="00896140" w:rsidRDefault="00224527">
            <w:pPr>
              <w:spacing w:line="256" w:lineRule="auto"/>
              <w:jc w:val="center"/>
              <w:rPr>
                <w:rFonts w:ascii="Wingdings" w:eastAsia="Wingdings" w:hAnsi="Wingdings" w:cs="Wingdings"/>
              </w:rPr>
            </w:pPr>
            <w:r w:rsidRPr="00896140">
              <w:rPr>
                <w:rFonts w:ascii="Wingdings" w:eastAsia="Wingdings" w:hAnsi="Wingdings" w:cs="Wingdings"/>
              </w:rPr>
              <w:t></w:t>
            </w:r>
          </w:p>
        </w:tc>
      </w:tr>
      <w:tr w:rsidR="00224527" w:rsidRPr="00896140" w14:paraId="086B37C4" w14:textId="77777777" w:rsidTr="00E926C3">
        <w:trPr>
          <w:trHeight w:val="397"/>
          <w:jc w:val="center"/>
        </w:trPr>
        <w:tc>
          <w:tcPr>
            <w:tcW w:w="6177" w:type="dxa"/>
            <w:tcBorders>
              <w:top w:val="single" w:sz="4" w:space="0" w:color="auto"/>
              <w:left w:val="single" w:sz="4" w:space="0" w:color="auto"/>
              <w:bottom w:val="single" w:sz="4" w:space="0" w:color="auto"/>
              <w:right w:val="single" w:sz="4" w:space="0" w:color="auto"/>
            </w:tcBorders>
            <w:vAlign w:val="center"/>
            <w:hideMark/>
          </w:tcPr>
          <w:p w14:paraId="7C4E8327" w14:textId="77777777" w:rsidR="00224527" w:rsidRPr="00896140" w:rsidRDefault="00224527" w:rsidP="003A2961">
            <w:pPr>
              <w:numPr>
                <w:ilvl w:val="0"/>
                <w:numId w:val="18"/>
              </w:numPr>
              <w:spacing w:line="256" w:lineRule="auto"/>
            </w:pPr>
            <w:r w:rsidRPr="00896140">
              <w:t>Nurse Practitioner</w:t>
            </w:r>
          </w:p>
        </w:tc>
        <w:tc>
          <w:tcPr>
            <w:tcW w:w="1357" w:type="dxa"/>
            <w:tcBorders>
              <w:top w:val="single" w:sz="4" w:space="0" w:color="auto"/>
              <w:left w:val="single" w:sz="4" w:space="0" w:color="auto"/>
              <w:bottom w:val="single" w:sz="4" w:space="0" w:color="auto"/>
              <w:right w:val="single" w:sz="4" w:space="0" w:color="auto"/>
            </w:tcBorders>
            <w:vAlign w:val="center"/>
            <w:hideMark/>
          </w:tcPr>
          <w:p w14:paraId="6B0A6255" w14:textId="77777777" w:rsidR="00224527" w:rsidRPr="00896140" w:rsidRDefault="00224527">
            <w:pPr>
              <w:spacing w:line="256" w:lineRule="auto"/>
              <w:jc w:val="center"/>
              <w:rPr>
                <w:rFonts w:ascii="Wingdings" w:eastAsia="Wingdings" w:hAnsi="Wingdings" w:cs="Wingdings"/>
              </w:rPr>
            </w:pPr>
            <w:r w:rsidRPr="00896140">
              <w:rPr>
                <w:rFonts w:ascii="Wingdings" w:eastAsia="Wingdings" w:hAnsi="Wingdings" w:cs="Wingdings"/>
              </w:rPr>
              <w:t></w:t>
            </w:r>
          </w:p>
        </w:tc>
      </w:tr>
      <w:tr w:rsidR="00224527" w:rsidRPr="00896140" w14:paraId="2A48CC25" w14:textId="77777777" w:rsidTr="00E926C3">
        <w:trPr>
          <w:trHeight w:val="397"/>
          <w:jc w:val="center"/>
        </w:trPr>
        <w:tc>
          <w:tcPr>
            <w:tcW w:w="6177" w:type="dxa"/>
            <w:tcBorders>
              <w:top w:val="single" w:sz="4" w:space="0" w:color="auto"/>
              <w:left w:val="single" w:sz="4" w:space="0" w:color="auto"/>
              <w:bottom w:val="single" w:sz="4" w:space="0" w:color="auto"/>
              <w:right w:val="single" w:sz="4" w:space="0" w:color="auto"/>
            </w:tcBorders>
            <w:vAlign w:val="center"/>
            <w:hideMark/>
          </w:tcPr>
          <w:p w14:paraId="14470870" w14:textId="77777777" w:rsidR="00224527" w:rsidRPr="00896140" w:rsidRDefault="00224527" w:rsidP="003A2961">
            <w:pPr>
              <w:numPr>
                <w:ilvl w:val="0"/>
                <w:numId w:val="18"/>
              </w:numPr>
              <w:spacing w:line="256" w:lineRule="auto"/>
            </w:pPr>
            <w:r w:rsidRPr="00896140">
              <w:t>Physician Assistant</w:t>
            </w:r>
          </w:p>
        </w:tc>
        <w:tc>
          <w:tcPr>
            <w:tcW w:w="1357" w:type="dxa"/>
            <w:tcBorders>
              <w:top w:val="single" w:sz="4" w:space="0" w:color="auto"/>
              <w:left w:val="single" w:sz="4" w:space="0" w:color="auto"/>
              <w:bottom w:val="single" w:sz="4" w:space="0" w:color="auto"/>
              <w:right w:val="single" w:sz="4" w:space="0" w:color="auto"/>
            </w:tcBorders>
            <w:vAlign w:val="center"/>
            <w:hideMark/>
          </w:tcPr>
          <w:p w14:paraId="041B66F1" w14:textId="77777777" w:rsidR="00224527" w:rsidRPr="00896140" w:rsidRDefault="00224527">
            <w:pPr>
              <w:spacing w:line="256" w:lineRule="auto"/>
              <w:jc w:val="center"/>
              <w:rPr>
                <w:rFonts w:ascii="Wingdings" w:eastAsia="Wingdings" w:hAnsi="Wingdings" w:cs="Wingdings"/>
              </w:rPr>
            </w:pPr>
            <w:r w:rsidRPr="00896140">
              <w:rPr>
                <w:rFonts w:ascii="Wingdings" w:eastAsia="Wingdings" w:hAnsi="Wingdings" w:cs="Wingdings"/>
              </w:rPr>
              <w:t></w:t>
            </w:r>
          </w:p>
        </w:tc>
      </w:tr>
      <w:tr w:rsidR="00691E2D" w:rsidRPr="00896140" w14:paraId="40899429" w14:textId="77777777" w:rsidTr="00E926C3">
        <w:trPr>
          <w:trHeight w:val="397"/>
          <w:jc w:val="center"/>
        </w:trPr>
        <w:tc>
          <w:tcPr>
            <w:tcW w:w="6177" w:type="dxa"/>
            <w:tcBorders>
              <w:top w:val="single" w:sz="4" w:space="0" w:color="auto"/>
              <w:left w:val="single" w:sz="4" w:space="0" w:color="auto"/>
              <w:bottom w:val="single" w:sz="4" w:space="0" w:color="auto"/>
              <w:right w:val="single" w:sz="4" w:space="0" w:color="auto"/>
            </w:tcBorders>
            <w:vAlign w:val="center"/>
          </w:tcPr>
          <w:p w14:paraId="32BF03D6" w14:textId="5D2AE1B3" w:rsidR="00691E2D" w:rsidRPr="00896140" w:rsidRDefault="00691E2D" w:rsidP="003A2961">
            <w:pPr>
              <w:numPr>
                <w:ilvl w:val="0"/>
                <w:numId w:val="18"/>
              </w:numPr>
              <w:spacing w:line="256" w:lineRule="auto"/>
            </w:pPr>
            <w:r>
              <w:t>Biologic Coordinator</w:t>
            </w:r>
          </w:p>
        </w:tc>
        <w:tc>
          <w:tcPr>
            <w:tcW w:w="1357" w:type="dxa"/>
            <w:tcBorders>
              <w:top w:val="single" w:sz="4" w:space="0" w:color="auto"/>
              <w:left w:val="single" w:sz="4" w:space="0" w:color="auto"/>
              <w:bottom w:val="single" w:sz="4" w:space="0" w:color="auto"/>
              <w:right w:val="single" w:sz="4" w:space="0" w:color="auto"/>
            </w:tcBorders>
            <w:vAlign w:val="center"/>
          </w:tcPr>
          <w:p w14:paraId="65030953" w14:textId="6B97FDF8" w:rsidR="00691E2D" w:rsidRPr="00896140" w:rsidRDefault="00976EF8">
            <w:pPr>
              <w:spacing w:line="256" w:lineRule="auto"/>
              <w:jc w:val="center"/>
              <w:rPr>
                <w:rFonts w:ascii="Wingdings" w:eastAsia="Wingdings" w:hAnsi="Wingdings" w:cs="Wingdings"/>
              </w:rPr>
            </w:pPr>
            <w:r w:rsidRPr="00896140">
              <w:rPr>
                <w:rFonts w:ascii="Wingdings" w:eastAsia="Wingdings" w:hAnsi="Wingdings" w:cs="Wingdings"/>
              </w:rPr>
              <w:t></w:t>
            </w:r>
          </w:p>
        </w:tc>
      </w:tr>
      <w:tr w:rsidR="00224527" w:rsidRPr="00896140" w14:paraId="7F7D1BA3" w14:textId="77777777" w:rsidTr="00E926C3">
        <w:trPr>
          <w:trHeight w:val="397"/>
          <w:jc w:val="center"/>
        </w:trPr>
        <w:tc>
          <w:tcPr>
            <w:tcW w:w="6177" w:type="dxa"/>
            <w:tcBorders>
              <w:top w:val="single" w:sz="4" w:space="0" w:color="auto"/>
              <w:left w:val="single" w:sz="4" w:space="0" w:color="auto"/>
              <w:bottom w:val="single" w:sz="4" w:space="0" w:color="auto"/>
              <w:right w:val="single" w:sz="4" w:space="0" w:color="auto"/>
            </w:tcBorders>
            <w:vAlign w:val="center"/>
            <w:hideMark/>
          </w:tcPr>
          <w:p w14:paraId="45CC81CE" w14:textId="77777777" w:rsidR="00224527" w:rsidRPr="00896140" w:rsidRDefault="00224527" w:rsidP="003A2961">
            <w:pPr>
              <w:numPr>
                <w:ilvl w:val="0"/>
                <w:numId w:val="18"/>
              </w:numPr>
              <w:spacing w:line="256" w:lineRule="auto"/>
            </w:pPr>
            <w:r w:rsidRPr="00896140">
              <w:rPr>
                <w:rFonts w:cs="LF_Kai"/>
              </w:rPr>
              <w:t>Other (Please specify: ________)</w:t>
            </w:r>
          </w:p>
        </w:tc>
        <w:tc>
          <w:tcPr>
            <w:tcW w:w="1357" w:type="dxa"/>
            <w:tcBorders>
              <w:top w:val="single" w:sz="4" w:space="0" w:color="auto"/>
              <w:left w:val="single" w:sz="4" w:space="0" w:color="auto"/>
              <w:bottom w:val="single" w:sz="4" w:space="0" w:color="auto"/>
              <w:right w:val="single" w:sz="4" w:space="0" w:color="auto"/>
            </w:tcBorders>
            <w:vAlign w:val="center"/>
            <w:hideMark/>
          </w:tcPr>
          <w:p w14:paraId="519C97EC" w14:textId="77777777" w:rsidR="00224527" w:rsidRPr="00896140" w:rsidRDefault="00224527">
            <w:pPr>
              <w:spacing w:line="256" w:lineRule="auto"/>
              <w:jc w:val="center"/>
              <w:rPr>
                <w:rFonts w:ascii="Wingdings" w:eastAsia="Wingdings" w:hAnsi="Wingdings" w:cs="Wingdings"/>
              </w:rPr>
            </w:pPr>
            <w:r w:rsidRPr="00896140">
              <w:rPr>
                <w:rFonts w:ascii="Wingdings" w:eastAsia="Wingdings" w:hAnsi="Wingdings" w:cs="Wingdings"/>
              </w:rPr>
              <w:t></w:t>
            </w:r>
          </w:p>
        </w:tc>
      </w:tr>
      <w:tr w:rsidR="00224527" w:rsidRPr="00896140" w14:paraId="4C5F38F3" w14:textId="77777777" w:rsidTr="00E926C3">
        <w:trPr>
          <w:trHeight w:val="397"/>
          <w:jc w:val="center"/>
        </w:trPr>
        <w:tc>
          <w:tcPr>
            <w:tcW w:w="6177" w:type="dxa"/>
            <w:tcBorders>
              <w:top w:val="single" w:sz="4" w:space="0" w:color="auto"/>
              <w:left w:val="single" w:sz="4" w:space="0" w:color="auto"/>
              <w:bottom w:val="single" w:sz="4" w:space="0" w:color="auto"/>
              <w:right w:val="single" w:sz="4" w:space="0" w:color="auto"/>
            </w:tcBorders>
            <w:vAlign w:val="center"/>
            <w:hideMark/>
          </w:tcPr>
          <w:p w14:paraId="7D9A336C" w14:textId="77777777" w:rsidR="00224527" w:rsidRPr="00896140" w:rsidRDefault="00224527" w:rsidP="003A2961">
            <w:pPr>
              <w:numPr>
                <w:ilvl w:val="0"/>
                <w:numId w:val="18"/>
              </w:numPr>
              <w:spacing w:line="256" w:lineRule="auto"/>
            </w:pPr>
            <w:r w:rsidRPr="00896140">
              <w:t>None</w:t>
            </w:r>
          </w:p>
        </w:tc>
        <w:tc>
          <w:tcPr>
            <w:tcW w:w="1357" w:type="dxa"/>
            <w:tcBorders>
              <w:top w:val="single" w:sz="4" w:space="0" w:color="auto"/>
              <w:left w:val="single" w:sz="4" w:space="0" w:color="auto"/>
              <w:bottom w:val="single" w:sz="4" w:space="0" w:color="auto"/>
              <w:right w:val="single" w:sz="4" w:space="0" w:color="auto"/>
            </w:tcBorders>
            <w:vAlign w:val="center"/>
            <w:hideMark/>
          </w:tcPr>
          <w:p w14:paraId="1FB3B624" w14:textId="77777777" w:rsidR="00224527" w:rsidRPr="00896140" w:rsidRDefault="00224527">
            <w:pPr>
              <w:spacing w:line="256" w:lineRule="auto"/>
              <w:jc w:val="center"/>
              <w:rPr>
                <w:rFonts w:ascii="Wingdings" w:eastAsia="Wingdings" w:hAnsi="Wingdings" w:cs="Wingdings"/>
              </w:rPr>
            </w:pPr>
            <w:r w:rsidRPr="00896140">
              <w:rPr>
                <w:rFonts w:ascii="Wingdings" w:eastAsia="Wingdings" w:hAnsi="Wingdings" w:cs="Wingdings"/>
                <w:lang w:eastAsia="zh-CN"/>
              </w:rPr>
              <w:t></w:t>
            </w:r>
          </w:p>
        </w:tc>
      </w:tr>
    </w:tbl>
    <w:p w14:paraId="0841F81F" w14:textId="77777777" w:rsidR="00E926C3" w:rsidRDefault="00E926C3" w:rsidP="00224527">
      <w:pPr>
        <w:ind w:firstLine="720"/>
        <w:rPr>
          <w:rFonts w:cs="Arial"/>
          <w:color w:val="0000FF"/>
        </w:rPr>
      </w:pPr>
    </w:p>
    <w:p w14:paraId="2A139AB1" w14:textId="4C93DC41" w:rsidR="007C0C30" w:rsidRPr="00896140" w:rsidRDefault="00FD2FEF" w:rsidP="007C0C30">
      <w:pPr>
        <w:rPr>
          <w:color w:val="0000FF"/>
          <w:szCs w:val="28"/>
        </w:rPr>
      </w:pPr>
      <w:r>
        <w:rPr>
          <w:color w:val="0000FF"/>
          <w:szCs w:val="28"/>
        </w:rPr>
        <w:t>E</w:t>
      </w:r>
      <w:r w:rsidR="00645600">
        <w:rPr>
          <w:color w:val="0000FF"/>
          <w:szCs w:val="28"/>
        </w:rPr>
        <w:t>4</w:t>
      </w:r>
      <w:r w:rsidR="007C0C30" w:rsidRPr="00896140">
        <w:rPr>
          <w:color w:val="0000FF"/>
          <w:szCs w:val="28"/>
        </w:rPr>
        <w:t>.</w:t>
      </w:r>
      <w:r w:rsidR="007C0C30" w:rsidRPr="00896140">
        <w:rPr>
          <w:color w:val="0000FF"/>
          <w:szCs w:val="28"/>
        </w:rPr>
        <w:tab/>
      </w:r>
      <w:r w:rsidR="007C0C30" w:rsidRPr="00896140">
        <w:rPr>
          <w:szCs w:val="28"/>
        </w:rPr>
        <w:t xml:space="preserve">How many </w:t>
      </w:r>
      <w:r w:rsidR="007C0C30" w:rsidRPr="00896140">
        <w:rPr>
          <w:b/>
          <w:bCs/>
          <w:szCs w:val="28"/>
        </w:rPr>
        <w:t>total</w:t>
      </w:r>
      <w:r w:rsidR="007C0C30" w:rsidRPr="00896140">
        <w:rPr>
          <w:szCs w:val="28"/>
        </w:rPr>
        <w:t xml:space="preserve"> </w:t>
      </w:r>
      <w:r w:rsidR="00B70BAE">
        <w:rPr>
          <w:szCs w:val="28"/>
        </w:rPr>
        <w:t>Derm</w:t>
      </w:r>
      <w:r w:rsidR="007C0C30" w:rsidRPr="00896140">
        <w:rPr>
          <w:szCs w:val="28"/>
        </w:rPr>
        <w:t>s or NP/PAs work at your practice</w:t>
      </w:r>
      <w:r w:rsidR="00C170BF" w:rsidRPr="00896140">
        <w:rPr>
          <w:szCs w:val="28"/>
        </w:rPr>
        <w:t xml:space="preserve">, </w:t>
      </w:r>
      <w:r w:rsidR="00C170BF" w:rsidRPr="00896140">
        <w:rPr>
          <w:b/>
          <w:bCs/>
          <w:szCs w:val="28"/>
        </w:rPr>
        <w:t>including yourself</w:t>
      </w:r>
      <w:r w:rsidR="007C0C30" w:rsidRPr="00896140">
        <w:rPr>
          <w:szCs w:val="28"/>
        </w:rPr>
        <w:t>?</w:t>
      </w:r>
    </w:p>
    <w:p w14:paraId="4D22415B" w14:textId="77777777" w:rsidR="007C0C30" w:rsidRPr="00896140" w:rsidRDefault="007C0C30" w:rsidP="007C0C30">
      <w:pPr>
        <w:rPr>
          <w:color w:val="0000FF"/>
          <w:szCs w:val="28"/>
        </w:rPr>
      </w:pPr>
    </w:p>
    <w:p w14:paraId="36321DB8" w14:textId="77777777" w:rsidR="007C0C30" w:rsidRPr="00896140" w:rsidRDefault="007C0C30" w:rsidP="007C0C30">
      <w:pPr>
        <w:ind w:left="709"/>
        <w:contextualSpacing/>
        <w:rPr>
          <w:rFonts w:cs="Arial"/>
          <w:color w:val="0000FF"/>
        </w:rPr>
      </w:pPr>
      <w:r w:rsidRPr="00896140">
        <w:rPr>
          <w:rFonts w:cs="Arial"/>
          <w:color w:val="0000FF"/>
        </w:rPr>
        <w:t>[PN: Range 0-99]</w:t>
      </w:r>
    </w:p>
    <w:p w14:paraId="3BAAF7A2" w14:textId="77777777" w:rsidR="007C0C30" w:rsidRPr="00896140" w:rsidRDefault="007C0C30" w:rsidP="007C0C30">
      <w:pPr>
        <w:ind w:left="709"/>
        <w:contextualSpacing/>
        <w:rPr>
          <w:rFonts w:cs="Arial"/>
          <w:color w:val="0000FF"/>
        </w:rPr>
      </w:pPr>
    </w:p>
    <w:p w14:paraId="57E091A3" w14:textId="4E0C9B5C" w:rsidR="00BE378B" w:rsidRDefault="007C0C30" w:rsidP="007C0C30">
      <w:pPr>
        <w:keepNext/>
        <w:keepLines/>
        <w:overflowPunct w:val="0"/>
        <w:autoSpaceDE w:val="0"/>
        <w:autoSpaceDN w:val="0"/>
        <w:adjustRightInd w:val="0"/>
        <w:ind w:left="567" w:right="792" w:firstLine="142"/>
        <w:contextualSpacing/>
        <w:textAlignment w:val="baseline"/>
        <w:rPr>
          <w:rFonts w:cs="Arial"/>
        </w:rPr>
      </w:pPr>
      <w:r w:rsidRPr="00896140">
        <w:rPr>
          <w:rFonts w:cs="Arial"/>
          <w:bCs/>
        </w:rPr>
        <w:t xml:space="preserve">________ </w:t>
      </w:r>
      <w:r w:rsidRPr="00896140">
        <w:rPr>
          <w:rFonts w:cs="Arial"/>
        </w:rPr>
        <w:t xml:space="preserve"># </w:t>
      </w:r>
      <w:r w:rsidR="001F5E1A" w:rsidRPr="00896140">
        <w:rPr>
          <w:rFonts w:cs="Arial"/>
        </w:rPr>
        <w:t>total</w:t>
      </w:r>
      <w:r w:rsidRPr="00896140">
        <w:rPr>
          <w:rFonts w:cs="Arial"/>
        </w:rPr>
        <w:t xml:space="preserve"> </w:t>
      </w:r>
      <w:r w:rsidR="00B70BAE">
        <w:rPr>
          <w:rFonts w:cs="Arial"/>
        </w:rPr>
        <w:t>Derms</w:t>
      </w:r>
    </w:p>
    <w:p w14:paraId="28EAC8E3" w14:textId="33BE8974" w:rsidR="007C0C30" w:rsidRPr="00896140" w:rsidRDefault="00082517" w:rsidP="007C0C30">
      <w:pPr>
        <w:keepNext/>
        <w:keepLines/>
        <w:overflowPunct w:val="0"/>
        <w:autoSpaceDE w:val="0"/>
        <w:autoSpaceDN w:val="0"/>
        <w:adjustRightInd w:val="0"/>
        <w:ind w:left="567" w:right="792" w:firstLine="142"/>
        <w:contextualSpacing/>
        <w:textAlignment w:val="baseline"/>
        <w:rPr>
          <w:rFonts w:cs="Arial"/>
        </w:rPr>
      </w:pPr>
      <w:r w:rsidRPr="00896140">
        <w:rPr>
          <w:rFonts w:cs="Arial"/>
          <w:bCs/>
        </w:rPr>
        <w:t>________</w:t>
      </w:r>
      <w:r w:rsidR="001A4919">
        <w:rPr>
          <w:rFonts w:cs="Arial"/>
        </w:rPr>
        <w:t xml:space="preserve"> </w:t>
      </w:r>
      <w:r w:rsidR="00BE378B">
        <w:rPr>
          <w:rFonts w:cs="Arial"/>
        </w:rPr>
        <w:t>#</w:t>
      </w:r>
      <w:r w:rsidR="00C170BF" w:rsidRPr="00896140">
        <w:rPr>
          <w:rFonts w:cs="Arial"/>
        </w:rPr>
        <w:t xml:space="preserve"> NP/PAs</w:t>
      </w:r>
    </w:p>
    <w:p w14:paraId="3F3C42F0" w14:textId="77777777" w:rsidR="00224527" w:rsidRPr="00896140" w:rsidRDefault="00224527" w:rsidP="00224527">
      <w:pPr>
        <w:ind w:left="720" w:hanging="720"/>
        <w:rPr>
          <w:rFonts w:cs="Arial"/>
          <w:bCs/>
          <w:color w:val="0000FF"/>
        </w:rPr>
      </w:pPr>
    </w:p>
    <w:p w14:paraId="2E4ABC99" w14:textId="600BF26E" w:rsidR="00224527" w:rsidRPr="00896140" w:rsidRDefault="00FD2FEF" w:rsidP="00676802">
      <w:pPr>
        <w:ind w:left="709" w:hanging="709"/>
        <w:rPr>
          <w:rFonts w:cs="Arial"/>
          <w:color w:val="0000FF"/>
        </w:rPr>
      </w:pPr>
      <w:r>
        <w:rPr>
          <w:rFonts w:cs="Arial"/>
          <w:color w:val="0000FF"/>
        </w:rPr>
        <w:t>E</w:t>
      </w:r>
      <w:r w:rsidR="00645600">
        <w:rPr>
          <w:rFonts w:cs="Arial"/>
          <w:color w:val="0000FF"/>
        </w:rPr>
        <w:t>5</w:t>
      </w:r>
      <w:r w:rsidR="00224527" w:rsidRPr="00896140">
        <w:rPr>
          <w:rFonts w:cs="Arial"/>
          <w:color w:val="0000FF"/>
        </w:rPr>
        <w:t>.</w:t>
      </w:r>
      <w:r w:rsidR="00180195" w:rsidRPr="00896140">
        <w:rPr>
          <w:rFonts w:cs="Arial"/>
          <w:color w:val="0000FF"/>
        </w:rPr>
        <w:tab/>
      </w:r>
      <w:r w:rsidR="00180195" w:rsidRPr="00896140">
        <w:rPr>
          <w:rFonts w:cs="Arial"/>
          <w:color w:val="0000FF"/>
        </w:rPr>
        <w:tab/>
      </w:r>
      <w:r w:rsidR="00224527" w:rsidRPr="00896140">
        <w:rPr>
          <w:rFonts w:cs="Arial"/>
        </w:rPr>
        <w:t xml:space="preserve">Please choose the option that best describes the </w:t>
      </w:r>
      <w:r w:rsidR="00224527" w:rsidRPr="00896140">
        <w:rPr>
          <w:rFonts w:cs="Arial"/>
          <w:b/>
          <w:bCs/>
        </w:rPr>
        <w:t>location</w:t>
      </w:r>
      <w:r w:rsidR="00224527" w:rsidRPr="00896140">
        <w:rPr>
          <w:rFonts w:cs="Arial"/>
        </w:rPr>
        <w:t xml:space="preserve"> of your </w:t>
      </w:r>
      <w:r w:rsidR="00224527" w:rsidRPr="00896140">
        <w:rPr>
          <w:rFonts w:cs="Arial"/>
          <w:b/>
          <w:bCs/>
        </w:rPr>
        <w:t>medical practice</w:t>
      </w:r>
      <w:r w:rsidR="00224527" w:rsidRPr="00896140">
        <w:rPr>
          <w:rFonts w:cs="Arial"/>
        </w:rPr>
        <w:t>.</w:t>
      </w:r>
    </w:p>
    <w:p w14:paraId="0431FBBF" w14:textId="77777777" w:rsidR="00224527" w:rsidRPr="00896140" w:rsidRDefault="00224527" w:rsidP="00224527">
      <w:pPr>
        <w:ind w:firstLine="709"/>
        <w:rPr>
          <w:rFonts w:cs="Arial"/>
          <w:color w:val="0000FF"/>
        </w:rPr>
      </w:pPr>
    </w:p>
    <w:p w14:paraId="0C9390C7" w14:textId="77777777" w:rsidR="00224527" w:rsidRPr="00896140" w:rsidRDefault="00224527" w:rsidP="00224527">
      <w:pPr>
        <w:ind w:firstLine="709"/>
        <w:rPr>
          <w:rFonts w:cs="Arial"/>
          <w:color w:val="0000FF"/>
        </w:rPr>
      </w:pPr>
      <w:r w:rsidRPr="00896140">
        <w:rPr>
          <w:rFonts w:cs="Arial"/>
          <w:color w:val="0000FF"/>
        </w:rPr>
        <w:t>[PN: Allow only one selection. Randomize options]</w:t>
      </w:r>
    </w:p>
    <w:p w14:paraId="1425D339" w14:textId="77777777" w:rsidR="00224527" w:rsidRPr="00896140" w:rsidRDefault="00224527" w:rsidP="00224527">
      <w:pPr>
        <w:spacing w:after="120"/>
        <w:ind w:firstLine="709"/>
        <w:rPr>
          <w:rFonts w:cs="Arial"/>
          <w:color w:val="0000FF"/>
        </w:rPr>
      </w:pPr>
    </w:p>
    <w:tbl>
      <w:tblPr>
        <w:tblW w:w="3402" w:type="dxa"/>
        <w:jc w:val="center"/>
        <w:tblCellMar>
          <w:left w:w="0" w:type="dxa"/>
          <w:right w:w="0" w:type="dxa"/>
        </w:tblCellMar>
        <w:tblLook w:val="04A0" w:firstRow="1" w:lastRow="0" w:firstColumn="1" w:lastColumn="0" w:noHBand="0" w:noVBand="1"/>
      </w:tblPr>
      <w:tblGrid>
        <w:gridCol w:w="2268"/>
        <w:gridCol w:w="1134"/>
      </w:tblGrid>
      <w:tr w:rsidR="00224527" w:rsidRPr="00896140" w14:paraId="4728A98E" w14:textId="77777777">
        <w:trPr>
          <w:trHeight w:val="397"/>
          <w:jc w:val="center"/>
        </w:trPr>
        <w:tc>
          <w:tcPr>
            <w:tcW w:w="2268"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A24FCA4" w14:textId="77777777" w:rsidR="00224527" w:rsidRPr="00896140" w:rsidRDefault="00224527" w:rsidP="003A2961">
            <w:pPr>
              <w:numPr>
                <w:ilvl w:val="0"/>
                <w:numId w:val="17"/>
              </w:numPr>
              <w:ind w:left="499" w:hanging="357"/>
              <w:rPr>
                <w:rFonts w:eastAsia="Latha" w:cs="Arial"/>
              </w:rPr>
            </w:pPr>
            <w:r w:rsidRPr="00896140">
              <w:rPr>
                <w:rFonts w:eastAsia="Latha" w:cs="Arial"/>
              </w:rPr>
              <w:t>Urban</w:t>
            </w:r>
          </w:p>
        </w:tc>
        <w:tc>
          <w:tcPr>
            <w:tcW w:w="1134"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7FCC544" w14:textId="77777777" w:rsidR="00224527" w:rsidRPr="00896140" w:rsidRDefault="00224527">
            <w:pPr>
              <w:jc w:val="center"/>
              <w:rPr>
                <w:rFonts w:ascii="Wingdings" w:hAnsi="Wingdings" w:cs="Arial"/>
              </w:rPr>
            </w:pPr>
            <w:r w:rsidRPr="00896140">
              <w:rPr>
                <w:rFonts w:ascii="Wingdings" w:eastAsia="Wingdings" w:hAnsi="Wingdings" w:cs="Wingdings"/>
              </w:rPr>
              <w:t></w:t>
            </w:r>
          </w:p>
        </w:tc>
      </w:tr>
      <w:tr w:rsidR="00224527" w:rsidRPr="00896140" w14:paraId="13CC733C" w14:textId="77777777">
        <w:trPr>
          <w:trHeight w:val="397"/>
          <w:jc w:val="center"/>
        </w:trPr>
        <w:tc>
          <w:tcPr>
            <w:tcW w:w="226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DFD7CFB" w14:textId="77777777" w:rsidR="00224527" w:rsidRPr="00896140" w:rsidRDefault="00224527" w:rsidP="003A2961">
            <w:pPr>
              <w:numPr>
                <w:ilvl w:val="0"/>
                <w:numId w:val="17"/>
              </w:numPr>
              <w:ind w:left="499" w:hanging="357"/>
              <w:rPr>
                <w:rFonts w:eastAsia="Latha" w:cs="Arial"/>
                <w:color w:val="000000"/>
              </w:rPr>
            </w:pPr>
            <w:r w:rsidRPr="00896140">
              <w:rPr>
                <w:rFonts w:eastAsia="Latha" w:cs="Arial"/>
              </w:rPr>
              <w:t>Suburban</w:t>
            </w:r>
          </w:p>
        </w:tc>
        <w:tc>
          <w:tcPr>
            <w:tcW w:w="113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00B0A592" w14:textId="77777777" w:rsidR="00224527" w:rsidRPr="00896140" w:rsidRDefault="00224527">
            <w:pPr>
              <w:jc w:val="center"/>
              <w:rPr>
                <w:rFonts w:ascii="Wingdings" w:hAnsi="Wingdings" w:cs="Arial"/>
              </w:rPr>
            </w:pPr>
            <w:r w:rsidRPr="00896140">
              <w:rPr>
                <w:rFonts w:ascii="Wingdings" w:eastAsia="Wingdings" w:hAnsi="Wingdings" w:cs="Wingdings"/>
              </w:rPr>
              <w:t></w:t>
            </w:r>
          </w:p>
        </w:tc>
      </w:tr>
      <w:tr w:rsidR="00224527" w:rsidRPr="00896140" w14:paraId="1A43C1DB" w14:textId="77777777">
        <w:trPr>
          <w:trHeight w:val="397"/>
          <w:jc w:val="center"/>
        </w:trPr>
        <w:tc>
          <w:tcPr>
            <w:tcW w:w="226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56D8A2F" w14:textId="77777777" w:rsidR="00224527" w:rsidRPr="00896140" w:rsidRDefault="00224527" w:rsidP="003A2961">
            <w:pPr>
              <w:numPr>
                <w:ilvl w:val="0"/>
                <w:numId w:val="17"/>
              </w:numPr>
              <w:ind w:left="499" w:hanging="357"/>
              <w:rPr>
                <w:rFonts w:eastAsia="Latha" w:cs="Arial"/>
              </w:rPr>
            </w:pPr>
            <w:r w:rsidRPr="00896140">
              <w:rPr>
                <w:rFonts w:eastAsia="Latha" w:cs="Arial"/>
              </w:rPr>
              <w:t>Rural</w:t>
            </w:r>
          </w:p>
        </w:tc>
        <w:tc>
          <w:tcPr>
            <w:tcW w:w="113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65AF3B1" w14:textId="77777777" w:rsidR="00224527" w:rsidRPr="00896140" w:rsidRDefault="00224527">
            <w:pPr>
              <w:jc w:val="center"/>
              <w:rPr>
                <w:rFonts w:ascii="Wingdings" w:hAnsi="Wingdings" w:cs="Arial"/>
              </w:rPr>
            </w:pPr>
            <w:r w:rsidRPr="00896140">
              <w:rPr>
                <w:rFonts w:ascii="Wingdings" w:eastAsia="Wingdings" w:hAnsi="Wingdings" w:cs="Wingdings"/>
              </w:rPr>
              <w:t></w:t>
            </w:r>
          </w:p>
        </w:tc>
      </w:tr>
    </w:tbl>
    <w:p w14:paraId="3470A3AF" w14:textId="77777777" w:rsidR="00224527" w:rsidRPr="00896140" w:rsidRDefault="00224527" w:rsidP="00224527">
      <w:pPr>
        <w:autoSpaceDE w:val="0"/>
        <w:autoSpaceDN w:val="0"/>
        <w:adjustRightInd w:val="0"/>
        <w:rPr>
          <w:rFonts w:eastAsia="Arial" w:cs="Arial"/>
          <w:bCs/>
          <w:color w:val="0000FF"/>
        </w:rPr>
      </w:pPr>
    </w:p>
    <w:p w14:paraId="60444218" w14:textId="7672F012" w:rsidR="00224527" w:rsidRPr="00896140" w:rsidRDefault="00FD2FEF" w:rsidP="00224527">
      <w:pPr>
        <w:autoSpaceDE w:val="0"/>
        <w:autoSpaceDN w:val="0"/>
        <w:adjustRightInd w:val="0"/>
        <w:rPr>
          <w:rFonts w:eastAsia="Arial" w:cs="Calibri"/>
          <w:b/>
        </w:rPr>
      </w:pPr>
      <w:r>
        <w:rPr>
          <w:rFonts w:eastAsia="Arial" w:cs="Arial"/>
          <w:bCs/>
          <w:color w:val="0000FF"/>
        </w:rPr>
        <w:t>E</w:t>
      </w:r>
      <w:r w:rsidR="00645600">
        <w:rPr>
          <w:rFonts w:eastAsia="Arial" w:cs="Arial"/>
          <w:bCs/>
          <w:color w:val="0000FF"/>
        </w:rPr>
        <w:t>6</w:t>
      </w:r>
      <w:r w:rsidR="00224527" w:rsidRPr="00896140">
        <w:rPr>
          <w:rFonts w:eastAsia="Arial" w:cs="Arial"/>
          <w:bCs/>
          <w:color w:val="0000FF"/>
        </w:rPr>
        <w:t>.</w:t>
      </w:r>
      <w:r w:rsidR="00224527" w:rsidRPr="00896140">
        <w:rPr>
          <w:rFonts w:eastAsia="Arial" w:cs="Calibri"/>
        </w:rPr>
        <w:tab/>
        <w:t xml:space="preserve">Which of the following best describes the </w:t>
      </w:r>
      <w:r w:rsidR="00224527" w:rsidRPr="00896140">
        <w:rPr>
          <w:rFonts w:eastAsia="Arial" w:cs="Calibri"/>
          <w:b/>
          <w:bCs/>
        </w:rPr>
        <w:t>ownership structure</w:t>
      </w:r>
      <w:r w:rsidR="00224527" w:rsidRPr="00896140">
        <w:rPr>
          <w:rFonts w:eastAsia="Arial" w:cs="Calibri"/>
        </w:rPr>
        <w:t xml:space="preserve"> of your practice?</w:t>
      </w:r>
    </w:p>
    <w:p w14:paraId="35A88489" w14:textId="77777777" w:rsidR="00224527" w:rsidRPr="00896140" w:rsidRDefault="00224527" w:rsidP="00224527">
      <w:pPr>
        <w:autoSpaceDE w:val="0"/>
        <w:autoSpaceDN w:val="0"/>
        <w:adjustRightInd w:val="0"/>
        <w:rPr>
          <w:rFonts w:eastAsia="Arial" w:cs="Calibri"/>
          <w:b/>
        </w:rPr>
      </w:pPr>
    </w:p>
    <w:p w14:paraId="1CF1523D" w14:textId="0FD6E595" w:rsidR="00224527" w:rsidRPr="00896140" w:rsidRDefault="00224527" w:rsidP="00224527">
      <w:pPr>
        <w:autoSpaceDE w:val="0"/>
        <w:autoSpaceDN w:val="0"/>
        <w:adjustRightInd w:val="0"/>
        <w:rPr>
          <w:rFonts w:eastAsia="Arial" w:cs="Calibri"/>
          <w:b/>
          <w:color w:val="0000FF"/>
        </w:rPr>
      </w:pPr>
      <w:r w:rsidRPr="00896140">
        <w:rPr>
          <w:rFonts w:eastAsia="Arial" w:cs="Calibri"/>
          <w:color w:val="0000FF"/>
        </w:rPr>
        <w:tab/>
        <w:t>[PN: Do not r</w:t>
      </w:r>
      <w:r w:rsidRPr="00896140">
        <w:rPr>
          <w:rFonts w:eastAsia="Arial" w:cs="Arial"/>
          <w:bCs/>
          <w:color w:val="0000FF"/>
        </w:rPr>
        <w:t>andomize options.</w:t>
      </w:r>
      <w:r w:rsidRPr="00896140">
        <w:rPr>
          <w:rFonts w:eastAsia="Arial" w:cs="Calibri"/>
          <w:color w:val="0000FF"/>
        </w:rPr>
        <w:t xml:space="preserve"> Allow only one selection.]</w:t>
      </w:r>
    </w:p>
    <w:p w14:paraId="70ECB929" w14:textId="77777777" w:rsidR="00224527" w:rsidRPr="00896140" w:rsidRDefault="00224527" w:rsidP="00224527">
      <w:pPr>
        <w:autoSpaceDE w:val="0"/>
        <w:autoSpaceDN w:val="0"/>
        <w:adjustRightInd w:val="0"/>
        <w:rPr>
          <w:rFonts w:eastAsia="Arial" w:cs="Calibri"/>
          <w:b/>
          <w:color w:val="0000F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2"/>
        <w:gridCol w:w="931"/>
      </w:tblGrid>
      <w:tr w:rsidR="00224527" w:rsidRPr="00896140" w14:paraId="52071B74" w14:textId="77777777">
        <w:trPr>
          <w:trHeight w:val="729"/>
          <w:jc w:val="center"/>
        </w:trPr>
        <w:tc>
          <w:tcPr>
            <w:tcW w:w="6692" w:type="dxa"/>
            <w:vAlign w:val="center"/>
          </w:tcPr>
          <w:p w14:paraId="44885347" w14:textId="77777777" w:rsidR="00224527" w:rsidRPr="00896140" w:rsidRDefault="00224527" w:rsidP="003A2961">
            <w:pPr>
              <w:numPr>
                <w:ilvl w:val="0"/>
                <w:numId w:val="20"/>
              </w:numPr>
              <w:autoSpaceDE w:val="0"/>
              <w:autoSpaceDN w:val="0"/>
              <w:adjustRightInd w:val="0"/>
              <w:contextualSpacing/>
              <w:rPr>
                <w:rFonts w:eastAsia="Arial" w:cs="Calibri"/>
                <w:b/>
              </w:rPr>
            </w:pPr>
            <w:r w:rsidRPr="00896140">
              <w:rPr>
                <w:rFonts w:eastAsia="Arial" w:cs="Calibri"/>
              </w:rPr>
              <w:t xml:space="preserve">Independent, private practice owned by physicians and </w:t>
            </w:r>
            <w:r w:rsidRPr="00896140">
              <w:rPr>
                <w:rFonts w:eastAsia="Arial" w:cs="Calibri"/>
                <w:bCs/>
              </w:rPr>
              <w:t>I am one of the owners</w:t>
            </w:r>
          </w:p>
        </w:tc>
        <w:tc>
          <w:tcPr>
            <w:tcW w:w="931" w:type="dxa"/>
            <w:vAlign w:val="center"/>
          </w:tcPr>
          <w:p w14:paraId="3CEFAE86" w14:textId="77777777" w:rsidR="00224527" w:rsidRPr="00896140" w:rsidRDefault="00224527">
            <w:pPr>
              <w:jc w:val="center"/>
              <w:rPr>
                <w:rFonts w:eastAsia="SimSun" w:cs="Arial"/>
                <w:b/>
                <w:lang w:eastAsia="zh-CN"/>
              </w:rPr>
            </w:pPr>
            <w:r w:rsidRPr="00896140">
              <w:rPr>
                <w:rFonts w:ascii="Wingdings" w:eastAsia="Wingdings" w:hAnsi="Wingdings" w:cs="Wingdings"/>
                <w:lang w:eastAsia="zh-CN"/>
              </w:rPr>
              <w:t></w:t>
            </w:r>
          </w:p>
        </w:tc>
      </w:tr>
      <w:tr w:rsidR="00224527" w:rsidRPr="00896140" w14:paraId="4B65F1AA" w14:textId="77777777">
        <w:trPr>
          <w:trHeight w:val="696"/>
          <w:jc w:val="center"/>
        </w:trPr>
        <w:tc>
          <w:tcPr>
            <w:tcW w:w="6692" w:type="dxa"/>
            <w:vAlign w:val="center"/>
          </w:tcPr>
          <w:p w14:paraId="75B503A2" w14:textId="77777777" w:rsidR="00224527" w:rsidRPr="00896140" w:rsidRDefault="00224527" w:rsidP="003A2961">
            <w:pPr>
              <w:numPr>
                <w:ilvl w:val="0"/>
                <w:numId w:val="20"/>
              </w:numPr>
              <w:autoSpaceDE w:val="0"/>
              <w:autoSpaceDN w:val="0"/>
              <w:adjustRightInd w:val="0"/>
              <w:ind w:left="417"/>
              <w:contextualSpacing/>
              <w:rPr>
                <w:rFonts w:eastAsia="Arial" w:cs="Calibri"/>
                <w:b/>
              </w:rPr>
            </w:pPr>
            <w:r w:rsidRPr="00896140">
              <w:rPr>
                <w:rFonts w:eastAsia="Arial" w:cs="Calibri"/>
              </w:rPr>
              <w:t xml:space="preserve">Independent, private practice owned by physicians and </w:t>
            </w:r>
            <w:r w:rsidRPr="00896140">
              <w:rPr>
                <w:rFonts w:eastAsia="Arial" w:cs="Calibri"/>
                <w:bCs/>
              </w:rPr>
              <w:t xml:space="preserve">I am </w:t>
            </w:r>
            <w:r w:rsidRPr="00896140">
              <w:rPr>
                <w:rFonts w:eastAsia="Arial" w:cs="Calibri"/>
                <w:b/>
                <w:u w:val="single"/>
              </w:rPr>
              <w:t>not</w:t>
            </w:r>
            <w:r w:rsidRPr="00896140">
              <w:rPr>
                <w:rFonts w:eastAsia="Arial" w:cs="Calibri"/>
                <w:bCs/>
              </w:rPr>
              <w:t xml:space="preserve"> one of the owners</w:t>
            </w:r>
          </w:p>
        </w:tc>
        <w:tc>
          <w:tcPr>
            <w:tcW w:w="931" w:type="dxa"/>
            <w:vAlign w:val="center"/>
          </w:tcPr>
          <w:p w14:paraId="3C595D88" w14:textId="77777777" w:rsidR="00224527" w:rsidRPr="00896140" w:rsidRDefault="00224527">
            <w:pPr>
              <w:jc w:val="center"/>
              <w:rPr>
                <w:rFonts w:eastAsia="SimSun" w:cs="Arial"/>
                <w:b/>
                <w:lang w:eastAsia="zh-CN"/>
              </w:rPr>
            </w:pPr>
            <w:r w:rsidRPr="00896140">
              <w:rPr>
                <w:rFonts w:ascii="Wingdings" w:eastAsia="Wingdings" w:hAnsi="Wingdings" w:cs="Wingdings"/>
                <w:lang w:eastAsia="zh-CN"/>
              </w:rPr>
              <w:t></w:t>
            </w:r>
          </w:p>
        </w:tc>
      </w:tr>
      <w:tr w:rsidR="00224527" w:rsidRPr="00896140" w14:paraId="447BD68B" w14:textId="77777777">
        <w:trPr>
          <w:trHeight w:val="706"/>
          <w:jc w:val="center"/>
        </w:trPr>
        <w:tc>
          <w:tcPr>
            <w:tcW w:w="6692" w:type="dxa"/>
            <w:vAlign w:val="center"/>
          </w:tcPr>
          <w:p w14:paraId="20F4D6A2" w14:textId="77777777" w:rsidR="00224527" w:rsidRPr="00896140" w:rsidRDefault="00224527" w:rsidP="003A2961">
            <w:pPr>
              <w:numPr>
                <w:ilvl w:val="0"/>
                <w:numId w:val="20"/>
              </w:numPr>
              <w:autoSpaceDE w:val="0"/>
              <w:autoSpaceDN w:val="0"/>
              <w:adjustRightInd w:val="0"/>
              <w:ind w:left="417"/>
              <w:contextualSpacing/>
              <w:rPr>
                <w:rFonts w:eastAsia="Arial" w:cs="Calibri"/>
                <w:b/>
              </w:rPr>
            </w:pPr>
            <w:r w:rsidRPr="00896140">
              <w:rPr>
                <w:rFonts w:eastAsia="Arial" w:cs="Calibri"/>
              </w:rPr>
              <w:lastRenderedPageBreak/>
              <w:t>Integrated, closed group model practice owned by a health plan organization (e.g., staff model HMO)</w:t>
            </w:r>
          </w:p>
        </w:tc>
        <w:tc>
          <w:tcPr>
            <w:tcW w:w="931" w:type="dxa"/>
            <w:vAlign w:val="center"/>
          </w:tcPr>
          <w:p w14:paraId="6BDAD074" w14:textId="77777777" w:rsidR="00224527" w:rsidRPr="00896140" w:rsidRDefault="00224527">
            <w:pPr>
              <w:jc w:val="center"/>
              <w:rPr>
                <w:rFonts w:eastAsia="SimSun" w:cs="Arial"/>
                <w:b/>
                <w:lang w:eastAsia="zh-CN"/>
              </w:rPr>
            </w:pPr>
            <w:r w:rsidRPr="00896140">
              <w:rPr>
                <w:rFonts w:ascii="Wingdings" w:eastAsia="Wingdings" w:hAnsi="Wingdings" w:cs="Wingdings"/>
                <w:lang w:eastAsia="zh-CN"/>
              </w:rPr>
              <w:t></w:t>
            </w:r>
          </w:p>
        </w:tc>
      </w:tr>
      <w:tr w:rsidR="00224527" w:rsidRPr="00896140" w14:paraId="18DD7C18" w14:textId="77777777">
        <w:trPr>
          <w:trHeight w:val="688"/>
          <w:jc w:val="center"/>
        </w:trPr>
        <w:tc>
          <w:tcPr>
            <w:tcW w:w="6692" w:type="dxa"/>
            <w:vAlign w:val="center"/>
          </w:tcPr>
          <w:p w14:paraId="5DE27B9E" w14:textId="69384715" w:rsidR="00224527" w:rsidRPr="00896140" w:rsidRDefault="00224527" w:rsidP="003A2961">
            <w:pPr>
              <w:numPr>
                <w:ilvl w:val="0"/>
                <w:numId w:val="20"/>
              </w:numPr>
              <w:autoSpaceDE w:val="0"/>
              <w:autoSpaceDN w:val="0"/>
              <w:adjustRightInd w:val="0"/>
              <w:ind w:left="417"/>
              <w:contextualSpacing/>
              <w:rPr>
                <w:rFonts w:eastAsia="Arial" w:cs="Calibri"/>
                <w:b/>
              </w:rPr>
            </w:pPr>
            <w:r w:rsidRPr="00896140">
              <w:rPr>
                <w:rFonts w:eastAsia="Arial" w:cs="Calibri"/>
              </w:rPr>
              <w:t>Integrated health care network model owned by a health or hospital group</w:t>
            </w:r>
          </w:p>
        </w:tc>
        <w:tc>
          <w:tcPr>
            <w:tcW w:w="931" w:type="dxa"/>
            <w:vAlign w:val="center"/>
          </w:tcPr>
          <w:p w14:paraId="54AD5688" w14:textId="77777777" w:rsidR="00224527" w:rsidRPr="00896140" w:rsidRDefault="00224527">
            <w:pPr>
              <w:jc w:val="center"/>
              <w:rPr>
                <w:rFonts w:eastAsia="SimSun" w:cs="Arial"/>
                <w:b/>
                <w:lang w:eastAsia="zh-CN"/>
              </w:rPr>
            </w:pPr>
            <w:r w:rsidRPr="00896140">
              <w:rPr>
                <w:rFonts w:ascii="Wingdings" w:eastAsia="Wingdings" w:hAnsi="Wingdings" w:cs="Wingdings"/>
                <w:lang w:eastAsia="zh-CN"/>
              </w:rPr>
              <w:t></w:t>
            </w:r>
          </w:p>
        </w:tc>
      </w:tr>
      <w:tr w:rsidR="00224527" w:rsidRPr="00896140" w14:paraId="397AB989" w14:textId="77777777">
        <w:trPr>
          <w:trHeight w:val="557"/>
          <w:jc w:val="center"/>
        </w:trPr>
        <w:tc>
          <w:tcPr>
            <w:tcW w:w="6692" w:type="dxa"/>
            <w:vAlign w:val="center"/>
          </w:tcPr>
          <w:p w14:paraId="03EE72A6" w14:textId="77777777" w:rsidR="00224527" w:rsidRPr="00896140" w:rsidRDefault="00224527" w:rsidP="003A2961">
            <w:pPr>
              <w:numPr>
                <w:ilvl w:val="0"/>
                <w:numId w:val="20"/>
              </w:numPr>
              <w:autoSpaceDE w:val="0"/>
              <w:autoSpaceDN w:val="0"/>
              <w:adjustRightInd w:val="0"/>
              <w:ind w:left="417"/>
              <w:contextualSpacing/>
              <w:rPr>
                <w:rFonts w:eastAsia="Arial" w:cs="Calibri"/>
                <w:b/>
              </w:rPr>
            </w:pPr>
            <w:r w:rsidRPr="00896140">
              <w:rPr>
                <w:rFonts w:eastAsia="Arial" w:cs="Calibri"/>
              </w:rPr>
              <w:t>Other (Please specify: ________)</w:t>
            </w:r>
          </w:p>
        </w:tc>
        <w:tc>
          <w:tcPr>
            <w:tcW w:w="931" w:type="dxa"/>
            <w:vAlign w:val="center"/>
          </w:tcPr>
          <w:p w14:paraId="6DB0FA2E" w14:textId="77777777" w:rsidR="00224527" w:rsidRPr="00896140" w:rsidRDefault="00224527">
            <w:pPr>
              <w:jc w:val="center"/>
              <w:rPr>
                <w:rFonts w:eastAsia="SimSun" w:cs="Arial"/>
                <w:b/>
                <w:lang w:eastAsia="zh-CN"/>
              </w:rPr>
            </w:pPr>
            <w:r w:rsidRPr="00896140">
              <w:rPr>
                <w:rFonts w:ascii="Wingdings" w:eastAsia="Wingdings" w:hAnsi="Wingdings" w:cs="Wingdings"/>
                <w:lang w:eastAsia="zh-CN"/>
              </w:rPr>
              <w:t></w:t>
            </w:r>
          </w:p>
        </w:tc>
      </w:tr>
    </w:tbl>
    <w:p w14:paraId="278AE44D" w14:textId="77777777" w:rsidR="006119A1" w:rsidRDefault="006119A1" w:rsidP="00663AD4">
      <w:pPr>
        <w:spacing w:after="160" w:line="259" w:lineRule="auto"/>
        <w:rPr>
          <w:rFonts w:asciiTheme="minorHAnsi" w:hAnsiTheme="minorHAnsi" w:cstheme="minorHAnsi"/>
          <w:sz w:val="22"/>
        </w:rPr>
      </w:pPr>
    </w:p>
    <w:p w14:paraId="1665224F" w14:textId="77777777" w:rsidR="006119A1" w:rsidRDefault="006119A1" w:rsidP="006119A1">
      <w:pPr>
        <w:autoSpaceDE w:val="0"/>
        <w:autoSpaceDN w:val="0"/>
        <w:adjustRightInd w:val="0"/>
        <w:rPr>
          <w:rFonts w:eastAsia="Arial" w:cs="Arial"/>
          <w:bCs/>
          <w:color w:val="0000FF"/>
        </w:rPr>
      </w:pPr>
    </w:p>
    <w:p w14:paraId="17AD18A7" w14:textId="0260AB50" w:rsidR="00667CB1" w:rsidRPr="001A72CF" w:rsidRDefault="00FD3AE2" w:rsidP="008330A0">
      <w:pPr>
        <w:spacing w:after="160" w:line="259" w:lineRule="auto"/>
        <w:ind w:left="720"/>
        <w:rPr>
          <w:rFonts w:asciiTheme="minorHAnsi" w:hAnsiTheme="minorHAnsi" w:cstheme="minorHAnsi"/>
          <w:sz w:val="22"/>
        </w:rPr>
      </w:pPr>
      <w:r>
        <w:rPr>
          <w:rFonts w:asciiTheme="minorHAnsi" w:hAnsiTheme="minorHAnsi" w:cstheme="minorHAnsi"/>
          <w:sz w:val="22"/>
        </w:rPr>
        <w:br w:type="page"/>
      </w:r>
    </w:p>
    <w:p w14:paraId="6BB0A19A" w14:textId="50A47FFF" w:rsidR="00830276" w:rsidRPr="00896140" w:rsidRDefault="00646951" w:rsidP="00E5589B">
      <w:pPr>
        <w:ind w:left="714" w:hanging="714"/>
        <w:rPr>
          <w:rFonts w:cs="MS Mincho"/>
          <w:bCs/>
          <w:color w:val="0000FF"/>
        </w:rPr>
      </w:pPr>
      <w:r w:rsidRPr="00896140">
        <w:rPr>
          <w:noProof/>
          <w:lang w:val="en-IN" w:eastAsia="en-IN"/>
        </w:rPr>
        <w:lastRenderedPageBreak/>
        <mc:AlternateContent>
          <mc:Choice Requires="wps">
            <w:drawing>
              <wp:anchor distT="0" distB="0" distL="114300" distR="114300" simplePos="0" relativeHeight="251658245" behindDoc="1" locked="0" layoutInCell="1" allowOverlap="1" wp14:anchorId="51CF45AF" wp14:editId="17B12192">
                <wp:simplePos x="0" y="0"/>
                <wp:positionH relativeFrom="column">
                  <wp:posOffset>0</wp:posOffset>
                </wp:positionH>
                <wp:positionV relativeFrom="paragraph">
                  <wp:posOffset>0</wp:posOffset>
                </wp:positionV>
                <wp:extent cx="5886450" cy="295275"/>
                <wp:effectExtent l="0" t="0" r="19050" b="28575"/>
                <wp:wrapNone/>
                <wp:docPr id="1145695717" name="Rectangle 1145695717"/>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5A54EE" w14:textId="635EAC3C" w:rsidR="00646951" w:rsidRPr="00EF02EE" w:rsidRDefault="00646951" w:rsidP="00646951">
                            <w:pPr>
                              <w:jc w:val="center"/>
                              <w:rPr>
                                <w:b/>
                                <w:bCs/>
                                <w:color w:val="000000" w:themeColor="text1"/>
                              </w:rPr>
                            </w:pPr>
                            <w:r>
                              <w:rPr>
                                <w:b/>
                                <w:bCs/>
                                <w:color w:val="0000FF"/>
                              </w:rPr>
                              <w:t xml:space="preserve">Section F: </w:t>
                            </w:r>
                            <w:r w:rsidR="000F0DE4">
                              <w:rPr>
                                <w:b/>
                                <w:bCs/>
                                <w:color w:val="0000FF"/>
                              </w:rPr>
                              <w:t xml:space="preserve">Salesforce </w:t>
                            </w:r>
                            <w:r w:rsidR="00ED0280">
                              <w:rPr>
                                <w:b/>
                                <w:bCs/>
                                <w:color w:val="0000FF"/>
                              </w:rPr>
                              <w:t>Related Questions</w:t>
                            </w:r>
                          </w:p>
                          <w:p w14:paraId="59790A19" w14:textId="77777777" w:rsidR="00646951" w:rsidRPr="00EF02EE" w:rsidRDefault="00646951" w:rsidP="00646951">
                            <w:pPr>
                              <w:jc w:val="center"/>
                              <w:rPr>
                                <w:b/>
                                <w:bCs/>
                                <w:color w:val="000000" w:themeColor="text1"/>
                              </w:rPr>
                            </w:pPr>
                          </w:p>
                          <w:p w14:paraId="1385408B" w14:textId="77777777" w:rsidR="00646951" w:rsidRPr="00EF02EE" w:rsidRDefault="00646951" w:rsidP="00646951">
                            <w:pPr>
                              <w:jc w:val="center"/>
                              <w:rPr>
                                <w:b/>
                              </w:rPr>
                            </w:pPr>
                          </w:p>
                          <w:p w14:paraId="7A09D7B4" w14:textId="77777777" w:rsidR="00646951" w:rsidRPr="00EF02EE" w:rsidRDefault="00646951" w:rsidP="00646951">
                            <w:pPr>
                              <w:jc w:val="center"/>
                              <w:rPr>
                                <w:b/>
                                <w:bCs/>
                                <w:color w:val="000000" w:themeColor="text1"/>
                              </w:rPr>
                            </w:pPr>
                          </w:p>
                          <w:p w14:paraId="66A511F8" w14:textId="77777777" w:rsidR="00646951" w:rsidRPr="00EF02EE" w:rsidRDefault="00646951" w:rsidP="00646951">
                            <w:pPr>
                              <w:jc w:val="center"/>
                              <w:rPr>
                                <w:b/>
                                <w:bCs/>
                                <w:color w:val="000000" w:themeColor="text1"/>
                              </w:rPr>
                            </w:pPr>
                          </w:p>
                          <w:p w14:paraId="65AF416A" w14:textId="77777777" w:rsidR="00646951" w:rsidRPr="00EF02EE" w:rsidRDefault="00646951" w:rsidP="00646951">
                            <w:pPr>
                              <w:jc w:val="center"/>
                              <w:rPr>
                                <w:b/>
                                <w:bCs/>
                                <w:color w:val="000000" w:themeColor="text1"/>
                              </w:rPr>
                            </w:pPr>
                          </w:p>
                          <w:p w14:paraId="0F6D760C" w14:textId="77777777" w:rsidR="00646951" w:rsidRPr="00EF02EE" w:rsidRDefault="00646951" w:rsidP="00646951">
                            <w:pPr>
                              <w:jc w:val="center"/>
                              <w:rPr>
                                <w:b/>
                                <w:bCs/>
                                <w:color w:val="000000" w:themeColor="text1"/>
                              </w:rPr>
                            </w:pPr>
                          </w:p>
                          <w:p w14:paraId="0F65D4E1" w14:textId="77777777" w:rsidR="00646951" w:rsidRDefault="00646951" w:rsidP="006469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CF45AF" id="Rectangle 1145695717" o:spid="_x0000_s1046" style="position:absolute;left:0;text-align:left;margin-left:0;margin-top:0;width:463.5pt;height:23.25pt;z-index:-2516582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" fillcolor="#0cf" strokecolor="black [3213]">
                <v:textbox>
                  <w:txbxContent>
                    <w:p w14:paraId="395A54EE" w14:textId="635EAC3C" w:rsidR="00646951" w:rsidRPr="00EF02EE" w:rsidRDefault="00646951" w:rsidP="00646951">
                      <w:pPr>
                        <w:jc w:val="center"/>
                        <w:rPr>
                          <w:b/>
                          <w:bCs/>
                          <w:color w:val="000000" w:themeColor="text1"/>
                        </w:rPr>
                      </w:pPr>
                      <w:r>
                        <w:rPr>
                          <w:b/>
                          <w:bCs/>
                          <w:color w:val="0000FF"/>
                        </w:rPr>
                        <w:t xml:space="preserve">Section F: </w:t>
                      </w:r>
                      <w:r w:rsidR="000F0DE4">
                        <w:rPr>
                          <w:b/>
                          <w:bCs/>
                          <w:color w:val="0000FF"/>
                        </w:rPr>
                        <w:t xml:space="preserve">Salesforce </w:t>
                      </w:r>
                      <w:r w:rsidR="00ED0280">
                        <w:rPr>
                          <w:b/>
                          <w:bCs/>
                          <w:color w:val="0000FF"/>
                        </w:rPr>
                        <w:t>Related Questions</w:t>
                      </w:r>
                    </w:p>
                    <w:p w14:paraId="59790A19" w14:textId="77777777" w:rsidR="00646951" w:rsidRPr="00EF02EE" w:rsidRDefault="00646951" w:rsidP="00646951">
                      <w:pPr>
                        <w:jc w:val="center"/>
                        <w:rPr>
                          <w:b/>
                          <w:bCs/>
                          <w:color w:val="000000" w:themeColor="text1"/>
                        </w:rPr>
                      </w:pPr>
                    </w:p>
                    <w:p w14:paraId="1385408B" w14:textId="77777777" w:rsidR="00646951" w:rsidRPr="00EF02EE" w:rsidRDefault="00646951" w:rsidP="00646951">
                      <w:pPr>
                        <w:jc w:val="center"/>
                        <w:rPr>
                          <w:b/>
                        </w:rPr>
                      </w:pPr>
                    </w:p>
                    <w:p w14:paraId="7A09D7B4" w14:textId="77777777" w:rsidR="00646951" w:rsidRPr="00EF02EE" w:rsidRDefault="00646951" w:rsidP="00646951">
                      <w:pPr>
                        <w:jc w:val="center"/>
                        <w:rPr>
                          <w:b/>
                          <w:bCs/>
                          <w:color w:val="000000" w:themeColor="text1"/>
                        </w:rPr>
                      </w:pPr>
                    </w:p>
                    <w:p w14:paraId="66A511F8" w14:textId="77777777" w:rsidR="00646951" w:rsidRPr="00EF02EE" w:rsidRDefault="00646951" w:rsidP="00646951">
                      <w:pPr>
                        <w:jc w:val="center"/>
                        <w:rPr>
                          <w:b/>
                          <w:bCs/>
                          <w:color w:val="000000" w:themeColor="text1"/>
                        </w:rPr>
                      </w:pPr>
                    </w:p>
                    <w:p w14:paraId="65AF416A" w14:textId="77777777" w:rsidR="00646951" w:rsidRPr="00EF02EE" w:rsidRDefault="00646951" w:rsidP="00646951">
                      <w:pPr>
                        <w:jc w:val="center"/>
                        <w:rPr>
                          <w:b/>
                          <w:bCs/>
                          <w:color w:val="000000" w:themeColor="text1"/>
                        </w:rPr>
                      </w:pPr>
                    </w:p>
                    <w:p w14:paraId="0F6D760C" w14:textId="77777777" w:rsidR="00646951" w:rsidRPr="00EF02EE" w:rsidRDefault="00646951" w:rsidP="00646951">
                      <w:pPr>
                        <w:jc w:val="center"/>
                        <w:rPr>
                          <w:b/>
                          <w:bCs/>
                          <w:color w:val="000000" w:themeColor="text1"/>
                        </w:rPr>
                      </w:pPr>
                    </w:p>
                    <w:p w14:paraId="0F65D4E1" w14:textId="77777777" w:rsidR="00646951" w:rsidRDefault="00646951" w:rsidP="00646951">
                      <w:pPr>
                        <w:jc w:val="center"/>
                      </w:pPr>
                    </w:p>
                  </w:txbxContent>
                </v:textbox>
              </v:rect>
            </w:pict>
          </mc:Fallback>
        </mc:AlternateContent>
      </w:r>
    </w:p>
    <w:p w14:paraId="140C40B8" w14:textId="77777777" w:rsidR="00830276" w:rsidRPr="00896140" w:rsidRDefault="00830276" w:rsidP="00E5589B">
      <w:pPr>
        <w:ind w:left="714" w:hanging="714"/>
        <w:rPr>
          <w:rFonts w:cs="MS Mincho"/>
          <w:bCs/>
          <w:color w:val="0000FF"/>
        </w:rPr>
      </w:pPr>
    </w:p>
    <w:p w14:paraId="048B1EF9" w14:textId="77777777" w:rsidR="00B417C2" w:rsidRDefault="00B417C2" w:rsidP="00830276">
      <w:pPr>
        <w:ind w:left="720" w:hanging="720"/>
        <w:rPr>
          <w:color w:val="0000FF"/>
        </w:rPr>
      </w:pPr>
    </w:p>
    <w:p w14:paraId="193CC153" w14:textId="1370B7A6" w:rsidR="00830276" w:rsidRPr="00896140" w:rsidRDefault="00646951" w:rsidP="00830276">
      <w:pPr>
        <w:ind w:left="720" w:hanging="720"/>
      </w:pPr>
      <w:r>
        <w:rPr>
          <w:color w:val="0000FF"/>
        </w:rPr>
        <w:t>F1</w:t>
      </w:r>
      <w:r w:rsidR="00830276" w:rsidRPr="00896140">
        <w:rPr>
          <w:color w:val="0000FF"/>
        </w:rPr>
        <w:t>.</w:t>
      </w:r>
      <w:r w:rsidR="00830276" w:rsidRPr="00896140">
        <w:tab/>
        <w:t xml:space="preserve">Please indicate when a </w:t>
      </w:r>
      <w:r w:rsidR="00830276" w:rsidRPr="00896140">
        <w:rPr>
          <w:b/>
        </w:rPr>
        <w:t>sales</w:t>
      </w:r>
      <w:r w:rsidR="00F474CE">
        <w:rPr>
          <w:b/>
        </w:rPr>
        <w:t xml:space="preserve"> representative</w:t>
      </w:r>
      <w:r w:rsidR="00830276" w:rsidRPr="00896140">
        <w:t xml:space="preserve"> last discussed </w:t>
      </w:r>
      <w:r w:rsidR="00052542">
        <w:t xml:space="preserve">each of </w:t>
      </w:r>
      <w:r w:rsidR="006B6825">
        <w:rPr>
          <w:b/>
        </w:rPr>
        <w:t xml:space="preserve">the </w:t>
      </w:r>
      <w:r w:rsidR="00052542">
        <w:rPr>
          <w:b/>
        </w:rPr>
        <w:t>following brands</w:t>
      </w:r>
      <w:r w:rsidR="00830276" w:rsidRPr="00896140">
        <w:t xml:space="preserve">, if ever, with you? </w:t>
      </w:r>
    </w:p>
    <w:p w14:paraId="428A147D" w14:textId="77777777" w:rsidR="00830276" w:rsidRPr="00896140" w:rsidRDefault="00830276" w:rsidP="00830276">
      <w:pPr>
        <w:ind w:left="720"/>
      </w:pPr>
    </w:p>
    <w:p w14:paraId="770B5F3A" w14:textId="333CC2AB" w:rsidR="00830276" w:rsidRPr="00896140" w:rsidRDefault="00830276" w:rsidP="00830276">
      <w:pPr>
        <w:ind w:left="720"/>
      </w:pPr>
      <w:r w:rsidRPr="00896140">
        <w:t xml:space="preserve">Please select only one </w:t>
      </w:r>
      <w:r w:rsidR="00F73B44">
        <w:t>option for each product</w:t>
      </w:r>
      <w:r w:rsidR="00C60F5A">
        <w:t>.</w:t>
      </w:r>
    </w:p>
    <w:p w14:paraId="543A7D95" w14:textId="77777777" w:rsidR="00F73B44" w:rsidRDefault="00F73B44" w:rsidP="00F73B44">
      <w:pPr>
        <w:spacing w:after="160" w:line="259" w:lineRule="auto"/>
        <w:ind w:firstLine="720"/>
        <w:rPr>
          <w:rFonts w:eastAsia="Arial" w:cs="Calibri"/>
          <w:color w:val="0000FF"/>
        </w:rPr>
      </w:pPr>
    </w:p>
    <w:p w14:paraId="17CE8841" w14:textId="55A5C9C5" w:rsidR="00F73B44" w:rsidRPr="00896140" w:rsidRDefault="00F73B44" w:rsidP="00F73B44">
      <w:pPr>
        <w:spacing w:after="160" w:line="259" w:lineRule="auto"/>
        <w:ind w:firstLine="720"/>
        <w:rPr>
          <w:rFonts w:eastAsia="Arial" w:cs="Calibri"/>
          <w:color w:val="0000FF"/>
        </w:rPr>
      </w:pPr>
      <w:r w:rsidRPr="00896140">
        <w:rPr>
          <w:rFonts w:eastAsia="Arial" w:cs="Calibri"/>
          <w:color w:val="0000FF"/>
        </w:rPr>
        <w:t xml:space="preserve">[PN: </w:t>
      </w:r>
      <w:r>
        <w:rPr>
          <w:rFonts w:eastAsia="Arial" w:cs="Calibri"/>
          <w:color w:val="0000FF"/>
        </w:rPr>
        <w:t>Allow one selection in each row</w:t>
      </w:r>
      <w:r w:rsidRPr="00896140">
        <w:rPr>
          <w:rFonts w:eastAsia="Arial" w:cs="Calibri"/>
          <w:color w:val="0000FF"/>
        </w:rPr>
        <w:t>.</w:t>
      </w:r>
      <w:r>
        <w:rPr>
          <w:rFonts w:eastAsia="Arial" w:cs="Calibri"/>
          <w:color w:val="0000FF"/>
        </w:rPr>
        <w:t xml:space="preserve"> Do not randomize.</w:t>
      </w:r>
      <w:r w:rsidRPr="00896140">
        <w:rPr>
          <w:rFonts w:eastAsia="Arial" w:cs="Calibri"/>
          <w:color w:val="0000FF"/>
        </w:rPr>
        <w:t>]</w:t>
      </w:r>
    </w:p>
    <w:p w14:paraId="6B6C463D" w14:textId="77777777" w:rsidR="00830276" w:rsidRPr="00896140" w:rsidRDefault="00830276" w:rsidP="00830276">
      <w:pPr>
        <w:ind w:left="720"/>
      </w:pPr>
    </w:p>
    <w:tbl>
      <w:tblPr>
        <w:tblW w:w="10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5"/>
        <w:gridCol w:w="1440"/>
        <w:gridCol w:w="1441"/>
        <w:gridCol w:w="1441"/>
        <w:gridCol w:w="1441"/>
        <w:gridCol w:w="1441"/>
        <w:gridCol w:w="1441"/>
      </w:tblGrid>
      <w:tr w:rsidR="00E6693D" w:rsidRPr="00896140" w14:paraId="6C3BC9AC" w14:textId="77777777" w:rsidTr="007009CE">
        <w:trPr>
          <w:trHeight w:val="1180"/>
          <w:jc w:val="center"/>
        </w:trPr>
        <w:tc>
          <w:tcPr>
            <w:tcW w:w="2335" w:type="dxa"/>
            <w:vAlign w:val="center"/>
          </w:tcPr>
          <w:p w14:paraId="59233506" w14:textId="55DFF105" w:rsidR="007009CE" w:rsidRPr="007A5765" w:rsidRDefault="007009CE" w:rsidP="00890C7E">
            <w:pPr>
              <w:jc w:val="center"/>
              <w:rPr>
                <w:b/>
              </w:rPr>
            </w:pPr>
            <w:r w:rsidRPr="007A5765">
              <w:rPr>
                <w:b/>
              </w:rPr>
              <w:t>Product</w:t>
            </w:r>
          </w:p>
        </w:tc>
        <w:tc>
          <w:tcPr>
            <w:tcW w:w="1440" w:type="dxa"/>
            <w:vAlign w:val="center"/>
          </w:tcPr>
          <w:p w14:paraId="4F3944A5" w14:textId="5472F4B9" w:rsidR="00E6693D" w:rsidRPr="00896140" w:rsidRDefault="00E6693D">
            <w:pPr>
              <w:jc w:val="center"/>
              <w:rPr>
                <w:b/>
                <w:color w:val="0000FF"/>
              </w:rPr>
            </w:pPr>
            <w:r w:rsidRPr="00896140">
              <w:rPr>
                <w:b/>
                <w:color w:val="0000FF"/>
              </w:rPr>
              <w:t>(i)</w:t>
            </w:r>
          </w:p>
          <w:p w14:paraId="630B55CA" w14:textId="77777777" w:rsidR="00E6693D" w:rsidRPr="00896140" w:rsidRDefault="00E6693D">
            <w:pPr>
              <w:jc w:val="center"/>
              <w:rPr>
                <w:b/>
              </w:rPr>
            </w:pPr>
            <w:r w:rsidRPr="00896140">
              <w:rPr>
                <w:b/>
              </w:rPr>
              <w:t>Within the Past 48 Hours</w:t>
            </w:r>
          </w:p>
        </w:tc>
        <w:tc>
          <w:tcPr>
            <w:tcW w:w="1441" w:type="dxa"/>
            <w:vAlign w:val="center"/>
          </w:tcPr>
          <w:p w14:paraId="44E71D25" w14:textId="77777777" w:rsidR="00E6693D" w:rsidRPr="00896140" w:rsidRDefault="00E6693D">
            <w:pPr>
              <w:jc w:val="center"/>
              <w:rPr>
                <w:b/>
                <w:color w:val="0000FF"/>
              </w:rPr>
            </w:pPr>
            <w:r w:rsidRPr="00896140">
              <w:rPr>
                <w:b/>
                <w:color w:val="0000FF"/>
              </w:rPr>
              <w:t>(ii)</w:t>
            </w:r>
          </w:p>
          <w:p w14:paraId="7155EA75" w14:textId="77777777" w:rsidR="00E6693D" w:rsidRPr="00896140" w:rsidRDefault="00E6693D">
            <w:pPr>
              <w:jc w:val="center"/>
              <w:rPr>
                <w:b/>
              </w:rPr>
            </w:pPr>
            <w:r w:rsidRPr="00896140">
              <w:rPr>
                <w:b/>
              </w:rPr>
              <w:t>3-7 Days Ago</w:t>
            </w:r>
          </w:p>
        </w:tc>
        <w:tc>
          <w:tcPr>
            <w:tcW w:w="1441" w:type="dxa"/>
            <w:vAlign w:val="center"/>
          </w:tcPr>
          <w:p w14:paraId="0810786D" w14:textId="77777777" w:rsidR="00E6693D" w:rsidRPr="00896140" w:rsidRDefault="00E6693D">
            <w:pPr>
              <w:jc w:val="center"/>
              <w:rPr>
                <w:b/>
                <w:color w:val="0000FF"/>
              </w:rPr>
            </w:pPr>
            <w:r w:rsidRPr="00896140">
              <w:rPr>
                <w:b/>
                <w:color w:val="0000FF"/>
              </w:rPr>
              <w:t>(iii)</w:t>
            </w:r>
          </w:p>
          <w:p w14:paraId="7AE8B30E" w14:textId="77777777" w:rsidR="00E6693D" w:rsidRPr="00896140" w:rsidRDefault="00E6693D">
            <w:pPr>
              <w:jc w:val="center"/>
              <w:rPr>
                <w:b/>
              </w:rPr>
            </w:pPr>
            <w:r w:rsidRPr="00896140">
              <w:rPr>
                <w:b/>
              </w:rPr>
              <w:t>8-14 Days Ago</w:t>
            </w:r>
          </w:p>
        </w:tc>
        <w:tc>
          <w:tcPr>
            <w:tcW w:w="1441" w:type="dxa"/>
            <w:vAlign w:val="center"/>
          </w:tcPr>
          <w:p w14:paraId="4C2A0889" w14:textId="77777777" w:rsidR="00E6693D" w:rsidRPr="00896140" w:rsidRDefault="00E6693D">
            <w:pPr>
              <w:jc w:val="center"/>
              <w:rPr>
                <w:b/>
                <w:color w:val="0000FF"/>
              </w:rPr>
            </w:pPr>
            <w:r w:rsidRPr="00896140">
              <w:rPr>
                <w:b/>
                <w:color w:val="0000FF"/>
              </w:rPr>
              <w:t>(iv)</w:t>
            </w:r>
          </w:p>
          <w:p w14:paraId="039651B4" w14:textId="77777777" w:rsidR="00E6693D" w:rsidRPr="00896140" w:rsidRDefault="00E6693D">
            <w:pPr>
              <w:jc w:val="center"/>
              <w:rPr>
                <w:b/>
                <w:color w:val="0000FF"/>
              </w:rPr>
            </w:pPr>
            <w:r w:rsidRPr="00896140">
              <w:rPr>
                <w:b/>
              </w:rPr>
              <w:t>15-28 Days Ago</w:t>
            </w:r>
          </w:p>
        </w:tc>
        <w:tc>
          <w:tcPr>
            <w:tcW w:w="1441" w:type="dxa"/>
            <w:vAlign w:val="center"/>
          </w:tcPr>
          <w:p w14:paraId="38C92961" w14:textId="77777777" w:rsidR="00E6693D" w:rsidRPr="00896140" w:rsidRDefault="00E6693D">
            <w:pPr>
              <w:jc w:val="center"/>
              <w:rPr>
                <w:b/>
                <w:color w:val="0000FF"/>
              </w:rPr>
            </w:pPr>
            <w:r w:rsidRPr="00896140">
              <w:rPr>
                <w:b/>
                <w:color w:val="0000FF"/>
              </w:rPr>
              <w:t>(v)</w:t>
            </w:r>
          </w:p>
          <w:p w14:paraId="1845308D" w14:textId="77777777" w:rsidR="00E6693D" w:rsidRPr="00896140" w:rsidRDefault="00E6693D">
            <w:pPr>
              <w:jc w:val="center"/>
              <w:rPr>
                <w:b/>
                <w:color w:val="0000FF"/>
              </w:rPr>
            </w:pPr>
            <w:r w:rsidRPr="00896140">
              <w:rPr>
                <w:b/>
              </w:rPr>
              <w:t>More than 4 Weeks Ago</w:t>
            </w:r>
          </w:p>
        </w:tc>
        <w:tc>
          <w:tcPr>
            <w:tcW w:w="1441" w:type="dxa"/>
            <w:vAlign w:val="center"/>
          </w:tcPr>
          <w:p w14:paraId="3164618C" w14:textId="77777777" w:rsidR="00E6693D" w:rsidRPr="00896140" w:rsidRDefault="00E6693D">
            <w:pPr>
              <w:jc w:val="center"/>
              <w:rPr>
                <w:b/>
                <w:color w:val="0000FF"/>
              </w:rPr>
            </w:pPr>
            <w:r w:rsidRPr="00896140">
              <w:rPr>
                <w:b/>
                <w:color w:val="0000FF"/>
              </w:rPr>
              <w:t>(vi)</w:t>
            </w:r>
          </w:p>
          <w:p w14:paraId="72FF06E8" w14:textId="5FF51ECA" w:rsidR="00E6693D" w:rsidRPr="00896140" w:rsidRDefault="00E6693D">
            <w:pPr>
              <w:jc w:val="center"/>
              <w:rPr>
                <w:b/>
              </w:rPr>
            </w:pPr>
            <w:r w:rsidRPr="00896140">
              <w:rPr>
                <w:b/>
              </w:rPr>
              <w:t>Never</w:t>
            </w:r>
            <w:r w:rsidR="00CD0003">
              <w:rPr>
                <w:b/>
              </w:rPr>
              <w:t>/</w:t>
            </w:r>
            <w:r w:rsidRPr="00896140">
              <w:rPr>
                <w:b/>
              </w:rPr>
              <w:t>Can’t Remember</w:t>
            </w:r>
          </w:p>
        </w:tc>
      </w:tr>
      <w:tr w:rsidR="00E6693D" w:rsidRPr="00896140" w14:paraId="416CB6C1" w14:textId="77777777" w:rsidTr="007009CE">
        <w:trPr>
          <w:trHeight w:val="500"/>
          <w:jc w:val="center"/>
        </w:trPr>
        <w:tc>
          <w:tcPr>
            <w:tcW w:w="2335" w:type="dxa"/>
            <w:vAlign w:val="center"/>
          </w:tcPr>
          <w:p w14:paraId="65C35C9B" w14:textId="3C7BF873" w:rsidR="007009CE" w:rsidRPr="006B6825" w:rsidRDefault="00A87931" w:rsidP="003A2961">
            <w:pPr>
              <w:numPr>
                <w:ilvl w:val="0"/>
                <w:numId w:val="31"/>
              </w:numPr>
            </w:pPr>
            <w:r>
              <w:t>P1</w:t>
            </w:r>
          </w:p>
        </w:tc>
        <w:tc>
          <w:tcPr>
            <w:tcW w:w="1440" w:type="dxa"/>
            <w:vAlign w:val="center"/>
          </w:tcPr>
          <w:p w14:paraId="4A1488DE" w14:textId="2CB6395D" w:rsidR="00E6693D" w:rsidRPr="00896140" w:rsidRDefault="00E6693D">
            <w:pPr>
              <w:jc w:val="center"/>
            </w:pPr>
            <w:r w:rsidRPr="00896140">
              <w:rPr>
                <w:rFonts w:ascii="Wingdings" w:eastAsia="Wingdings" w:hAnsi="Wingdings" w:cs="Wingdings"/>
              </w:rPr>
              <w:t></w:t>
            </w:r>
          </w:p>
        </w:tc>
        <w:tc>
          <w:tcPr>
            <w:tcW w:w="1441" w:type="dxa"/>
            <w:vAlign w:val="center"/>
          </w:tcPr>
          <w:p w14:paraId="10D37BA0" w14:textId="77777777" w:rsidR="00E6693D" w:rsidRPr="00896140" w:rsidRDefault="00E6693D">
            <w:pPr>
              <w:jc w:val="center"/>
            </w:pPr>
            <w:r w:rsidRPr="00896140">
              <w:rPr>
                <w:rFonts w:ascii="Wingdings" w:eastAsia="Wingdings" w:hAnsi="Wingdings" w:cs="Wingdings"/>
              </w:rPr>
              <w:t></w:t>
            </w:r>
          </w:p>
        </w:tc>
        <w:tc>
          <w:tcPr>
            <w:tcW w:w="1441" w:type="dxa"/>
            <w:vAlign w:val="center"/>
          </w:tcPr>
          <w:p w14:paraId="1C3A6DD6" w14:textId="77777777" w:rsidR="00E6693D" w:rsidRPr="00896140" w:rsidRDefault="00E6693D">
            <w:pPr>
              <w:jc w:val="center"/>
            </w:pPr>
            <w:r w:rsidRPr="00896140">
              <w:rPr>
                <w:rFonts w:ascii="Wingdings" w:eastAsia="Wingdings" w:hAnsi="Wingdings" w:cs="Wingdings"/>
              </w:rPr>
              <w:t></w:t>
            </w:r>
          </w:p>
        </w:tc>
        <w:tc>
          <w:tcPr>
            <w:tcW w:w="1441" w:type="dxa"/>
            <w:vAlign w:val="center"/>
          </w:tcPr>
          <w:p w14:paraId="089473E0" w14:textId="77777777" w:rsidR="00E6693D" w:rsidRPr="00896140" w:rsidRDefault="00E6693D">
            <w:pPr>
              <w:jc w:val="center"/>
            </w:pPr>
            <w:r w:rsidRPr="00896140">
              <w:rPr>
                <w:rFonts w:ascii="Wingdings" w:eastAsia="Wingdings" w:hAnsi="Wingdings" w:cs="Wingdings"/>
              </w:rPr>
              <w:t></w:t>
            </w:r>
          </w:p>
        </w:tc>
        <w:tc>
          <w:tcPr>
            <w:tcW w:w="1441" w:type="dxa"/>
            <w:vAlign w:val="center"/>
          </w:tcPr>
          <w:p w14:paraId="422E16A4" w14:textId="77777777" w:rsidR="00E6693D" w:rsidRPr="00896140" w:rsidRDefault="00E6693D">
            <w:pPr>
              <w:jc w:val="center"/>
            </w:pPr>
            <w:r w:rsidRPr="00896140">
              <w:rPr>
                <w:rFonts w:ascii="Wingdings" w:eastAsia="Wingdings" w:hAnsi="Wingdings" w:cs="Wingdings"/>
              </w:rPr>
              <w:t></w:t>
            </w:r>
          </w:p>
        </w:tc>
        <w:tc>
          <w:tcPr>
            <w:tcW w:w="1441" w:type="dxa"/>
            <w:vAlign w:val="center"/>
          </w:tcPr>
          <w:p w14:paraId="7D27693E" w14:textId="77777777" w:rsidR="00E6693D" w:rsidRPr="00896140" w:rsidRDefault="00E6693D">
            <w:pPr>
              <w:jc w:val="center"/>
            </w:pPr>
            <w:r w:rsidRPr="00896140">
              <w:rPr>
                <w:rFonts w:ascii="Wingdings" w:eastAsia="Wingdings" w:hAnsi="Wingdings" w:cs="Wingdings"/>
              </w:rPr>
              <w:t></w:t>
            </w:r>
          </w:p>
        </w:tc>
      </w:tr>
      <w:tr w:rsidR="007009CE" w:rsidRPr="00896140" w14:paraId="2921BCD0" w14:textId="77777777" w:rsidTr="007009CE">
        <w:trPr>
          <w:trHeight w:val="500"/>
          <w:jc w:val="center"/>
        </w:trPr>
        <w:tc>
          <w:tcPr>
            <w:tcW w:w="2335" w:type="dxa"/>
            <w:tcBorders>
              <w:bottom w:val="single" w:sz="4" w:space="0" w:color="000000"/>
            </w:tcBorders>
            <w:vAlign w:val="center"/>
          </w:tcPr>
          <w:p w14:paraId="3A5FA44A" w14:textId="63B8C241" w:rsidR="007009CE" w:rsidRPr="006B6825" w:rsidRDefault="00155D0C" w:rsidP="003A2961">
            <w:pPr>
              <w:numPr>
                <w:ilvl w:val="0"/>
                <w:numId w:val="31"/>
              </w:numPr>
            </w:pPr>
            <w:r>
              <w:t>P4</w:t>
            </w:r>
          </w:p>
        </w:tc>
        <w:tc>
          <w:tcPr>
            <w:tcW w:w="1440" w:type="dxa"/>
            <w:tcBorders>
              <w:bottom w:val="single" w:sz="4" w:space="0" w:color="000000"/>
            </w:tcBorders>
            <w:vAlign w:val="center"/>
          </w:tcPr>
          <w:p w14:paraId="022E6C39" w14:textId="05EA1CFC" w:rsidR="007009CE" w:rsidRPr="00896140" w:rsidRDefault="007009CE" w:rsidP="00587721">
            <w:pPr>
              <w:jc w:val="center"/>
              <w:rPr>
                <w:rFonts w:ascii="Wingdings" w:eastAsia="Wingdings" w:hAnsi="Wingdings" w:cs="Wingdings"/>
              </w:rPr>
            </w:pPr>
            <w:r w:rsidRPr="00896140">
              <w:rPr>
                <w:rFonts w:ascii="Wingdings" w:eastAsia="Wingdings" w:hAnsi="Wingdings" w:cs="Wingdings"/>
              </w:rPr>
              <w:t></w:t>
            </w:r>
          </w:p>
        </w:tc>
        <w:tc>
          <w:tcPr>
            <w:tcW w:w="1441" w:type="dxa"/>
            <w:tcBorders>
              <w:bottom w:val="single" w:sz="4" w:space="0" w:color="000000"/>
            </w:tcBorders>
            <w:vAlign w:val="center"/>
          </w:tcPr>
          <w:p w14:paraId="49FA892B" w14:textId="016692FE" w:rsidR="007009CE" w:rsidRPr="00896140" w:rsidRDefault="007009CE" w:rsidP="00587721">
            <w:pPr>
              <w:jc w:val="center"/>
              <w:rPr>
                <w:rFonts w:ascii="Wingdings" w:eastAsia="Wingdings" w:hAnsi="Wingdings" w:cs="Wingdings"/>
              </w:rPr>
            </w:pPr>
            <w:r w:rsidRPr="00896140">
              <w:rPr>
                <w:rFonts w:ascii="Wingdings" w:eastAsia="Wingdings" w:hAnsi="Wingdings" w:cs="Wingdings"/>
              </w:rPr>
              <w:t></w:t>
            </w:r>
          </w:p>
        </w:tc>
        <w:tc>
          <w:tcPr>
            <w:tcW w:w="1441" w:type="dxa"/>
            <w:tcBorders>
              <w:bottom w:val="single" w:sz="4" w:space="0" w:color="000000"/>
            </w:tcBorders>
            <w:vAlign w:val="center"/>
          </w:tcPr>
          <w:p w14:paraId="2B6D14E3" w14:textId="5721CA87" w:rsidR="007009CE" w:rsidRPr="00896140" w:rsidRDefault="007009CE" w:rsidP="00587721">
            <w:pPr>
              <w:jc w:val="center"/>
              <w:rPr>
                <w:rFonts w:ascii="Wingdings" w:eastAsia="Wingdings" w:hAnsi="Wingdings" w:cs="Wingdings"/>
              </w:rPr>
            </w:pPr>
            <w:r w:rsidRPr="00896140">
              <w:rPr>
                <w:rFonts w:ascii="Wingdings" w:eastAsia="Wingdings" w:hAnsi="Wingdings" w:cs="Wingdings"/>
              </w:rPr>
              <w:t></w:t>
            </w:r>
          </w:p>
        </w:tc>
        <w:tc>
          <w:tcPr>
            <w:tcW w:w="1441" w:type="dxa"/>
            <w:tcBorders>
              <w:bottom w:val="single" w:sz="4" w:space="0" w:color="000000"/>
            </w:tcBorders>
            <w:vAlign w:val="center"/>
          </w:tcPr>
          <w:p w14:paraId="12C6FFEA" w14:textId="466375FC" w:rsidR="007009CE" w:rsidRPr="00896140" w:rsidRDefault="007009CE" w:rsidP="00587721">
            <w:pPr>
              <w:jc w:val="center"/>
              <w:rPr>
                <w:rFonts w:ascii="Wingdings" w:eastAsia="Wingdings" w:hAnsi="Wingdings" w:cs="Wingdings"/>
              </w:rPr>
            </w:pPr>
            <w:r w:rsidRPr="00896140">
              <w:rPr>
                <w:rFonts w:ascii="Wingdings" w:eastAsia="Wingdings" w:hAnsi="Wingdings" w:cs="Wingdings"/>
              </w:rPr>
              <w:t></w:t>
            </w:r>
          </w:p>
        </w:tc>
        <w:tc>
          <w:tcPr>
            <w:tcW w:w="1441" w:type="dxa"/>
            <w:tcBorders>
              <w:bottom w:val="single" w:sz="4" w:space="0" w:color="000000"/>
            </w:tcBorders>
            <w:vAlign w:val="center"/>
          </w:tcPr>
          <w:p w14:paraId="7754775E" w14:textId="70B21AC9" w:rsidR="007009CE" w:rsidRPr="00896140" w:rsidRDefault="007009CE" w:rsidP="00587721">
            <w:pPr>
              <w:jc w:val="center"/>
              <w:rPr>
                <w:rFonts w:ascii="Wingdings" w:eastAsia="Wingdings" w:hAnsi="Wingdings" w:cs="Wingdings"/>
              </w:rPr>
            </w:pPr>
            <w:r w:rsidRPr="00896140">
              <w:rPr>
                <w:rFonts w:ascii="Wingdings" w:eastAsia="Wingdings" w:hAnsi="Wingdings" w:cs="Wingdings"/>
              </w:rPr>
              <w:t></w:t>
            </w:r>
          </w:p>
        </w:tc>
        <w:tc>
          <w:tcPr>
            <w:tcW w:w="1441" w:type="dxa"/>
            <w:tcBorders>
              <w:bottom w:val="single" w:sz="4" w:space="0" w:color="000000"/>
            </w:tcBorders>
            <w:vAlign w:val="center"/>
          </w:tcPr>
          <w:p w14:paraId="7E74364C" w14:textId="7BBA93D7" w:rsidR="007009CE" w:rsidRPr="00896140" w:rsidRDefault="007009CE" w:rsidP="00587721">
            <w:pPr>
              <w:jc w:val="center"/>
              <w:rPr>
                <w:rFonts w:ascii="Wingdings" w:eastAsia="Wingdings" w:hAnsi="Wingdings" w:cs="Wingdings"/>
              </w:rPr>
            </w:pPr>
            <w:r w:rsidRPr="00896140">
              <w:rPr>
                <w:rFonts w:ascii="Wingdings" w:eastAsia="Wingdings" w:hAnsi="Wingdings" w:cs="Wingdings"/>
              </w:rPr>
              <w:t></w:t>
            </w:r>
          </w:p>
        </w:tc>
      </w:tr>
    </w:tbl>
    <w:p w14:paraId="7FA8BF2B" w14:textId="77777777" w:rsidR="00830276" w:rsidRPr="00896140" w:rsidRDefault="00830276" w:rsidP="00E5589B">
      <w:pPr>
        <w:ind w:left="714" w:hanging="714"/>
        <w:rPr>
          <w:rFonts w:cs="MS Mincho"/>
          <w:bCs/>
          <w:color w:val="0000FF"/>
        </w:rPr>
      </w:pPr>
    </w:p>
    <w:p w14:paraId="693C1F32" w14:textId="77777777" w:rsidR="00AA52F8" w:rsidRDefault="00646951" w:rsidP="00E5589B">
      <w:pPr>
        <w:ind w:left="714" w:hanging="714"/>
      </w:pPr>
      <w:r>
        <w:rPr>
          <w:rFonts w:cs="MS Mincho"/>
          <w:bCs/>
          <w:color w:val="0000FF"/>
        </w:rPr>
        <w:t>F2</w:t>
      </w:r>
      <w:r w:rsidR="00617651" w:rsidRPr="00896140">
        <w:rPr>
          <w:rFonts w:cs="MS Mincho"/>
          <w:bCs/>
          <w:color w:val="0000FF"/>
        </w:rPr>
        <w:t>.</w:t>
      </w:r>
      <w:r w:rsidR="00617651" w:rsidRPr="00896140">
        <w:tab/>
      </w:r>
      <w:r w:rsidR="00E5589B" w:rsidRPr="00896140">
        <w:t xml:space="preserve">Please review the list of sales materials below. </w:t>
      </w:r>
    </w:p>
    <w:p w14:paraId="1EC876CD" w14:textId="77777777" w:rsidR="00AA52F8" w:rsidRDefault="00AA52F8" w:rsidP="00E5589B">
      <w:pPr>
        <w:ind w:left="714" w:hanging="714"/>
      </w:pPr>
    </w:p>
    <w:p w14:paraId="1E447520" w14:textId="2F23E866" w:rsidR="00E5589B" w:rsidRPr="00896140" w:rsidRDefault="00E5589B" w:rsidP="00AA52F8">
      <w:pPr>
        <w:ind w:left="714"/>
      </w:pPr>
      <w:r w:rsidRPr="00896140">
        <w:t xml:space="preserve">For each item listed, please indicate if you recall the </w:t>
      </w:r>
      <w:r w:rsidR="00AA52F8" w:rsidRPr="00896140">
        <w:rPr>
          <w:color w:val="0000FF"/>
        </w:rPr>
        <w:t xml:space="preserve">[PN: </w:t>
      </w:r>
      <w:r w:rsidR="00AA52F8">
        <w:rPr>
          <w:color w:val="0000FF"/>
        </w:rPr>
        <w:t>“</w:t>
      </w:r>
      <w:r w:rsidR="00A87931">
        <w:rPr>
          <w:b/>
        </w:rPr>
        <w:t>P1</w:t>
      </w:r>
      <w:r w:rsidR="00A748E6" w:rsidRPr="00A748E6">
        <w:rPr>
          <w:b/>
          <w:bCs/>
        </w:rPr>
        <w:t xml:space="preserve"> or </w:t>
      </w:r>
      <w:r w:rsidR="00155D0C">
        <w:rPr>
          <w:b/>
          <w:bCs/>
        </w:rPr>
        <w:t>P4</w:t>
      </w:r>
      <w:r w:rsidR="00AA52F8">
        <w:rPr>
          <w:color w:val="0000FF"/>
        </w:rPr>
        <w:t xml:space="preserve">” </w:t>
      </w:r>
      <w:r w:rsidR="00A748E6">
        <w:rPr>
          <w:color w:val="0000FF"/>
        </w:rPr>
        <w:t>if col(vi) not selected for both F1_a and b. “</w:t>
      </w:r>
      <w:r w:rsidR="00A87931">
        <w:rPr>
          <w:b/>
          <w:bCs/>
        </w:rPr>
        <w:t>P1</w:t>
      </w:r>
      <w:r w:rsidR="00A748E6">
        <w:rPr>
          <w:color w:val="0000FF"/>
        </w:rPr>
        <w:t>” if col(vi) selected in F1_b. “</w:t>
      </w:r>
      <w:r w:rsidR="00155D0C">
        <w:rPr>
          <w:b/>
          <w:bCs/>
        </w:rPr>
        <w:t>P4</w:t>
      </w:r>
      <w:r w:rsidR="00A748E6">
        <w:rPr>
          <w:color w:val="0000FF"/>
        </w:rPr>
        <w:t>” if col(vi) selected in F1_a.</w:t>
      </w:r>
      <w:r w:rsidR="00AA52F8">
        <w:rPr>
          <w:color w:val="0000FF"/>
        </w:rPr>
        <w:t>]</w:t>
      </w:r>
      <w:r w:rsidR="00AA52F8" w:rsidRPr="00896140">
        <w:t xml:space="preserve"> </w:t>
      </w:r>
      <w:r w:rsidRPr="00896140">
        <w:t xml:space="preserve">sales rep showing you that item during the most recent visit. </w:t>
      </w:r>
    </w:p>
    <w:p w14:paraId="394CE527" w14:textId="77777777" w:rsidR="00E5589B" w:rsidRPr="00896140" w:rsidRDefault="00E5589B" w:rsidP="00E5589B"/>
    <w:p w14:paraId="55FFE34E" w14:textId="0F396343" w:rsidR="00E5589B" w:rsidRPr="00896140" w:rsidRDefault="00E5589B" w:rsidP="00E5589B">
      <w:pPr>
        <w:ind w:left="714"/>
      </w:pPr>
      <w:r w:rsidRPr="00896140">
        <w:tab/>
        <w:t xml:space="preserve">Please check all that apply. </w:t>
      </w:r>
    </w:p>
    <w:p w14:paraId="54C014E1" w14:textId="77777777" w:rsidR="00E5589B" w:rsidRPr="00896140" w:rsidRDefault="00E5589B" w:rsidP="00E5589B">
      <w:pPr>
        <w:ind w:right="626"/>
      </w:pPr>
    </w:p>
    <w:p w14:paraId="67EDEB01" w14:textId="0E7F849F" w:rsidR="00E5589B" w:rsidRPr="00896140" w:rsidRDefault="00E5589B" w:rsidP="00E5589B">
      <w:pPr>
        <w:ind w:left="720" w:right="626"/>
        <w:rPr>
          <w:color w:val="0000FF"/>
        </w:rPr>
      </w:pPr>
      <w:r w:rsidRPr="00896140">
        <w:rPr>
          <w:color w:val="0000FF"/>
        </w:rPr>
        <w:t xml:space="preserve">[PN: </w:t>
      </w:r>
      <w:r w:rsidR="00865827">
        <w:rPr>
          <w:color w:val="0000FF"/>
        </w:rPr>
        <w:t xml:space="preserve">Show </w:t>
      </w:r>
      <w:r w:rsidR="00AA52F8">
        <w:rPr>
          <w:color w:val="0000FF"/>
        </w:rPr>
        <w:t xml:space="preserve">col(i) if F1_a_col(vi) not selected. Show col(ii) if F1_b_col(vi) not selected. </w:t>
      </w:r>
      <w:r w:rsidRPr="00896140">
        <w:rPr>
          <w:color w:val="0000FF"/>
        </w:rPr>
        <w:t xml:space="preserve">Randomize </w:t>
      </w:r>
      <w:r w:rsidR="00AA52F8">
        <w:rPr>
          <w:color w:val="0000FF"/>
        </w:rPr>
        <w:t xml:space="preserve">the </w:t>
      </w:r>
      <w:r w:rsidRPr="00896140">
        <w:rPr>
          <w:color w:val="0000FF"/>
        </w:rPr>
        <w:t xml:space="preserve">list by keeping the options b and c together, except ‘other’ which should always be last. If respondent does not select any of the checkboxes in </w:t>
      </w:r>
      <w:r w:rsidR="00865827">
        <w:rPr>
          <w:color w:val="0000FF"/>
        </w:rPr>
        <w:t xml:space="preserve">a particular </w:t>
      </w:r>
      <w:r w:rsidRPr="00896140">
        <w:rPr>
          <w:color w:val="0000FF"/>
        </w:rPr>
        <w:t>column, show a yes/no pop-up box asking, “</w:t>
      </w:r>
      <w:r w:rsidRPr="00896140">
        <w:rPr>
          <w:b/>
        </w:rPr>
        <w:t>Please confirm that none of these sales materials were communicated to you by the sales rep during the most recent visit</w:t>
      </w:r>
      <w:r w:rsidRPr="00896140">
        <w:t>.</w:t>
      </w:r>
      <w:r w:rsidRPr="00896140">
        <w:rPr>
          <w:color w:val="0000FF"/>
        </w:rPr>
        <w:t>” If they select Yes, allow them to proceed. If No, send them back to this screen]</w:t>
      </w:r>
    </w:p>
    <w:p w14:paraId="2D5D7B74" w14:textId="77777777" w:rsidR="00E5589B" w:rsidRPr="00896140" w:rsidRDefault="00E5589B" w:rsidP="00E5589B">
      <w:pPr>
        <w:ind w:right="626"/>
        <w:rPr>
          <w:color w:val="0000FF"/>
        </w:rPr>
      </w:pPr>
    </w:p>
    <w:tbl>
      <w:tblPr>
        <w:tblW w:w="93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137"/>
        <w:gridCol w:w="2082"/>
        <w:gridCol w:w="2082"/>
      </w:tblGrid>
      <w:tr w:rsidR="00E5589B" w:rsidRPr="00896140" w14:paraId="257CEEB4" w14:textId="77777777">
        <w:trPr>
          <w:trHeight w:val="481"/>
          <w:jc w:val="center"/>
        </w:trPr>
        <w:tc>
          <w:tcPr>
            <w:tcW w:w="5137" w:type="dxa"/>
            <w:vAlign w:val="center"/>
          </w:tcPr>
          <w:p w14:paraId="7655CECE" w14:textId="77777777" w:rsidR="00E5589B" w:rsidRPr="00896140" w:rsidRDefault="00E5589B">
            <w:pPr>
              <w:tabs>
                <w:tab w:val="left" w:pos="-5580"/>
              </w:tabs>
              <w:jc w:val="center"/>
              <w:rPr>
                <w:b/>
              </w:rPr>
            </w:pPr>
            <w:r w:rsidRPr="00896140">
              <w:rPr>
                <w:b/>
              </w:rPr>
              <w:t>Sales Materials</w:t>
            </w:r>
          </w:p>
        </w:tc>
        <w:tc>
          <w:tcPr>
            <w:tcW w:w="4164" w:type="dxa"/>
            <w:gridSpan w:val="2"/>
            <w:vAlign w:val="center"/>
          </w:tcPr>
          <w:p w14:paraId="5334A3CE" w14:textId="129D9A3E" w:rsidR="00E5589B" w:rsidRPr="00063619" w:rsidRDefault="00795BB9">
            <w:pPr>
              <w:tabs>
                <w:tab w:val="left" w:pos="-5580"/>
              </w:tabs>
              <w:jc w:val="center"/>
              <w:rPr>
                <w:b/>
                <w:strike/>
              </w:rPr>
            </w:pPr>
            <w:r w:rsidRPr="00896140">
              <w:rPr>
                <w:b/>
              </w:rPr>
              <w:t>Recall Seeing</w:t>
            </w:r>
            <w:r w:rsidR="00CD0003">
              <w:rPr>
                <w:b/>
              </w:rPr>
              <w:t>/</w:t>
            </w:r>
            <w:r w:rsidR="00E5589B">
              <w:rPr>
                <w:b/>
              </w:rPr>
              <w:t>Left Behind</w:t>
            </w:r>
            <w:r w:rsidR="00E5589B" w:rsidRPr="00896140">
              <w:rPr>
                <w:b/>
              </w:rPr>
              <w:t>?</w:t>
            </w:r>
          </w:p>
        </w:tc>
      </w:tr>
      <w:tr w:rsidR="00795BB9" w:rsidRPr="00896140" w14:paraId="65B309CC" w14:textId="77777777">
        <w:trPr>
          <w:trHeight w:val="323"/>
          <w:jc w:val="center"/>
        </w:trPr>
        <w:tc>
          <w:tcPr>
            <w:tcW w:w="5137" w:type="dxa"/>
            <w:vAlign w:val="center"/>
          </w:tcPr>
          <w:p w14:paraId="2B4A4C1F" w14:textId="08E97202" w:rsidR="00795BB9" w:rsidRPr="00795BB9" w:rsidRDefault="00795BB9" w:rsidP="00795BB9">
            <w:pPr>
              <w:ind w:left="720"/>
              <w:rPr>
                <w:b/>
                <w:bCs/>
              </w:rPr>
            </w:pPr>
            <w:r>
              <w:rPr>
                <w:b/>
                <w:bCs/>
              </w:rPr>
              <w:t>Product</w:t>
            </w:r>
          </w:p>
        </w:tc>
        <w:tc>
          <w:tcPr>
            <w:tcW w:w="2082" w:type="dxa"/>
          </w:tcPr>
          <w:p w14:paraId="162A8FE6" w14:textId="77777777" w:rsidR="00795BB9" w:rsidRPr="00896140" w:rsidRDefault="00795BB9" w:rsidP="00795BB9">
            <w:pPr>
              <w:tabs>
                <w:tab w:val="left" w:pos="-5580"/>
              </w:tabs>
              <w:jc w:val="center"/>
              <w:rPr>
                <w:b/>
                <w:color w:val="0000FF"/>
              </w:rPr>
            </w:pPr>
            <w:r w:rsidRPr="00896140">
              <w:rPr>
                <w:b/>
                <w:color w:val="0000FF"/>
              </w:rPr>
              <w:t>(i)</w:t>
            </w:r>
          </w:p>
          <w:p w14:paraId="5C571495" w14:textId="3F0F9837" w:rsidR="00795BB9" w:rsidRPr="00795BB9" w:rsidRDefault="00A87931">
            <w:pPr>
              <w:jc w:val="center"/>
              <w:rPr>
                <w:b/>
                <w:bCs/>
              </w:rPr>
            </w:pPr>
            <w:r>
              <w:rPr>
                <w:b/>
                <w:bCs/>
              </w:rPr>
              <w:t>P1</w:t>
            </w:r>
          </w:p>
        </w:tc>
        <w:tc>
          <w:tcPr>
            <w:tcW w:w="2082" w:type="dxa"/>
          </w:tcPr>
          <w:p w14:paraId="2F68D274" w14:textId="77777777" w:rsidR="00795BB9" w:rsidRPr="00896140" w:rsidRDefault="00795BB9" w:rsidP="00795BB9">
            <w:pPr>
              <w:tabs>
                <w:tab w:val="left" w:pos="-5580"/>
              </w:tabs>
              <w:jc w:val="center"/>
              <w:rPr>
                <w:b/>
                <w:color w:val="0000FF"/>
              </w:rPr>
            </w:pPr>
            <w:r w:rsidRPr="00896140">
              <w:rPr>
                <w:b/>
                <w:color w:val="0000FF"/>
              </w:rPr>
              <w:t>(ii)</w:t>
            </w:r>
          </w:p>
          <w:p w14:paraId="13BD715F" w14:textId="3B774CB2" w:rsidR="00795BB9" w:rsidRPr="00795BB9" w:rsidRDefault="00155D0C">
            <w:pPr>
              <w:jc w:val="center"/>
              <w:rPr>
                <w:b/>
                <w:bCs/>
              </w:rPr>
            </w:pPr>
            <w:r>
              <w:rPr>
                <w:b/>
                <w:bCs/>
              </w:rPr>
              <w:t>P4</w:t>
            </w:r>
          </w:p>
        </w:tc>
      </w:tr>
      <w:tr w:rsidR="00E5589B" w:rsidRPr="00896140" w14:paraId="2DB7A624" w14:textId="77777777">
        <w:trPr>
          <w:trHeight w:val="323"/>
          <w:jc w:val="center"/>
        </w:trPr>
        <w:tc>
          <w:tcPr>
            <w:tcW w:w="5137" w:type="dxa"/>
            <w:vAlign w:val="center"/>
          </w:tcPr>
          <w:p w14:paraId="44DE3333" w14:textId="14B23BBA" w:rsidR="00E5589B" w:rsidRPr="00896140" w:rsidRDefault="00E5589B" w:rsidP="003A2961">
            <w:pPr>
              <w:numPr>
                <w:ilvl w:val="0"/>
                <w:numId w:val="47"/>
              </w:numPr>
            </w:pPr>
            <w:r w:rsidRPr="00896140">
              <w:t>Visual Aid</w:t>
            </w:r>
            <w:r w:rsidR="00CD0003">
              <w:t>/</w:t>
            </w:r>
            <w:r w:rsidRPr="00896140">
              <w:t>Product Brochure</w:t>
            </w:r>
          </w:p>
        </w:tc>
        <w:tc>
          <w:tcPr>
            <w:tcW w:w="2082" w:type="dxa"/>
          </w:tcPr>
          <w:p w14:paraId="1B5F1421" w14:textId="77777777" w:rsidR="00E5589B" w:rsidRPr="00896140" w:rsidRDefault="00000000">
            <w:pPr>
              <w:jc w:val="center"/>
            </w:pPr>
            <w:sdt>
              <w:sdtPr>
                <w:tag w:val="goog_rdk_12"/>
                <w:id w:val="-886650814"/>
              </w:sdtPr>
              <w:sdtContent>
                <w:r w:rsidR="00E5589B" w:rsidRPr="00896140">
                  <w:rPr>
                    <w:rFonts w:ascii="Segoe UI Symbol" w:eastAsia="Arial Unicode MS" w:hAnsi="Segoe UI Symbol" w:cs="Segoe UI Symbol"/>
                  </w:rPr>
                  <w:t>❑</w:t>
                </w:r>
              </w:sdtContent>
            </w:sdt>
          </w:p>
        </w:tc>
        <w:tc>
          <w:tcPr>
            <w:tcW w:w="2082" w:type="dxa"/>
          </w:tcPr>
          <w:p w14:paraId="2993FF58" w14:textId="77777777" w:rsidR="00E5589B" w:rsidRPr="00896140" w:rsidRDefault="00000000">
            <w:pPr>
              <w:jc w:val="center"/>
            </w:pPr>
            <w:sdt>
              <w:sdtPr>
                <w:tag w:val="goog_rdk_12"/>
                <w:id w:val="1762719082"/>
              </w:sdtPr>
              <w:sdtContent>
                <w:r w:rsidR="00E5589B" w:rsidRPr="00896140">
                  <w:rPr>
                    <w:rFonts w:ascii="Segoe UI Symbol" w:eastAsia="Arial Unicode MS" w:hAnsi="Segoe UI Symbol" w:cs="Segoe UI Symbol"/>
                  </w:rPr>
                  <w:t>❑</w:t>
                </w:r>
              </w:sdtContent>
            </w:sdt>
          </w:p>
        </w:tc>
      </w:tr>
      <w:tr w:rsidR="00E5589B" w:rsidRPr="00896140" w14:paraId="7544CCED" w14:textId="77777777">
        <w:trPr>
          <w:trHeight w:val="391"/>
          <w:jc w:val="center"/>
        </w:trPr>
        <w:tc>
          <w:tcPr>
            <w:tcW w:w="5137" w:type="dxa"/>
            <w:vAlign w:val="center"/>
          </w:tcPr>
          <w:p w14:paraId="796D7E61" w14:textId="77777777" w:rsidR="00E5589B" w:rsidRPr="00896140" w:rsidRDefault="00E5589B" w:rsidP="003A2961">
            <w:pPr>
              <w:numPr>
                <w:ilvl w:val="0"/>
                <w:numId w:val="47"/>
              </w:numPr>
            </w:pPr>
            <w:r w:rsidRPr="00896140">
              <w:t>Branded Patient Educational Materials</w:t>
            </w:r>
          </w:p>
        </w:tc>
        <w:tc>
          <w:tcPr>
            <w:tcW w:w="2082" w:type="dxa"/>
            <w:tcBorders>
              <w:bottom w:val="single" w:sz="4" w:space="0" w:color="000000"/>
            </w:tcBorders>
          </w:tcPr>
          <w:p w14:paraId="78963E21" w14:textId="77777777" w:rsidR="00E5589B" w:rsidRPr="00896140" w:rsidRDefault="00000000">
            <w:pPr>
              <w:jc w:val="center"/>
            </w:pPr>
            <w:sdt>
              <w:sdtPr>
                <w:tag w:val="goog_rdk_12"/>
                <w:id w:val="1727717308"/>
              </w:sdtPr>
              <w:sdtContent>
                <w:r w:rsidR="00E5589B" w:rsidRPr="00896140">
                  <w:rPr>
                    <w:rFonts w:ascii="Segoe UI Symbol" w:eastAsia="Arial Unicode MS" w:hAnsi="Segoe UI Symbol" w:cs="Segoe UI Symbol"/>
                  </w:rPr>
                  <w:t>❑</w:t>
                </w:r>
              </w:sdtContent>
            </w:sdt>
          </w:p>
        </w:tc>
        <w:tc>
          <w:tcPr>
            <w:tcW w:w="2082" w:type="dxa"/>
            <w:tcBorders>
              <w:bottom w:val="single" w:sz="4" w:space="0" w:color="000000"/>
            </w:tcBorders>
          </w:tcPr>
          <w:p w14:paraId="36DA7199" w14:textId="77777777" w:rsidR="00E5589B" w:rsidRPr="00896140" w:rsidRDefault="00000000">
            <w:pPr>
              <w:jc w:val="center"/>
            </w:pPr>
            <w:sdt>
              <w:sdtPr>
                <w:tag w:val="goog_rdk_12"/>
                <w:id w:val="-1795125104"/>
              </w:sdtPr>
              <w:sdtContent>
                <w:r w:rsidR="00E5589B" w:rsidRPr="00896140">
                  <w:rPr>
                    <w:rFonts w:ascii="Segoe UI Symbol" w:eastAsia="Arial Unicode MS" w:hAnsi="Segoe UI Symbol" w:cs="Segoe UI Symbol"/>
                  </w:rPr>
                  <w:t>❑</w:t>
                </w:r>
              </w:sdtContent>
            </w:sdt>
          </w:p>
        </w:tc>
      </w:tr>
      <w:tr w:rsidR="00E5589B" w:rsidRPr="00896140" w14:paraId="3838C19F" w14:textId="77777777">
        <w:trPr>
          <w:trHeight w:val="391"/>
          <w:jc w:val="center"/>
        </w:trPr>
        <w:tc>
          <w:tcPr>
            <w:tcW w:w="5137" w:type="dxa"/>
            <w:vAlign w:val="center"/>
          </w:tcPr>
          <w:p w14:paraId="6B7691D6" w14:textId="77777777" w:rsidR="00E5589B" w:rsidRPr="00896140" w:rsidRDefault="00E5589B" w:rsidP="003A2961">
            <w:pPr>
              <w:numPr>
                <w:ilvl w:val="0"/>
                <w:numId w:val="47"/>
              </w:numPr>
            </w:pPr>
            <w:r w:rsidRPr="00896140">
              <w:t>Unbranded Patient Educational Materials</w:t>
            </w:r>
          </w:p>
        </w:tc>
        <w:tc>
          <w:tcPr>
            <w:tcW w:w="2082" w:type="dxa"/>
          </w:tcPr>
          <w:p w14:paraId="3EC5B4C1" w14:textId="77777777" w:rsidR="00E5589B" w:rsidRPr="00896140" w:rsidRDefault="00000000">
            <w:pPr>
              <w:jc w:val="center"/>
            </w:pPr>
            <w:sdt>
              <w:sdtPr>
                <w:tag w:val="goog_rdk_12"/>
                <w:id w:val="170687630"/>
              </w:sdtPr>
              <w:sdtContent>
                <w:r w:rsidR="00E5589B" w:rsidRPr="00896140">
                  <w:rPr>
                    <w:rFonts w:ascii="Segoe UI Symbol" w:eastAsia="Arial Unicode MS" w:hAnsi="Segoe UI Symbol" w:cs="Segoe UI Symbol"/>
                  </w:rPr>
                  <w:t>❑</w:t>
                </w:r>
              </w:sdtContent>
            </w:sdt>
          </w:p>
        </w:tc>
        <w:tc>
          <w:tcPr>
            <w:tcW w:w="2082" w:type="dxa"/>
          </w:tcPr>
          <w:p w14:paraId="41B42D40" w14:textId="77777777" w:rsidR="00E5589B" w:rsidRPr="00896140" w:rsidRDefault="00000000">
            <w:pPr>
              <w:jc w:val="center"/>
            </w:pPr>
            <w:sdt>
              <w:sdtPr>
                <w:tag w:val="goog_rdk_12"/>
                <w:id w:val="294420058"/>
              </w:sdtPr>
              <w:sdtContent>
                <w:r w:rsidR="00E5589B" w:rsidRPr="00896140">
                  <w:rPr>
                    <w:rFonts w:ascii="Segoe UI Symbol" w:eastAsia="Arial Unicode MS" w:hAnsi="Segoe UI Symbol" w:cs="Segoe UI Symbol"/>
                  </w:rPr>
                  <w:t>❑</w:t>
                </w:r>
              </w:sdtContent>
            </w:sdt>
          </w:p>
        </w:tc>
      </w:tr>
      <w:tr w:rsidR="00E5589B" w:rsidRPr="00896140" w14:paraId="69617BDA" w14:textId="77777777">
        <w:trPr>
          <w:trHeight w:val="391"/>
          <w:jc w:val="center"/>
        </w:trPr>
        <w:tc>
          <w:tcPr>
            <w:tcW w:w="5137" w:type="dxa"/>
            <w:vAlign w:val="center"/>
          </w:tcPr>
          <w:p w14:paraId="7468D4A3" w14:textId="77777777" w:rsidR="00E5589B" w:rsidRPr="00896140" w:rsidRDefault="00E5589B" w:rsidP="003A2961">
            <w:pPr>
              <w:numPr>
                <w:ilvl w:val="0"/>
                <w:numId w:val="47"/>
              </w:numPr>
            </w:pPr>
            <w:r w:rsidRPr="00896140">
              <w:lastRenderedPageBreak/>
              <w:t>Clinical Reprints</w:t>
            </w:r>
          </w:p>
        </w:tc>
        <w:tc>
          <w:tcPr>
            <w:tcW w:w="2082" w:type="dxa"/>
          </w:tcPr>
          <w:p w14:paraId="74B27649" w14:textId="77777777" w:rsidR="00E5589B" w:rsidRPr="00896140" w:rsidRDefault="00000000">
            <w:pPr>
              <w:jc w:val="center"/>
            </w:pPr>
            <w:sdt>
              <w:sdtPr>
                <w:tag w:val="goog_rdk_12"/>
                <w:id w:val="1788621496"/>
              </w:sdtPr>
              <w:sdtContent>
                <w:r w:rsidR="00E5589B" w:rsidRPr="00896140">
                  <w:rPr>
                    <w:rFonts w:ascii="Segoe UI Symbol" w:eastAsia="Arial Unicode MS" w:hAnsi="Segoe UI Symbol" w:cs="Segoe UI Symbol"/>
                  </w:rPr>
                  <w:t>❑</w:t>
                </w:r>
              </w:sdtContent>
            </w:sdt>
          </w:p>
        </w:tc>
        <w:tc>
          <w:tcPr>
            <w:tcW w:w="2082" w:type="dxa"/>
          </w:tcPr>
          <w:p w14:paraId="7D70BF22" w14:textId="77777777" w:rsidR="00E5589B" w:rsidRPr="00896140" w:rsidRDefault="00000000">
            <w:pPr>
              <w:jc w:val="center"/>
            </w:pPr>
            <w:sdt>
              <w:sdtPr>
                <w:tag w:val="goog_rdk_12"/>
                <w:id w:val="-1197076515"/>
              </w:sdtPr>
              <w:sdtContent>
                <w:r w:rsidR="00E5589B" w:rsidRPr="00896140">
                  <w:rPr>
                    <w:rFonts w:ascii="Segoe UI Symbol" w:eastAsia="Arial Unicode MS" w:hAnsi="Segoe UI Symbol" w:cs="Segoe UI Symbol"/>
                  </w:rPr>
                  <w:t>❑</w:t>
                </w:r>
              </w:sdtContent>
            </w:sdt>
          </w:p>
        </w:tc>
      </w:tr>
      <w:tr w:rsidR="00392074" w:rsidRPr="00896140" w14:paraId="21BCA732" w14:textId="77777777">
        <w:trPr>
          <w:trHeight w:val="391"/>
          <w:jc w:val="center"/>
        </w:trPr>
        <w:tc>
          <w:tcPr>
            <w:tcW w:w="5137" w:type="dxa"/>
            <w:vAlign w:val="center"/>
          </w:tcPr>
          <w:p w14:paraId="5DB5F8BA" w14:textId="45839F82" w:rsidR="00392074" w:rsidRPr="00896140" w:rsidRDefault="00392074" w:rsidP="003A2961">
            <w:pPr>
              <w:numPr>
                <w:ilvl w:val="0"/>
                <w:numId w:val="47"/>
              </w:numPr>
            </w:pPr>
            <w:r>
              <w:t>Product Samples</w:t>
            </w:r>
          </w:p>
        </w:tc>
        <w:tc>
          <w:tcPr>
            <w:tcW w:w="2082" w:type="dxa"/>
          </w:tcPr>
          <w:p w14:paraId="2913D59B" w14:textId="20346B28" w:rsidR="00392074" w:rsidRDefault="00000000" w:rsidP="00392074">
            <w:pPr>
              <w:jc w:val="center"/>
            </w:pPr>
            <w:sdt>
              <w:sdtPr>
                <w:tag w:val="goog_rdk_12"/>
                <w:id w:val="1491982485"/>
              </w:sdtPr>
              <w:sdtContent>
                <w:r w:rsidR="00392074" w:rsidRPr="00896140">
                  <w:rPr>
                    <w:rFonts w:ascii="Segoe UI Symbol" w:eastAsia="Arial Unicode MS" w:hAnsi="Segoe UI Symbol" w:cs="Segoe UI Symbol"/>
                  </w:rPr>
                  <w:t>❑</w:t>
                </w:r>
              </w:sdtContent>
            </w:sdt>
          </w:p>
        </w:tc>
        <w:tc>
          <w:tcPr>
            <w:tcW w:w="2082" w:type="dxa"/>
          </w:tcPr>
          <w:p w14:paraId="78F67392" w14:textId="15FFB2A7" w:rsidR="00392074" w:rsidRDefault="00000000" w:rsidP="00392074">
            <w:pPr>
              <w:jc w:val="center"/>
            </w:pPr>
            <w:sdt>
              <w:sdtPr>
                <w:tag w:val="goog_rdk_12"/>
                <w:id w:val="1187333862"/>
              </w:sdtPr>
              <w:sdtContent>
                <w:r w:rsidR="00392074" w:rsidRPr="00896140">
                  <w:rPr>
                    <w:rFonts w:ascii="Segoe UI Symbol" w:eastAsia="Arial Unicode MS" w:hAnsi="Segoe UI Symbol" w:cs="Segoe UI Symbol"/>
                  </w:rPr>
                  <w:t>❑</w:t>
                </w:r>
              </w:sdtContent>
            </w:sdt>
          </w:p>
        </w:tc>
      </w:tr>
      <w:tr w:rsidR="00392074" w:rsidRPr="00896140" w14:paraId="082FFD4F" w14:textId="77777777">
        <w:trPr>
          <w:trHeight w:val="391"/>
          <w:jc w:val="center"/>
        </w:trPr>
        <w:tc>
          <w:tcPr>
            <w:tcW w:w="5137" w:type="dxa"/>
            <w:vAlign w:val="center"/>
          </w:tcPr>
          <w:p w14:paraId="5BD947D0" w14:textId="77777777" w:rsidR="00392074" w:rsidRPr="00896140" w:rsidRDefault="00392074" w:rsidP="003A2961">
            <w:pPr>
              <w:numPr>
                <w:ilvl w:val="0"/>
                <w:numId w:val="47"/>
              </w:numPr>
            </w:pPr>
            <w:r w:rsidRPr="00896140">
              <w:t>Patient Starter Kit</w:t>
            </w:r>
          </w:p>
        </w:tc>
        <w:tc>
          <w:tcPr>
            <w:tcW w:w="2082" w:type="dxa"/>
          </w:tcPr>
          <w:p w14:paraId="39A4ECCD" w14:textId="77777777" w:rsidR="00392074" w:rsidRPr="00896140" w:rsidRDefault="00000000" w:rsidP="00392074">
            <w:pPr>
              <w:jc w:val="center"/>
            </w:pPr>
            <w:sdt>
              <w:sdtPr>
                <w:tag w:val="goog_rdk_12"/>
                <w:id w:val="647173979"/>
              </w:sdtPr>
              <w:sdtContent>
                <w:r w:rsidR="00392074" w:rsidRPr="00896140">
                  <w:rPr>
                    <w:rFonts w:ascii="Segoe UI Symbol" w:eastAsia="Arial Unicode MS" w:hAnsi="Segoe UI Symbol" w:cs="Segoe UI Symbol"/>
                  </w:rPr>
                  <w:t>❑</w:t>
                </w:r>
              </w:sdtContent>
            </w:sdt>
          </w:p>
        </w:tc>
        <w:tc>
          <w:tcPr>
            <w:tcW w:w="2082" w:type="dxa"/>
          </w:tcPr>
          <w:p w14:paraId="071D4014" w14:textId="77777777" w:rsidR="00392074" w:rsidRPr="00896140" w:rsidRDefault="00000000" w:rsidP="00392074">
            <w:pPr>
              <w:jc w:val="center"/>
            </w:pPr>
            <w:sdt>
              <w:sdtPr>
                <w:tag w:val="goog_rdk_12"/>
                <w:id w:val="-3981008"/>
              </w:sdtPr>
              <w:sdtContent>
                <w:r w:rsidR="00392074" w:rsidRPr="00896140">
                  <w:rPr>
                    <w:rFonts w:ascii="Segoe UI Symbol" w:eastAsia="Arial Unicode MS" w:hAnsi="Segoe UI Symbol" w:cs="Segoe UI Symbol"/>
                  </w:rPr>
                  <w:t>❑</w:t>
                </w:r>
              </w:sdtContent>
            </w:sdt>
          </w:p>
        </w:tc>
      </w:tr>
      <w:tr w:rsidR="00392074" w:rsidRPr="00896140" w14:paraId="477A8CD8" w14:textId="77777777">
        <w:trPr>
          <w:trHeight w:val="391"/>
          <w:jc w:val="center"/>
        </w:trPr>
        <w:tc>
          <w:tcPr>
            <w:tcW w:w="5137" w:type="dxa"/>
            <w:vAlign w:val="center"/>
          </w:tcPr>
          <w:p w14:paraId="34158276" w14:textId="77777777" w:rsidR="00392074" w:rsidRPr="00896140" w:rsidRDefault="00392074" w:rsidP="003A2961">
            <w:pPr>
              <w:numPr>
                <w:ilvl w:val="0"/>
                <w:numId w:val="47"/>
              </w:numPr>
            </w:pPr>
            <w:r w:rsidRPr="00896140">
              <w:t>Other (Please specify: ___________)</w:t>
            </w:r>
          </w:p>
        </w:tc>
        <w:tc>
          <w:tcPr>
            <w:tcW w:w="2082" w:type="dxa"/>
          </w:tcPr>
          <w:p w14:paraId="383ABCA3" w14:textId="77777777" w:rsidR="00392074" w:rsidRPr="00896140" w:rsidRDefault="00000000" w:rsidP="00392074">
            <w:pPr>
              <w:jc w:val="center"/>
            </w:pPr>
            <w:sdt>
              <w:sdtPr>
                <w:tag w:val="goog_rdk_12"/>
                <w:id w:val="1131207939"/>
              </w:sdtPr>
              <w:sdtContent>
                <w:r w:rsidR="00392074" w:rsidRPr="00896140">
                  <w:rPr>
                    <w:rFonts w:ascii="Segoe UI Symbol" w:eastAsia="Arial Unicode MS" w:hAnsi="Segoe UI Symbol" w:cs="Segoe UI Symbol"/>
                  </w:rPr>
                  <w:t>❑</w:t>
                </w:r>
              </w:sdtContent>
            </w:sdt>
          </w:p>
        </w:tc>
        <w:tc>
          <w:tcPr>
            <w:tcW w:w="2082" w:type="dxa"/>
          </w:tcPr>
          <w:p w14:paraId="406395E7" w14:textId="77777777" w:rsidR="00392074" w:rsidRPr="00896140" w:rsidRDefault="00000000" w:rsidP="00392074">
            <w:pPr>
              <w:jc w:val="center"/>
            </w:pPr>
            <w:sdt>
              <w:sdtPr>
                <w:tag w:val="goog_rdk_12"/>
                <w:id w:val="-1059403665"/>
              </w:sdtPr>
              <w:sdtContent>
                <w:r w:rsidR="00392074" w:rsidRPr="00896140">
                  <w:rPr>
                    <w:rFonts w:ascii="Segoe UI Symbol" w:eastAsia="Arial Unicode MS" w:hAnsi="Segoe UI Symbol" w:cs="Segoe UI Symbol"/>
                  </w:rPr>
                  <w:t>❑</w:t>
                </w:r>
              </w:sdtContent>
            </w:sdt>
          </w:p>
        </w:tc>
      </w:tr>
    </w:tbl>
    <w:p w14:paraId="437A10B6" w14:textId="3A1E5D04" w:rsidR="009F4F5A" w:rsidRDefault="009F4F5A" w:rsidP="00E5589B">
      <w:pPr>
        <w:ind w:left="714" w:hanging="714"/>
      </w:pPr>
    </w:p>
    <w:p w14:paraId="39E32524" w14:textId="77777777" w:rsidR="009F4F5A" w:rsidRDefault="009F4F5A">
      <w:pPr>
        <w:spacing w:after="160" w:line="259" w:lineRule="auto"/>
      </w:pPr>
      <w:r>
        <w:br w:type="page"/>
      </w:r>
    </w:p>
    <w:p w14:paraId="42C9285D" w14:textId="58015197" w:rsidR="00E5589B" w:rsidRDefault="009F4F5A" w:rsidP="00E5589B">
      <w:pPr>
        <w:ind w:left="714" w:hanging="714"/>
      </w:pPr>
      <w:r w:rsidRPr="00896140">
        <w:rPr>
          <w:noProof/>
          <w:lang w:val="en-IN" w:eastAsia="en-IN"/>
        </w:rPr>
        <w:lastRenderedPageBreak/>
        <mc:AlternateContent>
          <mc:Choice Requires="wps">
            <w:drawing>
              <wp:anchor distT="0" distB="0" distL="114300" distR="114300" simplePos="0" relativeHeight="251658250" behindDoc="1" locked="0" layoutInCell="1" allowOverlap="1" wp14:anchorId="45A3E419" wp14:editId="3B726F8B">
                <wp:simplePos x="0" y="0"/>
                <wp:positionH relativeFrom="column">
                  <wp:posOffset>0</wp:posOffset>
                </wp:positionH>
                <wp:positionV relativeFrom="paragraph">
                  <wp:posOffset>0</wp:posOffset>
                </wp:positionV>
                <wp:extent cx="5886450" cy="295275"/>
                <wp:effectExtent l="0" t="0" r="19050" b="28575"/>
                <wp:wrapNone/>
                <wp:docPr id="1706086308" name="Rectangle 1706086308"/>
                <wp:cNvGraphicFramePr/>
                <a:graphic xmlns:a="http://schemas.openxmlformats.org/drawingml/2006/main">
                  <a:graphicData uri="http://schemas.microsoft.com/office/word/2010/wordprocessingShape">
                    <wps:wsp>
                      <wps:cNvSpPr/>
                      <wps:spPr>
                        <a:xfrm>
                          <a:off x="0" y="0"/>
                          <a:ext cx="5886450" cy="295275"/>
                        </a:xfrm>
                        <a:prstGeom prst="rect">
                          <a:avLst/>
                        </a:prstGeom>
                        <a:solidFill>
                          <a:srgbClr val="00CC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C6865C" w14:textId="5D0D98D9" w:rsidR="009F4F5A" w:rsidRPr="00EF02EE" w:rsidRDefault="009F4F5A" w:rsidP="009F4F5A">
                            <w:pPr>
                              <w:jc w:val="center"/>
                              <w:rPr>
                                <w:b/>
                                <w:bCs/>
                                <w:color w:val="000000" w:themeColor="text1"/>
                              </w:rPr>
                            </w:pPr>
                            <w:r>
                              <w:rPr>
                                <w:b/>
                                <w:bCs/>
                                <w:color w:val="0000FF"/>
                              </w:rPr>
                              <w:t xml:space="preserve">Section G: </w:t>
                            </w:r>
                            <w:r w:rsidR="00772452">
                              <w:rPr>
                                <w:b/>
                                <w:bCs/>
                                <w:color w:val="0000FF"/>
                              </w:rPr>
                              <w:t>Manuf</w:t>
                            </w:r>
                            <w:r w:rsidR="006E2AE5">
                              <w:rPr>
                                <w:b/>
                                <w:bCs/>
                                <w:color w:val="0000FF"/>
                              </w:rPr>
                              <w:t>acturer</w:t>
                            </w:r>
                            <w:r>
                              <w:rPr>
                                <w:b/>
                                <w:bCs/>
                                <w:color w:val="0000FF"/>
                              </w:rPr>
                              <w:t xml:space="preserve"> Perceptions</w:t>
                            </w:r>
                          </w:p>
                          <w:p w14:paraId="191D572F" w14:textId="77777777" w:rsidR="009F4F5A" w:rsidRPr="00EF02EE" w:rsidRDefault="009F4F5A" w:rsidP="009F4F5A">
                            <w:pPr>
                              <w:jc w:val="center"/>
                              <w:rPr>
                                <w:b/>
                                <w:bCs/>
                                <w:color w:val="000000" w:themeColor="text1"/>
                              </w:rPr>
                            </w:pPr>
                          </w:p>
                          <w:p w14:paraId="15A65ECC" w14:textId="77777777" w:rsidR="009F4F5A" w:rsidRPr="00EF02EE" w:rsidRDefault="009F4F5A" w:rsidP="009F4F5A">
                            <w:pPr>
                              <w:jc w:val="center"/>
                              <w:rPr>
                                <w:b/>
                              </w:rPr>
                            </w:pPr>
                          </w:p>
                          <w:p w14:paraId="2A8F7ED8" w14:textId="77777777" w:rsidR="009F4F5A" w:rsidRPr="00EF02EE" w:rsidRDefault="009F4F5A" w:rsidP="009F4F5A">
                            <w:pPr>
                              <w:jc w:val="center"/>
                              <w:rPr>
                                <w:b/>
                                <w:bCs/>
                                <w:color w:val="000000" w:themeColor="text1"/>
                              </w:rPr>
                            </w:pPr>
                          </w:p>
                          <w:p w14:paraId="5E01E9ED" w14:textId="77777777" w:rsidR="009F4F5A" w:rsidRPr="00EF02EE" w:rsidRDefault="009F4F5A" w:rsidP="009F4F5A">
                            <w:pPr>
                              <w:jc w:val="center"/>
                              <w:rPr>
                                <w:b/>
                                <w:bCs/>
                                <w:color w:val="000000" w:themeColor="text1"/>
                              </w:rPr>
                            </w:pPr>
                          </w:p>
                          <w:p w14:paraId="0A78118D" w14:textId="77777777" w:rsidR="009F4F5A" w:rsidRPr="00EF02EE" w:rsidRDefault="009F4F5A" w:rsidP="009F4F5A">
                            <w:pPr>
                              <w:jc w:val="center"/>
                              <w:rPr>
                                <w:b/>
                                <w:bCs/>
                                <w:color w:val="000000" w:themeColor="text1"/>
                              </w:rPr>
                            </w:pPr>
                          </w:p>
                          <w:p w14:paraId="3B4609A4" w14:textId="77777777" w:rsidR="009F4F5A" w:rsidRPr="00EF02EE" w:rsidRDefault="009F4F5A" w:rsidP="009F4F5A">
                            <w:pPr>
                              <w:jc w:val="center"/>
                              <w:rPr>
                                <w:b/>
                                <w:bCs/>
                                <w:color w:val="000000" w:themeColor="text1"/>
                              </w:rPr>
                            </w:pPr>
                          </w:p>
                          <w:p w14:paraId="08ECB3FF" w14:textId="77777777" w:rsidR="009F4F5A" w:rsidRDefault="009F4F5A" w:rsidP="009F4F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A3E419" id="Rectangle 1706086308" o:spid="_x0000_s1047" style="position:absolute;left:0;text-align:left;margin-left:0;margin-top:0;width:463.5pt;height:23.25pt;z-index:-25165823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" fillcolor="#0cf" strokecolor="black [3213]">
                <v:textbox>
                  <w:txbxContent>
                    <w:p w14:paraId="56C6865C" w14:textId="5D0D98D9" w:rsidR="009F4F5A" w:rsidRPr="00EF02EE" w:rsidRDefault="009F4F5A" w:rsidP="009F4F5A">
                      <w:pPr>
                        <w:jc w:val="center"/>
                        <w:rPr>
                          <w:b/>
                          <w:bCs/>
                          <w:color w:val="000000" w:themeColor="text1"/>
                        </w:rPr>
                      </w:pPr>
                      <w:r>
                        <w:rPr>
                          <w:b/>
                          <w:bCs/>
                          <w:color w:val="0000FF"/>
                        </w:rPr>
                        <w:t xml:space="preserve">Section G: </w:t>
                      </w:r>
                      <w:r w:rsidR="00772452">
                        <w:rPr>
                          <w:b/>
                          <w:bCs/>
                          <w:color w:val="0000FF"/>
                        </w:rPr>
                        <w:t>Manuf</w:t>
                      </w:r>
                      <w:r w:rsidR="006E2AE5">
                        <w:rPr>
                          <w:b/>
                          <w:bCs/>
                          <w:color w:val="0000FF"/>
                        </w:rPr>
                        <w:t>acturer</w:t>
                      </w:r>
                      <w:r>
                        <w:rPr>
                          <w:b/>
                          <w:bCs/>
                          <w:color w:val="0000FF"/>
                        </w:rPr>
                        <w:t xml:space="preserve"> Perceptions</w:t>
                      </w:r>
                    </w:p>
                    <w:p w14:paraId="191D572F" w14:textId="77777777" w:rsidR="009F4F5A" w:rsidRPr="00EF02EE" w:rsidRDefault="009F4F5A" w:rsidP="009F4F5A">
                      <w:pPr>
                        <w:jc w:val="center"/>
                        <w:rPr>
                          <w:b/>
                          <w:bCs/>
                          <w:color w:val="000000" w:themeColor="text1"/>
                        </w:rPr>
                      </w:pPr>
                    </w:p>
                    <w:p w14:paraId="15A65ECC" w14:textId="77777777" w:rsidR="009F4F5A" w:rsidRPr="00EF02EE" w:rsidRDefault="009F4F5A" w:rsidP="009F4F5A">
                      <w:pPr>
                        <w:jc w:val="center"/>
                        <w:rPr>
                          <w:b/>
                        </w:rPr>
                      </w:pPr>
                    </w:p>
                    <w:p w14:paraId="2A8F7ED8" w14:textId="77777777" w:rsidR="009F4F5A" w:rsidRPr="00EF02EE" w:rsidRDefault="009F4F5A" w:rsidP="009F4F5A">
                      <w:pPr>
                        <w:jc w:val="center"/>
                        <w:rPr>
                          <w:b/>
                          <w:bCs/>
                          <w:color w:val="000000" w:themeColor="text1"/>
                        </w:rPr>
                      </w:pPr>
                    </w:p>
                    <w:p w14:paraId="5E01E9ED" w14:textId="77777777" w:rsidR="009F4F5A" w:rsidRPr="00EF02EE" w:rsidRDefault="009F4F5A" w:rsidP="009F4F5A">
                      <w:pPr>
                        <w:jc w:val="center"/>
                        <w:rPr>
                          <w:b/>
                          <w:bCs/>
                          <w:color w:val="000000" w:themeColor="text1"/>
                        </w:rPr>
                      </w:pPr>
                    </w:p>
                    <w:p w14:paraId="0A78118D" w14:textId="77777777" w:rsidR="009F4F5A" w:rsidRPr="00EF02EE" w:rsidRDefault="009F4F5A" w:rsidP="009F4F5A">
                      <w:pPr>
                        <w:jc w:val="center"/>
                        <w:rPr>
                          <w:b/>
                          <w:bCs/>
                          <w:color w:val="000000" w:themeColor="text1"/>
                        </w:rPr>
                      </w:pPr>
                    </w:p>
                    <w:p w14:paraId="3B4609A4" w14:textId="77777777" w:rsidR="009F4F5A" w:rsidRPr="00EF02EE" w:rsidRDefault="009F4F5A" w:rsidP="009F4F5A">
                      <w:pPr>
                        <w:jc w:val="center"/>
                        <w:rPr>
                          <w:b/>
                          <w:bCs/>
                          <w:color w:val="000000" w:themeColor="text1"/>
                        </w:rPr>
                      </w:pPr>
                    </w:p>
                    <w:p w14:paraId="08ECB3FF" w14:textId="77777777" w:rsidR="009F4F5A" w:rsidRDefault="009F4F5A" w:rsidP="009F4F5A">
                      <w:pPr>
                        <w:jc w:val="center"/>
                      </w:pPr>
                    </w:p>
                  </w:txbxContent>
                </v:textbox>
              </v:rect>
            </w:pict>
          </mc:Fallback>
        </mc:AlternateContent>
      </w:r>
    </w:p>
    <w:p w14:paraId="3516CD0B" w14:textId="77777777" w:rsidR="009F4F5A" w:rsidRDefault="009F4F5A" w:rsidP="009F4F5A">
      <w:pPr>
        <w:jc w:val="right"/>
      </w:pPr>
    </w:p>
    <w:p w14:paraId="0B631440" w14:textId="77777777" w:rsidR="009F4F5A" w:rsidRDefault="009F4F5A" w:rsidP="009F4F5A">
      <w:pPr>
        <w:jc w:val="right"/>
      </w:pPr>
    </w:p>
    <w:p w14:paraId="57B5C6BA" w14:textId="57AD6F17" w:rsidR="00066DDE" w:rsidRDefault="00176C58" w:rsidP="00066DDE">
      <w:pPr>
        <w:ind w:left="720"/>
      </w:pPr>
      <w:r w:rsidRPr="00176C58">
        <w:t xml:space="preserve">Now, we would like to ask you generally about companies that manufacture or develop medication(s) that treat </w:t>
      </w:r>
      <w:r w:rsidR="00DF4A1E">
        <w:t>Specialty</w:t>
      </w:r>
      <w:r w:rsidRPr="00176C58">
        <w:t xml:space="preserve"> conditions. </w:t>
      </w:r>
    </w:p>
    <w:p w14:paraId="50554C88" w14:textId="77777777" w:rsidR="00066DDE" w:rsidRDefault="00066DDE" w:rsidP="00176C58">
      <w:pPr>
        <w:ind w:left="720" w:hanging="720"/>
      </w:pPr>
    </w:p>
    <w:p w14:paraId="4514FCD1" w14:textId="42236268" w:rsidR="00727550" w:rsidRDefault="00727550" w:rsidP="00066DDE">
      <w:pPr>
        <w:ind w:left="720" w:hanging="720"/>
        <w:rPr>
          <w:b/>
          <w:bCs/>
        </w:rPr>
      </w:pPr>
      <w:r>
        <w:rPr>
          <w:color w:val="0000FF"/>
        </w:rPr>
        <w:t>G</w:t>
      </w:r>
      <w:r w:rsidR="00FC373C">
        <w:rPr>
          <w:color w:val="0000FF"/>
        </w:rPr>
        <w:t>1</w:t>
      </w:r>
      <w:r w:rsidRPr="00896140">
        <w:rPr>
          <w:color w:val="0000FF"/>
        </w:rPr>
        <w:t>.</w:t>
      </w:r>
      <w:r w:rsidRPr="00896140">
        <w:tab/>
      </w:r>
      <w:r w:rsidRPr="00727550">
        <w:t xml:space="preserve">Please allocate 100 points across these companies in terms of their </w:t>
      </w:r>
      <w:r w:rsidRPr="00727550">
        <w:rPr>
          <w:b/>
          <w:bCs/>
        </w:rPr>
        <w:t xml:space="preserve">leadership in the field of </w:t>
      </w:r>
      <w:r w:rsidR="00DF4A1E">
        <w:rPr>
          <w:b/>
          <w:bCs/>
        </w:rPr>
        <w:t>Specialty</w:t>
      </w:r>
      <w:r w:rsidRPr="00727550">
        <w:rPr>
          <w:b/>
          <w:bCs/>
        </w:rPr>
        <w:t xml:space="preserve"> and their leadership specifically in </w:t>
      </w:r>
      <w:r w:rsidR="001B21FD">
        <w:rPr>
          <w:b/>
          <w:bCs/>
        </w:rPr>
        <w:t>Therapy area</w:t>
      </w:r>
    </w:p>
    <w:p w14:paraId="343DDE0E" w14:textId="77777777" w:rsidR="00F104D6" w:rsidRDefault="00F104D6" w:rsidP="00066DDE">
      <w:pPr>
        <w:ind w:left="720" w:hanging="720"/>
        <w:rPr>
          <w:b/>
          <w:bCs/>
        </w:rPr>
      </w:pPr>
    </w:p>
    <w:p w14:paraId="3375EC74" w14:textId="624B26FA" w:rsidR="00F104D6" w:rsidRDefault="00F104D6" w:rsidP="00F104D6">
      <w:pPr>
        <w:ind w:left="720" w:hanging="720"/>
      </w:pPr>
      <w:r>
        <w:rPr>
          <w:b/>
          <w:bCs/>
        </w:rPr>
        <w:tab/>
      </w:r>
      <w:r w:rsidRPr="00896140">
        <w:rPr>
          <w:color w:val="0000FF"/>
        </w:rPr>
        <w:t xml:space="preserve">[PN: </w:t>
      </w:r>
      <w:r w:rsidR="007F59AF">
        <w:rPr>
          <w:color w:val="0000FF"/>
        </w:rPr>
        <w:t xml:space="preserve">Range 0-100 for each </w:t>
      </w:r>
      <w:r w:rsidR="00233D1F">
        <w:rPr>
          <w:color w:val="0000FF"/>
        </w:rPr>
        <w:t>option, show columns as build</w:t>
      </w:r>
      <w:r>
        <w:rPr>
          <w:color w:val="0000FF"/>
        </w:rPr>
        <w:t>]</w:t>
      </w:r>
    </w:p>
    <w:p w14:paraId="0ACD1969" w14:textId="77777777" w:rsidR="00727550" w:rsidRDefault="00727550" w:rsidP="00066DDE">
      <w:pPr>
        <w:ind w:left="720" w:hanging="720"/>
        <w:rPr>
          <w:b/>
          <w:bCs/>
        </w:rPr>
      </w:pPr>
    </w:p>
    <w:tbl>
      <w:tblPr>
        <w:tblW w:w="93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137"/>
        <w:gridCol w:w="2082"/>
        <w:gridCol w:w="2082"/>
      </w:tblGrid>
      <w:tr w:rsidR="00727550" w:rsidRPr="00896140" w14:paraId="5209B6EC" w14:textId="53AAB658" w:rsidTr="00727550">
        <w:trPr>
          <w:trHeight w:val="481"/>
          <w:jc w:val="center"/>
        </w:trPr>
        <w:tc>
          <w:tcPr>
            <w:tcW w:w="5137" w:type="dxa"/>
            <w:vAlign w:val="center"/>
          </w:tcPr>
          <w:p w14:paraId="050C85E2" w14:textId="77777777" w:rsidR="00727550" w:rsidRPr="00896140" w:rsidRDefault="00727550">
            <w:pPr>
              <w:tabs>
                <w:tab w:val="left" w:pos="-5580"/>
              </w:tabs>
              <w:jc w:val="center"/>
              <w:rPr>
                <w:b/>
              </w:rPr>
            </w:pPr>
            <w:r>
              <w:rPr>
                <w:b/>
              </w:rPr>
              <w:t>Companies</w:t>
            </w:r>
          </w:p>
        </w:tc>
        <w:tc>
          <w:tcPr>
            <w:tcW w:w="2082" w:type="dxa"/>
            <w:vAlign w:val="center"/>
          </w:tcPr>
          <w:p w14:paraId="7E503C4F" w14:textId="765C7713" w:rsidR="00727550" w:rsidRPr="00233D1F" w:rsidRDefault="00727550">
            <w:pPr>
              <w:tabs>
                <w:tab w:val="left" w:pos="-5580"/>
              </w:tabs>
              <w:jc w:val="center"/>
              <w:rPr>
                <w:color w:val="0000FF"/>
              </w:rPr>
            </w:pPr>
            <w:r w:rsidRPr="00233D1F">
              <w:rPr>
                <w:color w:val="0000FF"/>
              </w:rPr>
              <w:t>(i)</w:t>
            </w:r>
          </w:p>
          <w:p w14:paraId="4C78D17E" w14:textId="04262FC4" w:rsidR="00727550" w:rsidRPr="00896140" w:rsidRDefault="00727550">
            <w:pPr>
              <w:tabs>
                <w:tab w:val="left" w:pos="-5580"/>
              </w:tabs>
              <w:jc w:val="center"/>
              <w:rPr>
                <w:b/>
              </w:rPr>
            </w:pPr>
            <w:r>
              <w:rPr>
                <w:b/>
              </w:rPr>
              <w:t xml:space="preserve">Leadership in </w:t>
            </w:r>
            <w:r w:rsidR="0075213E">
              <w:rPr>
                <w:b/>
              </w:rPr>
              <w:t>Specialty</w:t>
            </w:r>
            <w:r>
              <w:rPr>
                <w:b/>
                <w:color w:val="0000FF"/>
              </w:rPr>
              <w:t xml:space="preserve"> </w:t>
            </w:r>
          </w:p>
        </w:tc>
        <w:tc>
          <w:tcPr>
            <w:tcW w:w="2082" w:type="dxa"/>
          </w:tcPr>
          <w:p w14:paraId="7DC7D90E" w14:textId="47AB7256" w:rsidR="00727550" w:rsidRPr="00233D1F" w:rsidRDefault="00727550" w:rsidP="00727550">
            <w:pPr>
              <w:tabs>
                <w:tab w:val="left" w:pos="-5580"/>
              </w:tabs>
              <w:jc w:val="center"/>
              <w:rPr>
                <w:color w:val="0000FF"/>
              </w:rPr>
            </w:pPr>
            <w:r w:rsidRPr="00233D1F">
              <w:rPr>
                <w:color w:val="0000FF"/>
              </w:rPr>
              <w:t>(ii)</w:t>
            </w:r>
          </w:p>
          <w:p w14:paraId="57221DD7" w14:textId="6BDF09BA" w:rsidR="00727550" w:rsidRPr="008C52A5" w:rsidRDefault="00727550">
            <w:pPr>
              <w:tabs>
                <w:tab w:val="left" w:pos="-5580"/>
              </w:tabs>
              <w:jc w:val="center"/>
              <w:rPr>
                <w:b/>
              </w:rPr>
            </w:pPr>
            <w:r>
              <w:rPr>
                <w:b/>
              </w:rPr>
              <w:t xml:space="preserve">Leadership in </w:t>
            </w:r>
            <w:r w:rsidR="0075213E">
              <w:rPr>
                <w:b/>
              </w:rPr>
              <w:t>Therapy area</w:t>
            </w:r>
          </w:p>
        </w:tc>
      </w:tr>
      <w:tr w:rsidR="00727550" w:rsidRPr="00896140" w14:paraId="476F0565" w14:textId="05E90FAE" w:rsidTr="00727550">
        <w:trPr>
          <w:trHeight w:val="323"/>
          <w:jc w:val="center"/>
        </w:trPr>
        <w:tc>
          <w:tcPr>
            <w:tcW w:w="5137" w:type="dxa"/>
            <w:vAlign w:val="center"/>
          </w:tcPr>
          <w:p w14:paraId="59BB6801" w14:textId="35EC0968" w:rsidR="00727550" w:rsidRPr="00896140" w:rsidRDefault="001B21FD" w:rsidP="003A2961">
            <w:pPr>
              <w:numPr>
                <w:ilvl w:val="0"/>
                <w:numId w:val="39"/>
              </w:numPr>
            </w:pPr>
            <w:r>
              <w:t>C1</w:t>
            </w:r>
          </w:p>
        </w:tc>
        <w:tc>
          <w:tcPr>
            <w:tcW w:w="2082" w:type="dxa"/>
          </w:tcPr>
          <w:p w14:paraId="0591DA44" w14:textId="38CB06B7" w:rsidR="00727550" w:rsidRPr="00896140" w:rsidRDefault="00727550" w:rsidP="00727550">
            <w:pPr>
              <w:jc w:val="center"/>
            </w:pPr>
            <w:r w:rsidRPr="00E1779E">
              <w:t>__________</w:t>
            </w:r>
          </w:p>
        </w:tc>
        <w:tc>
          <w:tcPr>
            <w:tcW w:w="2082" w:type="dxa"/>
          </w:tcPr>
          <w:p w14:paraId="590B33B1" w14:textId="4683879E" w:rsidR="00727550" w:rsidRPr="002D5935" w:rsidRDefault="00727550" w:rsidP="00727550">
            <w:pPr>
              <w:jc w:val="center"/>
              <w:rPr>
                <w:rFonts w:ascii="Wingdings" w:eastAsia="Wingdings" w:hAnsi="Wingdings" w:cs="Wingdings"/>
              </w:rPr>
            </w:pPr>
            <w:r w:rsidRPr="00021BDC">
              <w:t>__________</w:t>
            </w:r>
          </w:p>
        </w:tc>
      </w:tr>
      <w:tr w:rsidR="00727550" w:rsidRPr="00896140" w14:paraId="11D06D15" w14:textId="1CADCBD2" w:rsidTr="00727550">
        <w:trPr>
          <w:trHeight w:val="391"/>
          <w:jc w:val="center"/>
        </w:trPr>
        <w:tc>
          <w:tcPr>
            <w:tcW w:w="5137" w:type="dxa"/>
            <w:vAlign w:val="center"/>
          </w:tcPr>
          <w:p w14:paraId="092ED15B" w14:textId="0831EF6B" w:rsidR="00727550" w:rsidRPr="00896140" w:rsidRDefault="001B21FD" w:rsidP="003A2961">
            <w:pPr>
              <w:numPr>
                <w:ilvl w:val="0"/>
                <w:numId w:val="39"/>
              </w:numPr>
            </w:pPr>
            <w:r>
              <w:t>C2</w:t>
            </w:r>
          </w:p>
        </w:tc>
        <w:tc>
          <w:tcPr>
            <w:tcW w:w="2082" w:type="dxa"/>
            <w:tcBorders>
              <w:bottom w:val="single" w:sz="4" w:space="0" w:color="000000"/>
            </w:tcBorders>
          </w:tcPr>
          <w:p w14:paraId="6422457B" w14:textId="6664B16F" w:rsidR="00727550" w:rsidRPr="00896140" w:rsidRDefault="00727550" w:rsidP="00727550">
            <w:pPr>
              <w:jc w:val="center"/>
            </w:pPr>
            <w:r w:rsidRPr="00E1779E">
              <w:t>__________</w:t>
            </w:r>
          </w:p>
        </w:tc>
        <w:tc>
          <w:tcPr>
            <w:tcW w:w="2082" w:type="dxa"/>
            <w:tcBorders>
              <w:bottom w:val="single" w:sz="4" w:space="0" w:color="000000"/>
            </w:tcBorders>
          </w:tcPr>
          <w:p w14:paraId="5270E9DD" w14:textId="3EF69802" w:rsidR="00727550" w:rsidRPr="002D5935" w:rsidRDefault="00727550" w:rsidP="00727550">
            <w:pPr>
              <w:jc w:val="center"/>
              <w:rPr>
                <w:rFonts w:ascii="Wingdings" w:eastAsia="Wingdings" w:hAnsi="Wingdings" w:cs="Wingdings"/>
              </w:rPr>
            </w:pPr>
            <w:r w:rsidRPr="00021BDC">
              <w:t>__________</w:t>
            </w:r>
          </w:p>
        </w:tc>
      </w:tr>
      <w:tr w:rsidR="00727550" w:rsidRPr="00896140" w14:paraId="636F7023" w14:textId="31C32EFF" w:rsidTr="00727550">
        <w:trPr>
          <w:trHeight w:val="391"/>
          <w:jc w:val="center"/>
        </w:trPr>
        <w:tc>
          <w:tcPr>
            <w:tcW w:w="5137" w:type="dxa"/>
            <w:vAlign w:val="center"/>
          </w:tcPr>
          <w:p w14:paraId="03F5799A" w14:textId="466CCE29" w:rsidR="00727550" w:rsidRPr="00896140" w:rsidRDefault="001B21FD" w:rsidP="003A2961">
            <w:pPr>
              <w:numPr>
                <w:ilvl w:val="0"/>
                <w:numId w:val="39"/>
              </w:numPr>
            </w:pPr>
            <w:r>
              <w:t>C3</w:t>
            </w:r>
          </w:p>
        </w:tc>
        <w:tc>
          <w:tcPr>
            <w:tcW w:w="2082" w:type="dxa"/>
          </w:tcPr>
          <w:p w14:paraId="7B46BA8B" w14:textId="25370505" w:rsidR="00727550" w:rsidRPr="00896140" w:rsidRDefault="00727550" w:rsidP="00727550">
            <w:pPr>
              <w:jc w:val="center"/>
            </w:pPr>
            <w:r w:rsidRPr="00E1779E">
              <w:t>__________</w:t>
            </w:r>
          </w:p>
        </w:tc>
        <w:tc>
          <w:tcPr>
            <w:tcW w:w="2082" w:type="dxa"/>
          </w:tcPr>
          <w:p w14:paraId="27EEBC4A" w14:textId="153255E0" w:rsidR="00727550" w:rsidRPr="002D5935" w:rsidRDefault="00727550" w:rsidP="00727550">
            <w:pPr>
              <w:jc w:val="center"/>
              <w:rPr>
                <w:rFonts w:ascii="Wingdings" w:eastAsia="Wingdings" w:hAnsi="Wingdings" w:cs="Wingdings"/>
              </w:rPr>
            </w:pPr>
            <w:r w:rsidRPr="00021BDC">
              <w:t>__________</w:t>
            </w:r>
          </w:p>
        </w:tc>
      </w:tr>
      <w:tr w:rsidR="00727550" w:rsidRPr="00896140" w14:paraId="66F4F889" w14:textId="36E9D068" w:rsidTr="00727550">
        <w:trPr>
          <w:trHeight w:val="391"/>
          <w:jc w:val="center"/>
        </w:trPr>
        <w:tc>
          <w:tcPr>
            <w:tcW w:w="5137" w:type="dxa"/>
            <w:vAlign w:val="center"/>
          </w:tcPr>
          <w:p w14:paraId="452DE27B" w14:textId="747CB8D3" w:rsidR="00727550" w:rsidRPr="00896140" w:rsidRDefault="001B21FD" w:rsidP="003A2961">
            <w:pPr>
              <w:numPr>
                <w:ilvl w:val="0"/>
                <w:numId w:val="39"/>
              </w:numPr>
            </w:pPr>
            <w:r>
              <w:t>C4</w:t>
            </w:r>
          </w:p>
        </w:tc>
        <w:tc>
          <w:tcPr>
            <w:tcW w:w="2082" w:type="dxa"/>
          </w:tcPr>
          <w:p w14:paraId="0C565484" w14:textId="023288ED" w:rsidR="00727550" w:rsidRPr="00896140" w:rsidRDefault="00727550" w:rsidP="00727550">
            <w:pPr>
              <w:jc w:val="center"/>
            </w:pPr>
            <w:r w:rsidRPr="00E1779E">
              <w:t>__________</w:t>
            </w:r>
          </w:p>
        </w:tc>
        <w:tc>
          <w:tcPr>
            <w:tcW w:w="2082" w:type="dxa"/>
          </w:tcPr>
          <w:p w14:paraId="42ED041E" w14:textId="47154159" w:rsidR="00727550" w:rsidRPr="002D5935" w:rsidRDefault="00727550" w:rsidP="00727550">
            <w:pPr>
              <w:jc w:val="center"/>
              <w:rPr>
                <w:rFonts w:ascii="Wingdings" w:eastAsia="Wingdings" w:hAnsi="Wingdings" w:cs="Wingdings"/>
              </w:rPr>
            </w:pPr>
            <w:r w:rsidRPr="00021BDC">
              <w:t>__________</w:t>
            </w:r>
          </w:p>
        </w:tc>
      </w:tr>
      <w:tr w:rsidR="00727550" w:rsidRPr="00896140" w14:paraId="40C15618" w14:textId="36723DDF" w:rsidTr="00727550">
        <w:trPr>
          <w:trHeight w:val="391"/>
          <w:jc w:val="center"/>
        </w:trPr>
        <w:tc>
          <w:tcPr>
            <w:tcW w:w="5137" w:type="dxa"/>
            <w:vAlign w:val="center"/>
          </w:tcPr>
          <w:p w14:paraId="5EEF7C87" w14:textId="4AAF80DD" w:rsidR="00727550" w:rsidRPr="00896140" w:rsidRDefault="001B21FD" w:rsidP="003A2961">
            <w:pPr>
              <w:numPr>
                <w:ilvl w:val="0"/>
                <w:numId w:val="39"/>
              </w:numPr>
            </w:pPr>
            <w:r>
              <w:t>C5</w:t>
            </w:r>
          </w:p>
        </w:tc>
        <w:tc>
          <w:tcPr>
            <w:tcW w:w="2082" w:type="dxa"/>
          </w:tcPr>
          <w:p w14:paraId="2489424D" w14:textId="262D21D3" w:rsidR="00727550" w:rsidRDefault="00727550" w:rsidP="00727550">
            <w:pPr>
              <w:jc w:val="center"/>
            </w:pPr>
            <w:r w:rsidRPr="00E1779E">
              <w:t>__________</w:t>
            </w:r>
          </w:p>
        </w:tc>
        <w:tc>
          <w:tcPr>
            <w:tcW w:w="2082" w:type="dxa"/>
          </w:tcPr>
          <w:p w14:paraId="57BC72A5" w14:textId="1578DE68" w:rsidR="00727550" w:rsidRPr="002D5935" w:rsidRDefault="00727550" w:rsidP="00727550">
            <w:pPr>
              <w:jc w:val="center"/>
              <w:rPr>
                <w:rFonts w:ascii="Wingdings" w:eastAsia="Wingdings" w:hAnsi="Wingdings" w:cs="Wingdings"/>
              </w:rPr>
            </w:pPr>
            <w:r w:rsidRPr="00021BDC">
              <w:t>__________</w:t>
            </w:r>
          </w:p>
        </w:tc>
      </w:tr>
      <w:tr w:rsidR="00727550" w:rsidRPr="00896140" w14:paraId="69FA4BC7" w14:textId="586FBDE9" w:rsidTr="00727550">
        <w:trPr>
          <w:trHeight w:val="391"/>
          <w:jc w:val="center"/>
        </w:trPr>
        <w:tc>
          <w:tcPr>
            <w:tcW w:w="5137" w:type="dxa"/>
            <w:vAlign w:val="center"/>
          </w:tcPr>
          <w:p w14:paraId="5410B38E" w14:textId="14701C6E" w:rsidR="00727550" w:rsidRPr="00896140" w:rsidRDefault="001B21FD" w:rsidP="003A2961">
            <w:pPr>
              <w:numPr>
                <w:ilvl w:val="0"/>
                <w:numId w:val="39"/>
              </w:numPr>
            </w:pPr>
            <w:r>
              <w:t>C6</w:t>
            </w:r>
          </w:p>
        </w:tc>
        <w:tc>
          <w:tcPr>
            <w:tcW w:w="2082" w:type="dxa"/>
          </w:tcPr>
          <w:p w14:paraId="1FC52A73" w14:textId="7CA142ED" w:rsidR="00727550" w:rsidRPr="00896140" w:rsidRDefault="00727550" w:rsidP="00727550">
            <w:pPr>
              <w:jc w:val="center"/>
            </w:pPr>
            <w:r w:rsidRPr="00E1779E">
              <w:t>__________</w:t>
            </w:r>
          </w:p>
        </w:tc>
        <w:tc>
          <w:tcPr>
            <w:tcW w:w="2082" w:type="dxa"/>
          </w:tcPr>
          <w:p w14:paraId="51D56B29" w14:textId="58F904E9" w:rsidR="00727550" w:rsidRPr="002D5935" w:rsidRDefault="00727550" w:rsidP="00727550">
            <w:pPr>
              <w:jc w:val="center"/>
              <w:rPr>
                <w:rFonts w:ascii="Wingdings" w:eastAsia="Wingdings" w:hAnsi="Wingdings" w:cs="Wingdings"/>
              </w:rPr>
            </w:pPr>
            <w:r w:rsidRPr="00021BDC">
              <w:t>__________</w:t>
            </w:r>
          </w:p>
        </w:tc>
      </w:tr>
      <w:tr w:rsidR="00727550" w:rsidRPr="00896140" w14:paraId="12A4E1A7" w14:textId="53D788BC" w:rsidTr="00727550">
        <w:trPr>
          <w:trHeight w:val="391"/>
          <w:jc w:val="center"/>
        </w:trPr>
        <w:tc>
          <w:tcPr>
            <w:tcW w:w="5137" w:type="dxa"/>
            <w:vAlign w:val="center"/>
          </w:tcPr>
          <w:p w14:paraId="4239EE81" w14:textId="2661F933" w:rsidR="00727550" w:rsidRDefault="001B21FD" w:rsidP="003A2961">
            <w:pPr>
              <w:numPr>
                <w:ilvl w:val="0"/>
                <w:numId w:val="39"/>
              </w:numPr>
            </w:pPr>
            <w:r>
              <w:t>C7</w:t>
            </w:r>
          </w:p>
        </w:tc>
        <w:tc>
          <w:tcPr>
            <w:tcW w:w="2082" w:type="dxa"/>
          </w:tcPr>
          <w:p w14:paraId="437FA334" w14:textId="55C3E06D" w:rsidR="00727550" w:rsidRDefault="00727550" w:rsidP="00727550">
            <w:pPr>
              <w:jc w:val="center"/>
            </w:pPr>
            <w:r w:rsidRPr="00E1779E">
              <w:t>__________</w:t>
            </w:r>
          </w:p>
        </w:tc>
        <w:tc>
          <w:tcPr>
            <w:tcW w:w="2082" w:type="dxa"/>
          </w:tcPr>
          <w:p w14:paraId="0EA5807F" w14:textId="643E4345" w:rsidR="00727550" w:rsidRPr="002D5935" w:rsidRDefault="00727550" w:rsidP="00727550">
            <w:pPr>
              <w:jc w:val="center"/>
              <w:rPr>
                <w:rFonts w:ascii="Wingdings" w:eastAsia="Wingdings" w:hAnsi="Wingdings" w:cs="Wingdings"/>
              </w:rPr>
            </w:pPr>
            <w:r w:rsidRPr="00021BDC">
              <w:t>__________</w:t>
            </w:r>
          </w:p>
        </w:tc>
      </w:tr>
      <w:tr w:rsidR="00727550" w:rsidRPr="00896140" w14:paraId="60A82C19" w14:textId="77777777" w:rsidTr="00727550">
        <w:trPr>
          <w:trHeight w:val="391"/>
          <w:jc w:val="center"/>
        </w:trPr>
        <w:tc>
          <w:tcPr>
            <w:tcW w:w="5137" w:type="dxa"/>
            <w:vAlign w:val="center"/>
          </w:tcPr>
          <w:p w14:paraId="53D4CE4E" w14:textId="64B7DC19" w:rsidR="00727550" w:rsidRPr="00727550" w:rsidRDefault="00727550" w:rsidP="00727550">
            <w:pPr>
              <w:ind w:left="720"/>
              <w:jc w:val="center"/>
              <w:rPr>
                <w:b/>
                <w:bCs/>
                <w:color w:val="0000FF"/>
              </w:rPr>
            </w:pPr>
            <w:r w:rsidRPr="00727550">
              <w:rPr>
                <w:b/>
                <w:bCs/>
                <w:color w:val="000000" w:themeColor="text1"/>
              </w:rPr>
              <w:t>Total</w:t>
            </w:r>
          </w:p>
        </w:tc>
        <w:tc>
          <w:tcPr>
            <w:tcW w:w="2082" w:type="dxa"/>
          </w:tcPr>
          <w:p w14:paraId="25FB650C" w14:textId="797D43CF" w:rsidR="00727550" w:rsidRPr="00E1779E" w:rsidRDefault="00727550" w:rsidP="00727550">
            <w:pPr>
              <w:jc w:val="center"/>
            </w:pPr>
            <w:r>
              <w:rPr>
                <w:color w:val="0000FF"/>
              </w:rPr>
              <w:t>[PN: Must sum to 100]</w:t>
            </w:r>
          </w:p>
        </w:tc>
        <w:tc>
          <w:tcPr>
            <w:tcW w:w="2082" w:type="dxa"/>
          </w:tcPr>
          <w:p w14:paraId="3860479D" w14:textId="1E79FBEB" w:rsidR="00727550" w:rsidRPr="00021BDC" w:rsidRDefault="00727550" w:rsidP="00727550">
            <w:pPr>
              <w:jc w:val="center"/>
            </w:pPr>
            <w:r>
              <w:rPr>
                <w:color w:val="0000FF"/>
              </w:rPr>
              <w:t>[PN: Must sum to 100]</w:t>
            </w:r>
          </w:p>
        </w:tc>
      </w:tr>
    </w:tbl>
    <w:p w14:paraId="7D2B669D" w14:textId="77777777" w:rsidR="00727550" w:rsidRDefault="00727550" w:rsidP="00066DDE">
      <w:pPr>
        <w:ind w:left="720" w:hanging="720"/>
        <w:rPr>
          <w:b/>
          <w:bCs/>
        </w:rPr>
      </w:pPr>
    </w:p>
    <w:p w14:paraId="5F2F3CE3" w14:textId="712DCB4E" w:rsidR="00BF5286" w:rsidRDefault="00BF5286" w:rsidP="00BF5286">
      <w:pPr>
        <w:ind w:left="720" w:hanging="720"/>
      </w:pPr>
      <w:r>
        <w:rPr>
          <w:color w:val="0000FF"/>
        </w:rPr>
        <w:t>G</w:t>
      </w:r>
      <w:r w:rsidR="00842956">
        <w:rPr>
          <w:color w:val="0000FF"/>
        </w:rPr>
        <w:t>2</w:t>
      </w:r>
      <w:r w:rsidRPr="00896140">
        <w:rPr>
          <w:color w:val="0000FF"/>
        </w:rPr>
        <w:t>.</w:t>
      </w:r>
      <w:r w:rsidRPr="00896140">
        <w:tab/>
      </w:r>
      <w:r w:rsidR="006C1D68">
        <w:t>How valuable</w:t>
      </w:r>
      <w:r w:rsidR="007621DE">
        <w:t xml:space="preserve"> do you </w:t>
      </w:r>
      <w:r w:rsidR="006C1D68">
        <w:t>find</w:t>
      </w:r>
      <w:r w:rsidR="007621DE">
        <w:t xml:space="preserve"> the </w:t>
      </w:r>
      <w:r w:rsidR="006C1D68" w:rsidRPr="006C1D68">
        <w:rPr>
          <w:b/>
          <w:bCs/>
        </w:rPr>
        <w:t>support program(s)</w:t>
      </w:r>
      <w:r w:rsidR="007621DE">
        <w:t xml:space="preserve"> of </w:t>
      </w:r>
      <w:r w:rsidR="006C1D68">
        <w:t>each</w:t>
      </w:r>
      <w:r>
        <w:t xml:space="preserve"> </w:t>
      </w:r>
      <w:r w:rsidR="00963429">
        <w:t xml:space="preserve">of </w:t>
      </w:r>
      <w:r>
        <w:t xml:space="preserve">the following brands for helping </w:t>
      </w:r>
      <w:r w:rsidR="00B1588D">
        <w:t>your</w:t>
      </w:r>
      <w:r w:rsidR="005C2711">
        <w:t xml:space="preserve"> patients in their journey with </w:t>
      </w:r>
      <w:r w:rsidR="001B21FD">
        <w:rPr>
          <w:b/>
        </w:rPr>
        <w:t>THERAPY AREA</w:t>
      </w:r>
      <w:r w:rsidR="002B5404">
        <w:t>.</w:t>
      </w:r>
    </w:p>
    <w:p w14:paraId="633619D2" w14:textId="77777777" w:rsidR="005C2711" w:rsidRDefault="005C2711" w:rsidP="00BF5286">
      <w:pPr>
        <w:ind w:left="720" w:hanging="720"/>
      </w:pPr>
    </w:p>
    <w:p w14:paraId="3DB0F4D0" w14:textId="495555C4" w:rsidR="00D12EA1" w:rsidRDefault="00D12EA1" w:rsidP="00D12EA1">
      <w:pPr>
        <w:ind w:left="720"/>
        <w:rPr>
          <w:rFonts w:cs="Arial"/>
          <w:color w:val="000000"/>
          <w:szCs w:val="20"/>
        </w:rPr>
      </w:pPr>
      <w:r w:rsidRPr="00F25B86">
        <w:rPr>
          <w:rFonts w:cs="Arial"/>
          <w:color w:val="000000"/>
          <w:szCs w:val="20"/>
        </w:rPr>
        <w:t xml:space="preserve">Please indicate your level of agreement with each of the following </w:t>
      </w:r>
      <w:r w:rsidR="00C44245">
        <w:rPr>
          <w:rFonts w:cs="Arial"/>
          <w:color w:val="000000"/>
          <w:szCs w:val="20"/>
        </w:rPr>
        <w:t>treatments</w:t>
      </w:r>
      <w:r w:rsidRPr="00F25B86">
        <w:rPr>
          <w:rFonts w:cs="Arial"/>
          <w:color w:val="000000"/>
          <w:szCs w:val="20"/>
        </w:rPr>
        <w:t xml:space="preserve"> on a scale from 1 to 7, where 1 = "</w:t>
      </w:r>
      <w:r w:rsidR="000C1E8F">
        <w:rPr>
          <w:rFonts w:cs="Arial"/>
          <w:color w:val="000000"/>
          <w:szCs w:val="20"/>
        </w:rPr>
        <w:t>Not at all Valuable</w:t>
      </w:r>
      <w:r w:rsidRPr="00F25B86">
        <w:rPr>
          <w:rFonts w:cs="Arial"/>
          <w:color w:val="000000"/>
          <w:szCs w:val="20"/>
        </w:rPr>
        <w:t>" and 7 = "</w:t>
      </w:r>
      <w:r w:rsidR="000C1E8F">
        <w:rPr>
          <w:rFonts w:cs="Arial"/>
          <w:color w:val="000000"/>
          <w:szCs w:val="20"/>
        </w:rPr>
        <w:t>Highly Valuable</w:t>
      </w:r>
      <w:r w:rsidRPr="00F25B86">
        <w:rPr>
          <w:rFonts w:cs="Arial"/>
          <w:color w:val="000000"/>
          <w:szCs w:val="20"/>
        </w:rPr>
        <w:t>".</w:t>
      </w:r>
    </w:p>
    <w:p w14:paraId="0B7FB78B" w14:textId="77777777" w:rsidR="00D12EA1" w:rsidRDefault="00D12EA1" w:rsidP="00BF5286">
      <w:pPr>
        <w:ind w:left="720" w:hanging="720"/>
      </w:pPr>
    </w:p>
    <w:p w14:paraId="251A916A" w14:textId="12E8F9A7" w:rsidR="005C2711" w:rsidRDefault="005C2711" w:rsidP="00BF5286">
      <w:pPr>
        <w:ind w:left="720" w:hanging="720"/>
        <w:rPr>
          <w:color w:val="0000FF"/>
        </w:rPr>
      </w:pPr>
      <w:r>
        <w:tab/>
      </w:r>
      <w:r w:rsidRPr="00896140">
        <w:rPr>
          <w:color w:val="0000FF"/>
        </w:rPr>
        <w:t xml:space="preserve">[PN: </w:t>
      </w:r>
      <w:r>
        <w:rPr>
          <w:color w:val="0000FF"/>
        </w:rPr>
        <w:t xml:space="preserve">Allow </w:t>
      </w:r>
      <w:r w:rsidR="0079466E">
        <w:rPr>
          <w:color w:val="0000FF"/>
        </w:rPr>
        <w:t>one</w:t>
      </w:r>
      <w:r>
        <w:rPr>
          <w:color w:val="0000FF"/>
        </w:rPr>
        <w:t xml:space="preserve"> selection</w:t>
      </w:r>
      <w:r w:rsidR="0079466E">
        <w:rPr>
          <w:color w:val="0000FF"/>
        </w:rPr>
        <w:t xml:space="preserve"> per row</w:t>
      </w:r>
      <w:r>
        <w:rPr>
          <w:color w:val="0000FF"/>
        </w:rPr>
        <w:t>]</w:t>
      </w:r>
    </w:p>
    <w:p w14:paraId="49F198EA" w14:textId="77777777" w:rsidR="00C72CF3" w:rsidRDefault="00C72CF3" w:rsidP="00BF5286">
      <w:pPr>
        <w:ind w:left="720" w:hanging="720"/>
        <w:rPr>
          <w:color w:val="0000FF"/>
        </w:rPr>
      </w:pPr>
    </w:p>
    <w:p w14:paraId="03B19168" w14:textId="77777777" w:rsidR="00C72CF3" w:rsidRPr="005C5E96" w:rsidRDefault="00C72CF3" w:rsidP="00C72CF3">
      <w:pPr>
        <w:autoSpaceDE w:val="0"/>
        <w:autoSpaceDN w:val="0"/>
        <w:adjustRightInd w:val="0"/>
        <w:ind w:left="720"/>
        <w:rPr>
          <w:color w:val="0000FF"/>
        </w:rPr>
      </w:pPr>
      <w:r w:rsidRPr="005C5E96">
        <w:rPr>
          <w:color w:val="0000FF"/>
        </w:rPr>
        <w:t>[PN: Allow only one selection per row.</w:t>
      </w:r>
      <w:r>
        <w:rPr>
          <w:color w:val="0000FF"/>
        </w:rPr>
        <w:t xml:space="preserve"> Randomize options. </w:t>
      </w:r>
      <w:r w:rsidRPr="005C5E96">
        <w:rPr>
          <w:rFonts w:cs="Arial"/>
          <w:color w:val="0000FF"/>
        </w:rPr>
        <w:t>Insert 7-point scale with anchor words.</w:t>
      </w:r>
      <w:r w:rsidRPr="00E8027B">
        <w:rPr>
          <w:rFonts w:cs="Arial"/>
          <w:bCs/>
          <w:color w:val="0000FF"/>
        </w:rPr>
        <w:t xml:space="preserve"> </w:t>
      </w:r>
      <w:r w:rsidRPr="005C5E96">
        <w:rPr>
          <w:rFonts w:cs="Arial"/>
          <w:bCs/>
          <w:color w:val="0000FF"/>
        </w:rPr>
        <w:t>The last column color should be grey on the web to differentiate from other ratings.</w:t>
      </w:r>
      <w:r>
        <w:rPr>
          <w:rFonts w:cs="Arial"/>
          <w:bCs/>
          <w:color w:val="0000FF"/>
        </w:rPr>
        <w:t xml:space="preserve"> The column should be mutually exclusive. </w:t>
      </w:r>
      <w:r w:rsidRPr="008B6D53">
        <w:rPr>
          <w:rFonts w:cs="Arial"/>
          <w:color w:val="0000FF"/>
        </w:rPr>
        <w:t>If the respondent selects ‘Not Aware’ for all products, then please display the pop-up message as “</w:t>
      </w:r>
      <w:r w:rsidRPr="008B6D53">
        <w:rPr>
          <w:rFonts w:cs="Arial"/>
          <w:b/>
        </w:rPr>
        <w:t xml:space="preserve">Currently you have indicated that you are </w:t>
      </w:r>
      <w:r w:rsidRPr="008B6D53">
        <w:rPr>
          <w:rFonts w:cs="Arial"/>
          <w:b/>
          <w:u w:val="single"/>
        </w:rPr>
        <w:t>not aware</w:t>
      </w:r>
      <w:r w:rsidRPr="008B6D53">
        <w:rPr>
          <w:rFonts w:cs="Arial"/>
          <w:b/>
        </w:rPr>
        <w:t xml:space="preserve"> of any treatments, please review and confirm your selection.</w:t>
      </w:r>
      <w:r w:rsidRPr="008B6D53">
        <w:rPr>
          <w:rFonts w:cs="Arial"/>
          <w:color w:val="0000FF"/>
        </w:rPr>
        <w:t>” with “</w:t>
      </w:r>
      <w:r w:rsidRPr="008B6D53">
        <w:rPr>
          <w:rFonts w:cs="Arial"/>
          <w:b/>
        </w:rPr>
        <w:t>OK</w:t>
      </w:r>
      <w:r w:rsidRPr="008B6D53">
        <w:rPr>
          <w:rFonts w:cs="Arial"/>
          <w:color w:val="0000FF"/>
        </w:rPr>
        <w:t>” button</w:t>
      </w:r>
      <w:r>
        <w:rPr>
          <w:rFonts w:cs="Arial"/>
          <w:color w:val="0000FF"/>
        </w:rPr>
        <w:t>.</w:t>
      </w:r>
      <w:r w:rsidRPr="005C5E96">
        <w:rPr>
          <w:color w:val="0000FF"/>
        </w:rPr>
        <w:t>]</w:t>
      </w:r>
    </w:p>
    <w:p w14:paraId="4E23EC5E" w14:textId="77777777" w:rsidR="00C72CF3" w:rsidRDefault="00C72CF3" w:rsidP="00C72CF3">
      <w:pPr>
        <w:ind w:left="720" w:hanging="720"/>
      </w:pPr>
    </w:p>
    <w:tbl>
      <w:tblPr>
        <w:tblW w:w="11348" w:type="dxa"/>
        <w:tblInd w:w="-1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2983"/>
        <w:gridCol w:w="1345"/>
        <w:gridCol w:w="1404"/>
        <w:gridCol w:w="624"/>
        <w:gridCol w:w="624"/>
        <w:gridCol w:w="624"/>
        <w:gridCol w:w="624"/>
        <w:gridCol w:w="1500"/>
        <w:gridCol w:w="1620"/>
      </w:tblGrid>
      <w:tr w:rsidR="00C72CF3" w:rsidRPr="001D1B9E" w14:paraId="181A6127" w14:textId="77777777" w:rsidTr="00D170C5">
        <w:trPr>
          <w:trHeight w:val="58"/>
        </w:trPr>
        <w:tc>
          <w:tcPr>
            <w:tcW w:w="2983" w:type="dxa"/>
            <w:vAlign w:val="center"/>
          </w:tcPr>
          <w:p w14:paraId="532FA4B8" w14:textId="77777777" w:rsidR="00C72CF3" w:rsidRPr="005C5E96" w:rsidRDefault="00C72CF3">
            <w:pPr>
              <w:spacing w:before="60" w:after="60"/>
              <w:jc w:val="center"/>
              <w:rPr>
                <w:rFonts w:cs="Arial"/>
              </w:rPr>
            </w:pPr>
            <w:r w:rsidRPr="005C5E96">
              <w:rPr>
                <w:rFonts w:cs="Arial"/>
                <w:b/>
                <w:bCs/>
              </w:rPr>
              <w:t>Treatment(s)</w:t>
            </w:r>
          </w:p>
        </w:tc>
        <w:tc>
          <w:tcPr>
            <w:tcW w:w="1345" w:type="dxa"/>
            <w:vAlign w:val="bottom"/>
          </w:tcPr>
          <w:p w14:paraId="65CF0720" w14:textId="77777777" w:rsidR="00C72CF3" w:rsidRPr="001D1B9E" w:rsidRDefault="00C72CF3">
            <w:pPr>
              <w:jc w:val="center"/>
              <w:rPr>
                <w:b/>
              </w:rPr>
            </w:pPr>
            <w:r w:rsidRPr="001D1B9E">
              <w:rPr>
                <w:b/>
              </w:rPr>
              <w:t>Not at all</w:t>
            </w:r>
          </w:p>
          <w:p w14:paraId="52514020" w14:textId="05B34575" w:rsidR="00C72CF3" w:rsidRPr="001D1B9E" w:rsidRDefault="0098513D">
            <w:pPr>
              <w:jc w:val="center"/>
              <w:rPr>
                <w:b/>
              </w:rPr>
            </w:pPr>
            <w:r>
              <w:rPr>
                <w:b/>
              </w:rPr>
              <w:t>Valuable</w:t>
            </w:r>
          </w:p>
          <w:p w14:paraId="1215DBE0" w14:textId="77777777" w:rsidR="00C72CF3" w:rsidRPr="005C5E96" w:rsidRDefault="00C72CF3">
            <w:pPr>
              <w:jc w:val="center"/>
              <w:rPr>
                <w:rFonts w:cs="Arial"/>
              </w:rPr>
            </w:pPr>
            <w:r w:rsidRPr="001D1B9E">
              <w:rPr>
                <w:b/>
              </w:rPr>
              <w:t>1</w:t>
            </w:r>
          </w:p>
        </w:tc>
        <w:tc>
          <w:tcPr>
            <w:tcW w:w="1404" w:type="dxa"/>
            <w:vAlign w:val="bottom"/>
          </w:tcPr>
          <w:p w14:paraId="6BA0E874" w14:textId="77777777" w:rsidR="00C72CF3" w:rsidRPr="005C5E96" w:rsidRDefault="00C72CF3">
            <w:pPr>
              <w:jc w:val="center"/>
              <w:rPr>
                <w:rFonts w:cs="Arial"/>
                <w:b/>
              </w:rPr>
            </w:pPr>
            <w:r w:rsidRPr="001D1B9E">
              <w:rPr>
                <w:b/>
              </w:rPr>
              <w:t>2</w:t>
            </w:r>
          </w:p>
        </w:tc>
        <w:tc>
          <w:tcPr>
            <w:tcW w:w="624" w:type="dxa"/>
            <w:vAlign w:val="bottom"/>
          </w:tcPr>
          <w:p w14:paraId="1702A04E" w14:textId="77777777" w:rsidR="00C72CF3" w:rsidRPr="005C5E96" w:rsidRDefault="00C72CF3">
            <w:pPr>
              <w:jc w:val="center"/>
              <w:rPr>
                <w:rFonts w:cs="Arial"/>
                <w:b/>
              </w:rPr>
            </w:pPr>
            <w:r w:rsidRPr="001D1B9E">
              <w:rPr>
                <w:b/>
              </w:rPr>
              <w:t>3</w:t>
            </w:r>
          </w:p>
        </w:tc>
        <w:tc>
          <w:tcPr>
            <w:tcW w:w="624" w:type="dxa"/>
            <w:vAlign w:val="bottom"/>
          </w:tcPr>
          <w:p w14:paraId="5ACC950B" w14:textId="77777777" w:rsidR="00C72CF3" w:rsidRPr="005C5E96" w:rsidRDefault="00C72CF3">
            <w:pPr>
              <w:jc w:val="center"/>
              <w:rPr>
                <w:rFonts w:cs="Arial"/>
                <w:b/>
              </w:rPr>
            </w:pPr>
            <w:r w:rsidRPr="001D1B9E">
              <w:rPr>
                <w:b/>
              </w:rPr>
              <w:t>4</w:t>
            </w:r>
          </w:p>
        </w:tc>
        <w:tc>
          <w:tcPr>
            <w:tcW w:w="624" w:type="dxa"/>
            <w:vAlign w:val="bottom"/>
          </w:tcPr>
          <w:p w14:paraId="757EB67D" w14:textId="77777777" w:rsidR="00C72CF3" w:rsidRPr="005C5E96" w:rsidRDefault="00C72CF3">
            <w:pPr>
              <w:jc w:val="center"/>
              <w:rPr>
                <w:rFonts w:cs="Arial"/>
                <w:b/>
              </w:rPr>
            </w:pPr>
            <w:r w:rsidRPr="001D1B9E">
              <w:rPr>
                <w:b/>
              </w:rPr>
              <w:t>5</w:t>
            </w:r>
          </w:p>
        </w:tc>
        <w:tc>
          <w:tcPr>
            <w:tcW w:w="624" w:type="dxa"/>
            <w:vAlign w:val="bottom"/>
          </w:tcPr>
          <w:p w14:paraId="192BBE0B" w14:textId="77777777" w:rsidR="00C72CF3" w:rsidRPr="005C5E96" w:rsidRDefault="00C72CF3">
            <w:pPr>
              <w:jc w:val="center"/>
              <w:rPr>
                <w:rFonts w:cs="Arial"/>
                <w:b/>
              </w:rPr>
            </w:pPr>
            <w:r w:rsidRPr="001D1B9E">
              <w:rPr>
                <w:b/>
              </w:rPr>
              <w:t>6</w:t>
            </w:r>
          </w:p>
        </w:tc>
        <w:tc>
          <w:tcPr>
            <w:tcW w:w="1500" w:type="dxa"/>
            <w:vAlign w:val="bottom"/>
          </w:tcPr>
          <w:p w14:paraId="60D8FA40" w14:textId="0FFF2A6D" w:rsidR="00842956" w:rsidRDefault="00842956">
            <w:pPr>
              <w:jc w:val="center"/>
              <w:rPr>
                <w:b/>
              </w:rPr>
            </w:pPr>
            <w:r>
              <w:rPr>
                <w:b/>
              </w:rPr>
              <w:t>Highly Valuable</w:t>
            </w:r>
          </w:p>
          <w:p w14:paraId="7F0542F0" w14:textId="77777777" w:rsidR="00C72CF3" w:rsidRPr="005C5E96" w:rsidRDefault="00C72CF3">
            <w:pPr>
              <w:jc w:val="center"/>
              <w:rPr>
                <w:rFonts w:cs="Arial"/>
              </w:rPr>
            </w:pPr>
            <w:r w:rsidRPr="001D1B9E">
              <w:rPr>
                <w:b/>
              </w:rPr>
              <w:t>7</w:t>
            </w:r>
          </w:p>
        </w:tc>
        <w:tc>
          <w:tcPr>
            <w:tcW w:w="1620" w:type="dxa"/>
            <w:shd w:val="clear" w:color="auto" w:fill="AEAAAA" w:themeFill="background2" w:themeFillShade="BF"/>
          </w:tcPr>
          <w:p w14:paraId="07E5DB4A" w14:textId="596254ED" w:rsidR="00C72CF3" w:rsidRPr="001D1B9E" w:rsidRDefault="00C72CF3">
            <w:pPr>
              <w:jc w:val="center"/>
              <w:rPr>
                <w:b/>
              </w:rPr>
            </w:pPr>
            <w:r w:rsidRPr="001D1B9E">
              <w:rPr>
                <w:b/>
              </w:rPr>
              <w:t xml:space="preserve">Not </w:t>
            </w:r>
            <w:r w:rsidRPr="001D1B9E">
              <w:rPr>
                <w:b/>
              </w:rPr>
              <w:br/>
              <w:t>Aware</w:t>
            </w:r>
            <w:r w:rsidR="00CD0003">
              <w:rPr>
                <w:b/>
              </w:rPr>
              <w:t>/</w:t>
            </w:r>
            <w:r w:rsidR="0098513D">
              <w:rPr>
                <w:b/>
              </w:rPr>
              <w:t>Not Enough Experience</w:t>
            </w:r>
          </w:p>
        </w:tc>
      </w:tr>
      <w:tr w:rsidR="0098513D" w:rsidRPr="001D1B9E" w14:paraId="01C06E5D" w14:textId="77777777" w:rsidTr="00D170C5">
        <w:trPr>
          <w:trHeight w:val="398"/>
        </w:trPr>
        <w:tc>
          <w:tcPr>
            <w:tcW w:w="2983" w:type="dxa"/>
            <w:vAlign w:val="center"/>
          </w:tcPr>
          <w:p w14:paraId="470DE2A5" w14:textId="196C1C23" w:rsidR="0098513D" w:rsidRPr="0098513D" w:rsidRDefault="00155D0C" w:rsidP="003A2961">
            <w:pPr>
              <w:numPr>
                <w:ilvl w:val="0"/>
                <w:numId w:val="46"/>
              </w:numPr>
              <w:ind w:left="504"/>
              <w:rPr>
                <w:rFonts w:cs="Arial"/>
                <w:bCs/>
              </w:rPr>
            </w:pPr>
            <w:r>
              <w:lastRenderedPageBreak/>
              <w:t>P2</w:t>
            </w:r>
            <w:r w:rsidR="0098513D" w:rsidRPr="0098513D">
              <w:t>(</w:t>
            </w:r>
            <w:sdt>
              <w:sdtPr>
                <w:tag w:val="goog_rdk_12"/>
                <w:id w:val="1300044469"/>
              </w:sdtPr>
              <w:sdtContent>
                <w:r w:rsidR="0098513D" w:rsidRPr="0098513D">
                  <w:t>H</w:t>
                </w:r>
              </w:sdtContent>
            </w:sdt>
            <w:r w:rsidR="001B21FD">
              <w:t>P2</w:t>
            </w:r>
            <w:r w:rsidR="0098513D" w:rsidRPr="0098513D">
              <w:t xml:space="preserve"> Complete)</w:t>
            </w:r>
          </w:p>
        </w:tc>
        <w:tc>
          <w:tcPr>
            <w:tcW w:w="1345" w:type="dxa"/>
            <w:vAlign w:val="center"/>
          </w:tcPr>
          <w:p w14:paraId="7ABCA6BC" w14:textId="77777777" w:rsidR="0098513D" w:rsidRPr="005C5E96" w:rsidRDefault="0098513D" w:rsidP="0098513D">
            <w:pPr>
              <w:jc w:val="center"/>
              <w:rPr>
                <w:rFonts w:cs="Arial"/>
              </w:rPr>
            </w:pPr>
            <w:r w:rsidRPr="005C5E96">
              <w:rPr>
                <w:rFonts w:ascii="Wingdings" w:eastAsia="Wingdings" w:hAnsi="Wingdings" w:cs="Wingdings"/>
              </w:rPr>
              <w:t></w:t>
            </w:r>
          </w:p>
        </w:tc>
        <w:tc>
          <w:tcPr>
            <w:tcW w:w="1404" w:type="dxa"/>
            <w:vAlign w:val="center"/>
          </w:tcPr>
          <w:p w14:paraId="32556F7C" w14:textId="77777777" w:rsidR="0098513D" w:rsidRPr="005C5E96" w:rsidRDefault="0098513D" w:rsidP="0098513D">
            <w:pPr>
              <w:ind w:left="-132" w:right="-78"/>
              <w:jc w:val="center"/>
              <w:rPr>
                <w:rFonts w:cs="Arial"/>
              </w:rPr>
            </w:pPr>
            <w:r w:rsidRPr="005C5E96">
              <w:rPr>
                <w:rFonts w:ascii="Wingdings" w:eastAsia="Wingdings" w:hAnsi="Wingdings" w:cs="Wingdings"/>
              </w:rPr>
              <w:t></w:t>
            </w:r>
          </w:p>
        </w:tc>
        <w:tc>
          <w:tcPr>
            <w:tcW w:w="624" w:type="dxa"/>
            <w:vAlign w:val="center"/>
          </w:tcPr>
          <w:p w14:paraId="12A2C530" w14:textId="77777777" w:rsidR="0098513D" w:rsidRPr="005C5E96" w:rsidRDefault="0098513D" w:rsidP="0098513D">
            <w:pPr>
              <w:ind w:left="-152" w:right="-114"/>
              <w:jc w:val="center"/>
              <w:rPr>
                <w:rFonts w:cs="Arial"/>
              </w:rPr>
            </w:pPr>
            <w:r w:rsidRPr="005C5E96">
              <w:rPr>
                <w:rFonts w:ascii="Wingdings" w:eastAsia="Wingdings" w:hAnsi="Wingdings" w:cs="Wingdings"/>
              </w:rPr>
              <w:t></w:t>
            </w:r>
          </w:p>
        </w:tc>
        <w:tc>
          <w:tcPr>
            <w:tcW w:w="624" w:type="dxa"/>
            <w:vAlign w:val="center"/>
          </w:tcPr>
          <w:p w14:paraId="09736D73" w14:textId="77777777" w:rsidR="0098513D" w:rsidRPr="005C5E96" w:rsidRDefault="0098513D" w:rsidP="0098513D">
            <w:pPr>
              <w:ind w:left="-172" w:right="-89"/>
              <w:jc w:val="center"/>
              <w:rPr>
                <w:rFonts w:cs="Arial"/>
              </w:rPr>
            </w:pPr>
            <w:r w:rsidRPr="005C5E96">
              <w:rPr>
                <w:rFonts w:ascii="Wingdings" w:eastAsia="Wingdings" w:hAnsi="Wingdings" w:cs="Wingdings"/>
              </w:rPr>
              <w:t></w:t>
            </w:r>
          </w:p>
        </w:tc>
        <w:tc>
          <w:tcPr>
            <w:tcW w:w="624" w:type="dxa"/>
            <w:vAlign w:val="center"/>
          </w:tcPr>
          <w:p w14:paraId="2C3A924C" w14:textId="77777777" w:rsidR="0098513D" w:rsidRPr="005C5E96" w:rsidRDefault="0098513D" w:rsidP="0098513D">
            <w:pPr>
              <w:ind w:left="-28" w:right="-65"/>
              <w:jc w:val="center"/>
              <w:rPr>
                <w:rFonts w:cs="Arial"/>
              </w:rPr>
            </w:pPr>
            <w:r w:rsidRPr="005C5E96">
              <w:rPr>
                <w:rFonts w:ascii="Wingdings" w:eastAsia="Wingdings" w:hAnsi="Wingdings" w:cs="Wingdings"/>
              </w:rPr>
              <w:t></w:t>
            </w:r>
          </w:p>
        </w:tc>
        <w:tc>
          <w:tcPr>
            <w:tcW w:w="624" w:type="dxa"/>
            <w:vAlign w:val="center"/>
          </w:tcPr>
          <w:p w14:paraId="5E0B25F4" w14:textId="77777777" w:rsidR="0098513D" w:rsidRPr="005C5E96" w:rsidRDefault="0098513D" w:rsidP="0098513D">
            <w:pPr>
              <w:ind w:left="-53"/>
              <w:jc w:val="center"/>
              <w:rPr>
                <w:rFonts w:cs="Arial"/>
              </w:rPr>
            </w:pPr>
            <w:r w:rsidRPr="005C5E96">
              <w:rPr>
                <w:rFonts w:ascii="Wingdings" w:eastAsia="Wingdings" w:hAnsi="Wingdings" w:cs="Wingdings"/>
              </w:rPr>
              <w:t></w:t>
            </w:r>
          </w:p>
        </w:tc>
        <w:tc>
          <w:tcPr>
            <w:tcW w:w="1500" w:type="dxa"/>
            <w:vAlign w:val="center"/>
          </w:tcPr>
          <w:p w14:paraId="6CBBF241" w14:textId="77777777" w:rsidR="0098513D" w:rsidRPr="005C5E96" w:rsidRDefault="0098513D" w:rsidP="0098513D">
            <w:pPr>
              <w:jc w:val="center"/>
              <w:rPr>
                <w:rFonts w:cs="Arial"/>
              </w:rPr>
            </w:pPr>
            <w:r w:rsidRPr="005C5E96">
              <w:rPr>
                <w:rFonts w:ascii="Wingdings" w:eastAsia="Wingdings" w:hAnsi="Wingdings" w:cs="Wingdings"/>
              </w:rPr>
              <w:t></w:t>
            </w:r>
          </w:p>
        </w:tc>
        <w:tc>
          <w:tcPr>
            <w:tcW w:w="1620" w:type="dxa"/>
            <w:shd w:val="clear" w:color="auto" w:fill="AEAAAA" w:themeFill="background2" w:themeFillShade="BF"/>
            <w:vAlign w:val="center"/>
          </w:tcPr>
          <w:p w14:paraId="0149A80B" w14:textId="77777777" w:rsidR="0098513D" w:rsidRPr="005C5E96" w:rsidRDefault="0098513D" w:rsidP="0098513D">
            <w:pPr>
              <w:jc w:val="center"/>
              <w:rPr>
                <w:rFonts w:ascii="Wingdings" w:eastAsia="Wingdings" w:hAnsi="Wingdings" w:cs="Wingdings"/>
              </w:rPr>
            </w:pPr>
            <w:r w:rsidRPr="005C5E96">
              <w:rPr>
                <w:rFonts w:ascii="Wingdings" w:eastAsia="Wingdings" w:hAnsi="Wingdings" w:cs="Wingdings"/>
              </w:rPr>
              <w:t></w:t>
            </w:r>
          </w:p>
        </w:tc>
      </w:tr>
      <w:tr w:rsidR="0098513D" w:rsidRPr="001D1B9E" w14:paraId="5EECEEB6" w14:textId="77777777" w:rsidTr="00D170C5">
        <w:trPr>
          <w:trHeight w:val="398"/>
        </w:trPr>
        <w:tc>
          <w:tcPr>
            <w:tcW w:w="2983" w:type="dxa"/>
            <w:vAlign w:val="center"/>
          </w:tcPr>
          <w:p w14:paraId="4E569A63" w14:textId="68BF71F8" w:rsidR="0098513D" w:rsidRPr="0098513D" w:rsidRDefault="00000000" w:rsidP="003A2961">
            <w:pPr>
              <w:numPr>
                <w:ilvl w:val="0"/>
                <w:numId w:val="46"/>
              </w:numPr>
              <w:ind w:left="499"/>
              <w:rPr>
                <w:rFonts w:cs="Arial"/>
              </w:rPr>
            </w:pPr>
            <w:sdt>
              <w:sdtPr>
                <w:tag w:val="goog_rdk_12"/>
                <w:id w:val="-425038294"/>
              </w:sdtPr>
              <w:sdtContent>
                <w:r w:rsidR="00A87931">
                  <w:t>P1</w:t>
                </w:r>
                <w:r w:rsidR="0098513D" w:rsidRPr="0098513D">
                  <w:t xml:space="preserve"> (</w:t>
                </w:r>
                <w:r w:rsidR="001B21FD">
                  <w:t>P1</w:t>
                </w:r>
              </w:sdtContent>
            </w:sdt>
            <w:r w:rsidR="0098513D" w:rsidRPr="0098513D">
              <w:t xml:space="preserve"> Connect)</w:t>
            </w:r>
          </w:p>
        </w:tc>
        <w:tc>
          <w:tcPr>
            <w:tcW w:w="1345" w:type="dxa"/>
            <w:vAlign w:val="center"/>
          </w:tcPr>
          <w:p w14:paraId="6B6D9A92" w14:textId="77777777" w:rsidR="0098513D" w:rsidRPr="005C5E96" w:rsidRDefault="0098513D" w:rsidP="0098513D">
            <w:pPr>
              <w:jc w:val="center"/>
              <w:rPr>
                <w:rFonts w:ascii="Wingdings" w:eastAsia="Wingdings" w:hAnsi="Wingdings" w:cs="Wingdings"/>
              </w:rPr>
            </w:pPr>
            <w:r w:rsidRPr="005C5E96">
              <w:rPr>
                <w:rFonts w:ascii="Wingdings" w:eastAsia="Wingdings" w:hAnsi="Wingdings" w:cs="Wingdings"/>
              </w:rPr>
              <w:t></w:t>
            </w:r>
          </w:p>
        </w:tc>
        <w:tc>
          <w:tcPr>
            <w:tcW w:w="1404" w:type="dxa"/>
            <w:vAlign w:val="center"/>
          </w:tcPr>
          <w:p w14:paraId="66CFB305" w14:textId="77777777" w:rsidR="0098513D" w:rsidRPr="005C5E96" w:rsidRDefault="0098513D" w:rsidP="0098513D">
            <w:pPr>
              <w:ind w:left="-132" w:right="-78"/>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4913BAE1" w14:textId="77777777" w:rsidR="0098513D" w:rsidRPr="005C5E96" w:rsidRDefault="0098513D" w:rsidP="0098513D">
            <w:pPr>
              <w:ind w:left="-152" w:right="-114"/>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14F53171" w14:textId="77777777" w:rsidR="0098513D" w:rsidRPr="005C5E96" w:rsidRDefault="0098513D" w:rsidP="0098513D">
            <w:pPr>
              <w:ind w:left="-172" w:right="-89"/>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1D767E84" w14:textId="77777777" w:rsidR="0098513D" w:rsidRPr="005C5E96" w:rsidRDefault="0098513D" w:rsidP="0098513D">
            <w:pPr>
              <w:ind w:left="-28" w:right="-65"/>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65E045D9" w14:textId="77777777" w:rsidR="0098513D" w:rsidRPr="005C5E96" w:rsidRDefault="0098513D" w:rsidP="0098513D">
            <w:pPr>
              <w:ind w:left="-53"/>
              <w:jc w:val="center"/>
              <w:rPr>
                <w:rFonts w:ascii="Wingdings" w:eastAsia="Wingdings" w:hAnsi="Wingdings" w:cs="Wingdings"/>
              </w:rPr>
            </w:pPr>
            <w:r w:rsidRPr="005C5E96">
              <w:rPr>
                <w:rFonts w:ascii="Wingdings" w:eastAsia="Wingdings" w:hAnsi="Wingdings" w:cs="Wingdings"/>
              </w:rPr>
              <w:t></w:t>
            </w:r>
          </w:p>
        </w:tc>
        <w:tc>
          <w:tcPr>
            <w:tcW w:w="1500" w:type="dxa"/>
            <w:vAlign w:val="center"/>
          </w:tcPr>
          <w:p w14:paraId="67E48300" w14:textId="77777777" w:rsidR="0098513D" w:rsidRPr="005C5E96" w:rsidRDefault="0098513D" w:rsidP="0098513D">
            <w:pPr>
              <w:jc w:val="center"/>
              <w:rPr>
                <w:rFonts w:ascii="Wingdings" w:eastAsia="Wingdings" w:hAnsi="Wingdings" w:cs="Wingdings"/>
              </w:rPr>
            </w:pPr>
            <w:r w:rsidRPr="005C5E96">
              <w:rPr>
                <w:rFonts w:ascii="Wingdings" w:eastAsia="Wingdings" w:hAnsi="Wingdings" w:cs="Wingdings"/>
              </w:rPr>
              <w:t></w:t>
            </w:r>
          </w:p>
        </w:tc>
        <w:tc>
          <w:tcPr>
            <w:tcW w:w="1620" w:type="dxa"/>
            <w:shd w:val="clear" w:color="auto" w:fill="AEAAAA" w:themeFill="background2" w:themeFillShade="BF"/>
            <w:vAlign w:val="center"/>
          </w:tcPr>
          <w:p w14:paraId="448289CA" w14:textId="77777777" w:rsidR="0098513D" w:rsidRPr="005C5E96" w:rsidRDefault="0098513D" w:rsidP="0098513D">
            <w:pPr>
              <w:jc w:val="center"/>
              <w:rPr>
                <w:rFonts w:ascii="Wingdings" w:eastAsia="Wingdings" w:hAnsi="Wingdings" w:cs="Wingdings"/>
              </w:rPr>
            </w:pPr>
            <w:r w:rsidRPr="005C5E96">
              <w:rPr>
                <w:rFonts w:ascii="Wingdings" w:eastAsia="Wingdings" w:hAnsi="Wingdings" w:cs="Wingdings"/>
              </w:rPr>
              <w:t></w:t>
            </w:r>
          </w:p>
        </w:tc>
      </w:tr>
      <w:tr w:rsidR="0098513D" w:rsidRPr="001D1B9E" w14:paraId="595BAE13" w14:textId="77777777" w:rsidTr="00D170C5">
        <w:trPr>
          <w:trHeight w:val="398"/>
        </w:trPr>
        <w:tc>
          <w:tcPr>
            <w:tcW w:w="2983" w:type="dxa"/>
            <w:vAlign w:val="center"/>
          </w:tcPr>
          <w:p w14:paraId="428E9E46" w14:textId="04DD60EE" w:rsidR="0098513D" w:rsidRPr="0098513D" w:rsidRDefault="00000000" w:rsidP="003A2961">
            <w:pPr>
              <w:numPr>
                <w:ilvl w:val="0"/>
                <w:numId w:val="46"/>
              </w:numPr>
              <w:ind w:left="499"/>
              <w:rPr>
                <w:rFonts w:cs="Arial"/>
              </w:rPr>
            </w:pPr>
            <w:sdt>
              <w:sdtPr>
                <w:tag w:val="goog_rdk_12"/>
                <w:id w:val="-1566947957"/>
              </w:sdtPr>
              <w:sdtContent>
                <w:r w:rsidR="001B21FD">
                  <w:t>P4</w:t>
                </w:r>
              </w:sdtContent>
            </w:sdt>
            <w:r w:rsidR="0098513D" w:rsidRPr="0098513D">
              <w:t xml:space="preserve"> Navigate, </w:t>
            </w:r>
            <w:r w:rsidR="00155D0C">
              <w:t>P4</w:t>
            </w:r>
            <w:r w:rsidR="0098513D" w:rsidRPr="0098513D">
              <w:t xml:space="preserve"> Bridge Program</w:t>
            </w:r>
          </w:p>
        </w:tc>
        <w:tc>
          <w:tcPr>
            <w:tcW w:w="1345" w:type="dxa"/>
            <w:vAlign w:val="center"/>
          </w:tcPr>
          <w:p w14:paraId="745ABB51" w14:textId="77777777" w:rsidR="0098513D" w:rsidRPr="005C5E96" w:rsidRDefault="0098513D" w:rsidP="0098513D">
            <w:pPr>
              <w:jc w:val="center"/>
              <w:rPr>
                <w:rFonts w:ascii="Wingdings" w:eastAsia="Wingdings" w:hAnsi="Wingdings" w:cs="Wingdings"/>
              </w:rPr>
            </w:pPr>
            <w:r w:rsidRPr="005C5E96">
              <w:rPr>
                <w:rFonts w:ascii="Wingdings" w:eastAsia="Wingdings" w:hAnsi="Wingdings" w:cs="Wingdings"/>
              </w:rPr>
              <w:t></w:t>
            </w:r>
          </w:p>
        </w:tc>
        <w:tc>
          <w:tcPr>
            <w:tcW w:w="1404" w:type="dxa"/>
            <w:vAlign w:val="center"/>
          </w:tcPr>
          <w:p w14:paraId="57D11519" w14:textId="77777777" w:rsidR="0098513D" w:rsidRPr="005C5E96" w:rsidRDefault="0098513D" w:rsidP="0098513D">
            <w:pPr>
              <w:ind w:left="-132" w:right="-78"/>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0B2357E5" w14:textId="77777777" w:rsidR="0098513D" w:rsidRPr="005C5E96" w:rsidRDefault="0098513D" w:rsidP="0098513D">
            <w:pPr>
              <w:ind w:left="-152" w:right="-114"/>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65EFB0AD" w14:textId="77777777" w:rsidR="0098513D" w:rsidRPr="005C5E96" w:rsidRDefault="0098513D" w:rsidP="0098513D">
            <w:pPr>
              <w:ind w:left="-172" w:right="-89"/>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3759B770" w14:textId="77777777" w:rsidR="0098513D" w:rsidRPr="005C5E96" w:rsidRDefault="0098513D" w:rsidP="0098513D">
            <w:pPr>
              <w:ind w:left="-28" w:right="-65"/>
              <w:jc w:val="center"/>
              <w:rPr>
                <w:rFonts w:ascii="Wingdings" w:eastAsia="Wingdings" w:hAnsi="Wingdings" w:cs="Wingdings"/>
              </w:rPr>
            </w:pPr>
            <w:r w:rsidRPr="005C5E96">
              <w:rPr>
                <w:rFonts w:ascii="Wingdings" w:eastAsia="Wingdings" w:hAnsi="Wingdings" w:cs="Wingdings"/>
              </w:rPr>
              <w:t></w:t>
            </w:r>
          </w:p>
        </w:tc>
        <w:tc>
          <w:tcPr>
            <w:tcW w:w="624" w:type="dxa"/>
            <w:vAlign w:val="center"/>
          </w:tcPr>
          <w:p w14:paraId="07DF0E52" w14:textId="77777777" w:rsidR="0098513D" w:rsidRPr="005C5E96" w:rsidRDefault="0098513D" w:rsidP="0098513D">
            <w:pPr>
              <w:ind w:left="-53"/>
              <w:jc w:val="center"/>
              <w:rPr>
                <w:rFonts w:ascii="Wingdings" w:eastAsia="Wingdings" w:hAnsi="Wingdings" w:cs="Wingdings"/>
              </w:rPr>
            </w:pPr>
            <w:r w:rsidRPr="005C5E96">
              <w:rPr>
                <w:rFonts w:ascii="Wingdings" w:eastAsia="Wingdings" w:hAnsi="Wingdings" w:cs="Wingdings"/>
              </w:rPr>
              <w:t></w:t>
            </w:r>
          </w:p>
        </w:tc>
        <w:tc>
          <w:tcPr>
            <w:tcW w:w="1500" w:type="dxa"/>
            <w:vAlign w:val="center"/>
          </w:tcPr>
          <w:p w14:paraId="13350FF9" w14:textId="77777777" w:rsidR="0098513D" w:rsidRPr="005C5E96" w:rsidRDefault="0098513D" w:rsidP="0098513D">
            <w:pPr>
              <w:jc w:val="center"/>
              <w:rPr>
                <w:rFonts w:ascii="Wingdings" w:eastAsia="Wingdings" w:hAnsi="Wingdings" w:cs="Wingdings"/>
              </w:rPr>
            </w:pPr>
            <w:r w:rsidRPr="005C5E96">
              <w:rPr>
                <w:rFonts w:ascii="Wingdings" w:eastAsia="Wingdings" w:hAnsi="Wingdings" w:cs="Wingdings"/>
              </w:rPr>
              <w:t></w:t>
            </w:r>
          </w:p>
        </w:tc>
        <w:tc>
          <w:tcPr>
            <w:tcW w:w="1620" w:type="dxa"/>
            <w:shd w:val="clear" w:color="auto" w:fill="AEAAAA" w:themeFill="background2" w:themeFillShade="BF"/>
            <w:vAlign w:val="center"/>
          </w:tcPr>
          <w:p w14:paraId="75B26F10" w14:textId="77777777" w:rsidR="0098513D" w:rsidRPr="005C5E96" w:rsidRDefault="0098513D" w:rsidP="0098513D">
            <w:pPr>
              <w:jc w:val="center"/>
              <w:rPr>
                <w:rFonts w:ascii="Wingdings" w:eastAsia="Wingdings" w:hAnsi="Wingdings" w:cs="Wingdings"/>
              </w:rPr>
            </w:pPr>
            <w:r w:rsidRPr="005C5E96">
              <w:rPr>
                <w:rFonts w:ascii="Wingdings" w:eastAsia="Wingdings" w:hAnsi="Wingdings" w:cs="Wingdings"/>
              </w:rPr>
              <w:t></w:t>
            </w:r>
          </w:p>
        </w:tc>
      </w:tr>
    </w:tbl>
    <w:p w14:paraId="6E927579" w14:textId="77777777" w:rsidR="00C72CF3" w:rsidRDefault="00C72CF3" w:rsidP="00BF5286">
      <w:pPr>
        <w:ind w:left="720" w:hanging="720"/>
      </w:pPr>
    </w:p>
    <w:p w14:paraId="5DF35842" w14:textId="77777777" w:rsidR="005C2711" w:rsidRDefault="005C2711" w:rsidP="00BF5286">
      <w:pPr>
        <w:ind w:left="720" w:hanging="720"/>
      </w:pPr>
    </w:p>
    <w:p w14:paraId="6B16CFF6" w14:textId="564D570F" w:rsidR="005C2711" w:rsidRDefault="006C1D68" w:rsidP="00D170C5">
      <w:r>
        <w:t xml:space="preserve">     </w:t>
      </w:r>
    </w:p>
    <w:p w14:paraId="7B154CC5" w14:textId="77777777" w:rsidR="001124E0" w:rsidRPr="001E7E3C" w:rsidRDefault="001124E0" w:rsidP="001124E0">
      <w:pPr>
        <w:tabs>
          <w:tab w:val="left" w:pos="490"/>
          <w:tab w:val="left" w:pos="720"/>
          <w:tab w:val="left" w:pos="792"/>
          <w:tab w:val="left" w:pos="2880"/>
          <w:tab w:val="left" w:pos="5267"/>
          <w:tab w:val="left" w:pos="6480"/>
          <w:tab w:val="left" w:pos="7380"/>
        </w:tabs>
        <w:suppressAutoHyphens/>
        <w:ind w:left="90"/>
        <w:rPr>
          <w:rFonts w:eastAsia="Times New Roman" w:cs="Arial"/>
          <w:color w:val="0000FF"/>
          <w:szCs w:val="24"/>
        </w:rPr>
      </w:pPr>
      <w:r>
        <w:rPr>
          <w:rFonts w:eastAsia="Times New Roman" w:cs="Arial"/>
          <w:color w:val="0000FF"/>
          <w:spacing w:val="-2"/>
          <w:szCs w:val="24"/>
        </w:rPr>
        <w:tab/>
      </w:r>
      <w:r w:rsidRPr="001E7E3C">
        <w:rPr>
          <w:rFonts w:eastAsia="Times New Roman" w:cs="Arial"/>
          <w:color w:val="0000FF"/>
          <w:spacing w:val="-2"/>
          <w:szCs w:val="24"/>
        </w:rPr>
        <w:t>[PN: New screen]</w:t>
      </w:r>
    </w:p>
    <w:p w14:paraId="7B2F2284" w14:textId="77777777" w:rsidR="001124E0" w:rsidRPr="001E7E3C" w:rsidRDefault="001124E0" w:rsidP="001124E0">
      <w:pPr>
        <w:jc w:val="center"/>
        <w:rPr>
          <w:rFonts w:eastAsia="Times New Roman" w:cs="Arial"/>
          <w:b/>
          <w:szCs w:val="24"/>
        </w:rPr>
      </w:pPr>
    </w:p>
    <w:p w14:paraId="5A4C1305" w14:textId="77777777" w:rsidR="001124E0" w:rsidRPr="001E7E3C" w:rsidRDefault="001124E0" w:rsidP="001124E0">
      <w:pPr>
        <w:jc w:val="center"/>
        <w:rPr>
          <w:rFonts w:eastAsia="Times New Roman" w:cs="Arial"/>
          <w:b/>
          <w:szCs w:val="24"/>
        </w:rPr>
      </w:pPr>
      <w:r w:rsidRPr="001E7E3C">
        <w:rPr>
          <w:rFonts w:eastAsia="Times New Roman" w:cs="Arial"/>
          <w:b/>
          <w:szCs w:val="24"/>
        </w:rPr>
        <w:t>THANK YOU FOR YOUR PARTICIPATION!</w:t>
      </w:r>
    </w:p>
    <w:p w14:paraId="0FF75371" w14:textId="77777777" w:rsidR="007621DE" w:rsidRPr="007621DE" w:rsidRDefault="007621DE" w:rsidP="007621DE">
      <w:pPr>
        <w:ind w:left="720" w:hanging="720"/>
      </w:pPr>
    </w:p>
    <w:p w14:paraId="0F4274AA" w14:textId="77777777" w:rsidR="00357783" w:rsidRDefault="00357783" w:rsidP="00176C58">
      <w:pPr>
        <w:ind w:left="720" w:hanging="720"/>
      </w:pPr>
    </w:p>
    <w:p w14:paraId="3978FC36" w14:textId="77777777" w:rsidR="00E5589B" w:rsidRPr="00896140" w:rsidRDefault="00E5589B" w:rsidP="00176C58">
      <w:pPr>
        <w:ind w:left="720" w:hanging="720"/>
      </w:pPr>
    </w:p>
    <w:sectPr w:rsidR="00E5589B" w:rsidRPr="00896140" w:rsidSect="00E12484">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annarone, Karen" w:date="2025-08-25T07:54:00Z" w:initials="KI">
    <w:p w14:paraId="08331EEC" w14:textId="77777777" w:rsidR="003C3A4E" w:rsidRDefault="003C3A4E" w:rsidP="003C3A4E">
      <w:pPr>
        <w:pStyle w:val="CommentText"/>
      </w:pPr>
      <w:r>
        <w:rPr>
          <w:rStyle w:val="CommentReference"/>
        </w:rPr>
        <w:annotationRef/>
      </w:r>
      <w:r>
        <w:t>‘Not satisfied’ can be viewed as ‘lack of effect’. Will responses 1, 2, and 3 be potential AEs (PAEs) for Cosentyx? To avoid these potential AEs, can ‘Cosentyx’ be deleted from list? Thanks.</w:t>
      </w:r>
    </w:p>
  </w:comment>
  <w:comment w:id="2" w:author="SRI" w:date="2025-08-26T13:38:00Z" w:initials="SRI">
    <w:p w14:paraId="40EA35F5" w14:textId="77777777" w:rsidR="0070029F" w:rsidRDefault="00245A16" w:rsidP="0070029F">
      <w:pPr>
        <w:pStyle w:val="CommentText"/>
      </w:pPr>
      <w:r>
        <w:rPr>
          <w:rStyle w:val="CommentReference"/>
        </w:rPr>
        <w:annotationRef/>
      </w:r>
      <w:r w:rsidR="0070029F">
        <w:t xml:space="preserve">SRI note to Client: </w:t>
      </w:r>
    </w:p>
    <w:p w14:paraId="25575376" w14:textId="77777777" w:rsidR="0070029F" w:rsidRDefault="0070029F" w:rsidP="0070029F">
      <w:pPr>
        <w:pStyle w:val="CommentText"/>
      </w:pPr>
      <w:r>
        <w:t>In these scenarios, our intention is to capture respondents’ general perceptions of the product rather than in relation to a specific patient case. Moreover, since an AE refers to any untoward medical occurrence in a patient, and given that respondents do not have the provision to provide details on patient cases or specific instances (as there are no open-ended questions), this should not lead to any potential AEs.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331EEC" w15:done="0"/>
  <w15:commentEx w15:paraId="25575376" w15:paraIdParent="08331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147608" w16cex:dateUtc="2025-08-25T11:54:00Z"/>
  <w16cex:commentExtensible w16cex:durableId="4B5121BA" w16cex:dateUtc="2025-08-26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331EEC" w16cid:durableId="27147608"/>
  <w16cid:commentId w16cid:paraId="25575376" w16cid:durableId="4B5121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04CF" w14:textId="77777777" w:rsidR="00DB1E55" w:rsidRDefault="00DB1E55" w:rsidP="00B35FC4">
      <w:r>
        <w:separator/>
      </w:r>
    </w:p>
  </w:endnote>
  <w:endnote w:type="continuationSeparator" w:id="0">
    <w:p w14:paraId="42A9DBBD" w14:textId="77777777" w:rsidR="00DB1E55" w:rsidRDefault="00DB1E55" w:rsidP="00B35FC4">
      <w:r>
        <w:continuationSeparator/>
      </w:r>
    </w:p>
  </w:endnote>
  <w:endnote w:type="continuationNotice" w:id="1">
    <w:p w14:paraId="3B15D33D" w14:textId="77777777" w:rsidR="00DB1E55" w:rsidRDefault="00DB1E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utami">
    <w:panose1 w:val="02000500000000000000"/>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Bod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Narrow">
    <w:altName w:val="Calibri"/>
    <w:charset w:val="00"/>
    <w:family w:val="swiss"/>
    <w:pitch w:val="variable"/>
    <w:sig w:usb0="20000287" w:usb1="00000003" w:usb2="00000000" w:usb3="00000000" w:csb0="0000019F" w:csb1="00000000"/>
  </w:font>
  <w:font w:name="LF_Kai">
    <w:altName w:val="Microsoft YaHei"/>
    <w:charset w:val="86"/>
    <w:family w:val="auto"/>
    <w:pitch w:val="variable"/>
    <w:sig w:usb0="00000001" w:usb1="080E0000" w:usb2="00000010" w:usb3="00000000" w:csb0="00040000" w:csb1="00000000"/>
  </w:font>
  <w:font w:name="Latha">
    <w:panose1 w:val="02000400000000000000"/>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F1DD" w14:textId="037D01DE" w:rsidR="000304AB" w:rsidRPr="00F6051B" w:rsidRDefault="000304AB">
    <w:pPr>
      <w:pStyle w:val="Footer"/>
      <w:jc w:val="center"/>
      <w:rPr>
        <w:rFonts w:cs="Arial"/>
        <w:b/>
        <w:bCs/>
        <w:color w:val="0000FF"/>
        <w:sz w:val="20"/>
        <w:szCs w:val="20"/>
      </w:rPr>
    </w:pPr>
    <w:r w:rsidRPr="00F6051B">
      <w:rPr>
        <w:rFonts w:cs="Arial"/>
        <w:b/>
        <w:bCs/>
        <w:color w:val="0000FF"/>
        <w:sz w:val="20"/>
        <w:szCs w:val="20"/>
      </w:rPr>
      <w:t xml:space="preserve">Page </w:t>
    </w:r>
    <w:r w:rsidRPr="00F6051B">
      <w:rPr>
        <w:rFonts w:cs="Arial"/>
        <w:b/>
        <w:bCs/>
        <w:color w:val="0000FF"/>
        <w:sz w:val="20"/>
        <w:szCs w:val="20"/>
      </w:rPr>
      <w:fldChar w:fldCharType="begin"/>
    </w:r>
    <w:r w:rsidRPr="00F6051B">
      <w:rPr>
        <w:rFonts w:cs="Arial"/>
        <w:b/>
        <w:bCs/>
        <w:color w:val="0000FF"/>
        <w:sz w:val="20"/>
        <w:szCs w:val="20"/>
      </w:rPr>
      <w:instrText xml:space="preserve"> PAGE </w:instrText>
    </w:r>
    <w:r w:rsidRPr="00F6051B">
      <w:rPr>
        <w:rFonts w:cs="Arial"/>
        <w:b/>
        <w:bCs/>
        <w:color w:val="0000FF"/>
        <w:sz w:val="20"/>
        <w:szCs w:val="20"/>
      </w:rPr>
      <w:fldChar w:fldCharType="separate"/>
    </w:r>
    <w:r w:rsidR="006B3681">
      <w:rPr>
        <w:rFonts w:cs="Arial"/>
        <w:b/>
        <w:bCs/>
        <w:noProof/>
        <w:color w:val="0000FF"/>
        <w:sz w:val="20"/>
        <w:szCs w:val="20"/>
      </w:rPr>
      <w:t>39</w:t>
    </w:r>
    <w:r w:rsidRPr="00F6051B">
      <w:rPr>
        <w:rFonts w:cs="Arial"/>
        <w:b/>
        <w:bCs/>
        <w:color w:val="0000FF"/>
        <w:sz w:val="20"/>
        <w:szCs w:val="20"/>
      </w:rPr>
      <w:fldChar w:fldCharType="end"/>
    </w:r>
    <w:r w:rsidRPr="00F6051B">
      <w:rPr>
        <w:rFonts w:cs="Arial"/>
        <w:b/>
        <w:bCs/>
        <w:color w:val="0000FF"/>
        <w:sz w:val="20"/>
        <w:szCs w:val="20"/>
      </w:rPr>
      <w:t xml:space="preserve"> of </w:t>
    </w:r>
    <w:r w:rsidRPr="00F6051B">
      <w:rPr>
        <w:rFonts w:cs="Arial"/>
        <w:b/>
        <w:bCs/>
        <w:color w:val="0000FF"/>
        <w:sz w:val="20"/>
        <w:szCs w:val="20"/>
      </w:rPr>
      <w:fldChar w:fldCharType="begin"/>
    </w:r>
    <w:r w:rsidRPr="00F6051B">
      <w:rPr>
        <w:rFonts w:cs="Arial"/>
        <w:b/>
        <w:bCs/>
        <w:color w:val="0000FF"/>
        <w:sz w:val="20"/>
        <w:szCs w:val="20"/>
      </w:rPr>
      <w:instrText xml:space="preserve"> NUMPAGES </w:instrText>
    </w:r>
    <w:r w:rsidRPr="00F6051B">
      <w:rPr>
        <w:rFonts w:cs="Arial"/>
        <w:b/>
        <w:bCs/>
        <w:color w:val="0000FF"/>
        <w:sz w:val="20"/>
        <w:szCs w:val="20"/>
      </w:rPr>
      <w:fldChar w:fldCharType="separate"/>
    </w:r>
    <w:r w:rsidR="006B3681">
      <w:rPr>
        <w:rFonts w:cs="Arial"/>
        <w:b/>
        <w:bCs/>
        <w:noProof/>
        <w:color w:val="0000FF"/>
        <w:sz w:val="20"/>
        <w:szCs w:val="20"/>
      </w:rPr>
      <w:t>57</w:t>
    </w:r>
    <w:r w:rsidRPr="00F6051B">
      <w:rPr>
        <w:rFonts w:cs="Arial"/>
        <w:b/>
        <w:bCs/>
        <w:color w:val="0000F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D57D" w14:textId="77777777" w:rsidR="00DB1E55" w:rsidRDefault="00DB1E55" w:rsidP="00B35FC4">
      <w:r>
        <w:separator/>
      </w:r>
    </w:p>
  </w:footnote>
  <w:footnote w:type="continuationSeparator" w:id="0">
    <w:p w14:paraId="1F01A3BF" w14:textId="77777777" w:rsidR="00DB1E55" w:rsidRDefault="00DB1E55" w:rsidP="00B35FC4">
      <w:r>
        <w:continuationSeparator/>
      </w:r>
    </w:p>
  </w:footnote>
  <w:footnote w:type="continuationNotice" w:id="1">
    <w:p w14:paraId="4A694201" w14:textId="77777777" w:rsidR="00DB1E55" w:rsidRDefault="00DB1E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1599" w14:textId="408CE740" w:rsidR="000304AB" w:rsidRPr="00B35FC4" w:rsidRDefault="00BA27E0" w:rsidP="00E3760B">
    <w:pPr>
      <w:rPr>
        <w:rFonts w:cs="Arial"/>
        <w:b/>
        <w:color w:val="0000FF"/>
        <w:sz w:val="20"/>
      </w:rPr>
    </w:pPr>
    <w:r w:rsidRPr="00BA27E0">
      <w:rPr>
        <w:rFonts w:cs="Arial"/>
        <w:b/>
        <w:color w:val="0000FF"/>
        <w:sz w:val="20"/>
      </w:rPr>
      <w:t>Cosentyx Segmentation Study 2025 Questionnaire</w:t>
    </w:r>
    <w:r w:rsidR="000304AB">
      <w:rPr>
        <w:rFonts w:cs="Arial"/>
        <w:b/>
        <w:color w:val="0000FF"/>
        <w:sz w:val="20"/>
      </w:rPr>
      <w:tab/>
    </w:r>
    <w:r w:rsidR="000304AB">
      <w:rPr>
        <w:rFonts w:cs="Arial"/>
        <w:b/>
        <w:color w:val="0000FF"/>
        <w:sz w:val="20"/>
      </w:rPr>
      <w:tab/>
      <w:t xml:space="preserve">       </w:t>
    </w:r>
    <w:r w:rsidR="000304AB">
      <w:rPr>
        <w:rFonts w:cs="Arial"/>
        <w:b/>
        <w:color w:val="0000FF"/>
        <w:sz w:val="20"/>
      </w:rPr>
      <w:tab/>
    </w:r>
    <w:r w:rsidR="000304AB">
      <w:rPr>
        <w:rFonts w:cs="Arial"/>
        <w:b/>
        <w:color w:val="0000FF"/>
        <w:sz w:val="20"/>
      </w:rPr>
      <w:tab/>
      <w:t xml:space="preserve">        </w:t>
    </w:r>
    <w:r w:rsidR="000304AB">
      <w:rPr>
        <w:rFonts w:cs="Arial"/>
        <w:b/>
        <w:color w:val="0000FF"/>
        <w:sz w:val="20"/>
      </w:rPr>
      <w:tab/>
      <w:t xml:space="preserve"> </w:t>
    </w:r>
    <w:r w:rsidR="0060360E">
      <w:rPr>
        <w:rFonts w:cs="Arial"/>
        <w:b/>
        <w:color w:val="0000FF"/>
        <w:sz w:val="20"/>
      </w:rPr>
      <w:t>August</w:t>
    </w:r>
    <w:r w:rsidR="000304AB">
      <w:rPr>
        <w:rFonts w:cs="Arial"/>
        <w:b/>
        <w:color w:val="0000FF"/>
        <w:sz w:val="20"/>
      </w:rPr>
      <w:t xml:space="preserve"> 2025</w:t>
    </w:r>
  </w:p>
  <w:p w14:paraId="44457083" w14:textId="74EE0622" w:rsidR="000304AB" w:rsidRPr="00C07915" w:rsidRDefault="00FF31B8" w:rsidP="00C07915">
    <w:pPr>
      <w:tabs>
        <w:tab w:val="left" w:pos="8190"/>
      </w:tabs>
      <w:ind w:right="-12"/>
      <w:rPr>
        <w:rFonts w:cs="Arial"/>
        <w:b/>
        <w:color w:val="0000FF"/>
        <w:sz w:val="20"/>
      </w:rPr>
    </w:pPr>
    <w:r>
      <w:rPr>
        <w:rFonts w:cs="Arial"/>
        <w:b/>
        <w:color w:val="0000FF"/>
        <w:sz w:val="20"/>
      </w:rPr>
      <w:t xml:space="preserve">August </w:t>
    </w:r>
    <w:r w:rsidR="002D5D6D">
      <w:rPr>
        <w:rFonts w:cs="Arial"/>
        <w:b/>
        <w:color w:val="0000FF"/>
        <w:sz w:val="20"/>
      </w:rPr>
      <w:t>2</w:t>
    </w:r>
    <w:r w:rsidR="00CA7B03">
      <w:rPr>
        <w:rFonts w:cs="Arial"/>
        <w:b/>
        <w:color w:val="0000FF"/>
        <w:sz w:val="20"/>
      </w:rPr>
      <w:t>6</w:t>
    </w:r>
    <w:r w:rsidR="002D63C9">
      <w:rPr>
        <w:rFonts w:cs="Arial"/>
        <w:b/>
        <w:color w:val="0000FF"/>
        <w:sz w:val="20"/>
        <w:vertAlign w:val="superscript"/>
      </w:rPr>
      <w:t>th</w:t>
    </w:r>
    <w:r w:rsidR="000304AB">
      <w:rPr>
        <w:rFonts w:cs="Arial"/>
        <w:b/>
        <w:color w:val="0000FF"/>
        <w:sz w:val="20"/>
      </w:rPr>
      <w:t>, 2025</w:t>
    </w:r>
    <w:r w:rsidR="000304AB" w:rsidRPr="00B35FC4">
      <w:rPr>
        <w:rFonts w:cs="Arial"/>
        <w:b/>
        <w:color w:val="0000FF"/>
        <w:sz w:val="20"/>
      </w:rPr>
      <w:tab/>
    </w:r>
    <w:r w:rsidR="001E554B">
      <w:rPr>
        <w:rFonts w:cs="Arial"/>
        <w:b/>
        <w:color w:val="0000FF"/>
        <w:sz w:val="20"/>
      </w:rPr>
      <w:t xml:space="preserve">        </w:t>
    </w:r>
    <w:r w:rsidR="000304AB">
      <w:rPr>
        <w:rFonts w:cs="Arial"/>
        <w:b/>
        <w:color w:val="0000FF"/>
        <w:sz w:val="20"/>
      </w:rPr>
      <w:tab/>
      <w:t>© SRI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20A0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0B3CFA"/>
    <w:multiLevelType w:val="hybridMultilevel"/>
    <w:tmpl w:val="B922D336"/>
    <w:lvl w:ilvl="0" w:tplc="FFFFFFFF">
      <w:start w:val="1"/>
      <w:numFmt w:val="lowerLetter"/>
      <w:lvlText w:val="%1."/>
      <w:lvlJc w:val="left"/>
      <w:pPr>
        <w:ind w:left="720" w:hanging="360"/>
      </w:pPr>
      <w:rPr>
        <w:rFonts w:hint="default"/>
        <w:b w:val="0"/>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FD189E"/>
    <w:multiLevelType w:val="hybridMultilevel"/>
    <w:tmpl w:val="3A9E2CFE"/>
    <w:lvl w:ilvl="0" w:tplc="78EC8CF4">
      <w:start w:val="1"/>
      <w:numFmt w:val="decimal"/>
      <w:lvlText w:val="%1."/>
      <w:lvlJc w:val="left"/>
      <w:pPr>
        <w:ind w:left="1020" w:hanging="360"/>
      </w:pPr>
    </w:lvl>
    <w:lvl w:ilvl="1" w:tplc="04D85028">
      <w:start w:val="1"/>
      <w:numFmt w:val="decimal"/>
      <w:lvlText w:val="%2."/>
      <w:lvlJc w:val="left"/>
      <w:pPr>
        <w:ind w:left="1020" w:hanging="360"/>
      </w:pPr>
    </w:lvl>
    <w:lvl w:ilvl="2" w:tplc="9F18FDD0">
      <w:start w:val="1"/>
      <w:numFmt w:val="decimal"/>
      <w:lvlText w:val="%3."/>
      <w:lvlJc w:val="left"/>
      <w:pPr>
        <w:ind w:left="1020" w:hanging="360"/>
      </w:pPr>
    </w:lvl>
    <w:lvl w:ilvl="3" w:tplc="A886CB14">
      <w:start w:val="1"/>
      <w:numFmt w:val="decimal"/>
      <w:lvlText w:val="%4."/>
      <w:lvlJc w:val="left"/>
      <w:pPr>
        <w:ind w:left="1020" w:hanging="360"/>
      </w:pPr>
    </w:lvl>
    <w:lvl w:ilvl="4" w:tplc="3B4A138E">
      <w:start w:val="1"/>
      <w:numFmt w:val="decimal"/>
      <w:lvlText w:val="%5."/>
      <w:lvlJc w:val="left"/>
      <w:pPr>
        <w:ind w:left="1020" w:hanging="360"/>
      </w:pPr>
    </w:lvl>
    <w:lvl w:ilvl="5" w:tplc="9908715E">
      <w:start w:val="1"/>
      <w:numFmt w:val="decimal"/>
      <w:lvlText w:val="%6."/>
      <w:lvlJc w:val="left"/>
      <w:pPr>
        <w:ind w:left="1020" w:hanging="360"/>
      </w:pPr>
    </w:lvl>
    <w:lvl w:ilvl="6" w:tplc="B728F8C6">
      <w:start w:val="1"/>
      <w:numFmt w:val="decimal"/>
      <w:lvlText w:val="%7."/>
      <w:lvlJc w:val="left"/>
      <w:pPr>
        <w:ind w:left="1020" w:hanging="360"/>
      </w:pPr>
    </w:lvl>
    <w:lvl w:ilvl="7" w:tplc="76FAED6A">
      <w:start w:val="1"/>
      <w:numFmt w:val="decimal"/>
      <w:lvlText w:val="%8."/>
      <w:lvlJc w:val="left"/>
      <w:pPr>
        <w:ind w:left="1020" w:hanging="360"/>
      </w:pPr>
    </w:lvl>
    <w:lvl w:ilvl="8" w:tplc="9F3C6BCC">
      <w:start w:val="1"/>
      <w:numFmt w:val="decimal"/>
      <w:lvlText w:val="%9."/>
      <w:lvlJc w:val="left"/>
      <w:pPr>
        <w:ind w:left="1020" w:hanging="360"/>
      </w:pPr>
    </w:lvl>
  </w:abstractNum>
  <w:abstractNum w:abstractNumId="3" w15:restartNumberingAfterBreak="0">
    <w:nsid w:val="05DD13F9"/>
    <w:multiLevelType w:val="hybridMultilevel"/>
    <w:tmpl w:val="941EB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80DD6"/>
    <w:multiLevelType w:val="hybridMultilevel"/>
    <w:tmpl w:val="01F6981C"/>
    <w:lvl w:ilvl="0" w:tplc="FA2CEDF8">
      <w:start w:val="1"/>
      <w:numFmt w:val="lowerLetter"/>
      <w:lvlText w:val="%1."/>
      <w:lvlJc w:val="left"/>
      <w:pPr>
        <w:ind w:left="862" w:hanging="360"/>
      </w:pPr>
      <w:rPr>
        <w:rFonts w:ascii="Arial" w:hAnsi="Arial" w:cs="Arial" w:hint="default"/>
        <w:b w:val="0"/>
        <w:i w:val="0"/>
        <w:color w:val="0000FF"/>
        <w:sz w:val="24"/>
        <w:szCs w:val="24"/>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 w15:restartNumberingAfterBreak="0">
    <w:nsid w:val="111F0F48"/>
    <w:multiLevelType w:val="hybridMultilevel"/>
    <w:tmpl w:val="B5EA40EA"/>
    <w:lvl w:ilvl="0" w:tplc="CDEC4AD0">
      <w:start w:val="1"/>
      <w:numFmt w:val="lowerLetter"/>
      <w:lvlText w:val="%1."/>
      <w:lvlJc w:val="left"/>
      <w:pPr>
        <w:ind w:left="720" w:hanging="360"/>
      </w:pPr>
      <w:rPr>
        <w:rFonts w:hint="default"/>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EE0991"/>
    <w:multiLevelType w:val="hybridMultilevel"/>
    <w:tmpl w:val="723ABFC0"/>
    <w:lvl w:ilvl="0" w:tplc="692A0584">
      <w:start w:val="1"/>
      <w:numFmt w:val="lowerLetter"/>
      <w:lvlText w:val="%1."/>
      <w:lvlJc w:val="left"/>
      <w:pPr>
        <w:ind w:left="720" w:hanging="360"/>
      </w:pPr>
      <w:rPr>
        <w:rFonts w:hint="default"/>
        <w:color w:val="0002FF"/>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333A8B"/>
    <w:multiLevelType w:val="hybridMultilevel"/>
    <w:tmpl w:val="06D6C3F0"/>
    <w:lvl w:ilvl="0" w:tplc="5B623FD6">
      <w:start w:val="1"/>
      <w:numFmt w:val="lowerLetter"/>
      <w:lvlText w:val="%1."/>
      <w:lvlJc w:val="left"/>
      <w:pPr>
        <w:ind w:left="720" w:hanging="360"/>
      </w:pPr>
      <w:rPr>
        <w:rFonts w:hint="default"/>
        <w:color w:val="0000F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9B2EAC"/>
    <w:multiLevelType w:val="hybridMultilevel"/>
    <w:tmpl w:val="7F3E06DE"/>
    <w:lvl w:ilvl="0" w:tplc="FFFFFFFF">
      <w:start w:val="1"/>
      <w:numFmt w:val="lowerLetter"/>
      <w:lvlText w:val="%1."/>
      <w:lvlJc w:val="left"/>
      <w:pPr>
        <w:ind w:left="360" w:hanging="360"/>
      </w:pPr>
      <w:rPr>
        <w:rFonts w:cs="Times New Roman" w:hint="default"/>
        <w:b w:val="0"/>
        <w:color w:val="0000FF"/>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432586F"/>
    <w:multiLevelType w:val="hybridMultilevel"/>
    <w:tmpl w:val="DF148B82"/>
    <w:lvl w:ilvl="0" w:tplc="6D7ED302">
      <w:start w:val="1"/>
      <w:numFmt w:val="bullet"/>
      <w:lvlText w:val="•"/>
      <w:lvlJc w:val="left"/>
      <w:pPr>
        <w:tabs>
          <w:tab w:val="num" w:pos="720"/>
        </w:tabs>
        <w:ind w:left="720" w:hanging="360"/>
      </w:pPr>
      <w:rPr>
        <w:rFonts w:ascii="Arial" w:hAnsi="Arial" w:hint="default"/>
      </w:rPr>
    </w:lvl>
    <w:lvl w:ilvl="1" w:tplc="B232AE8E" w:tentative="1">
      <w:start w:val="1"/>
      <w:numFmt w:val="bullet"/>
      <w:lvlText w:val="•"/>
      <w:lvlJc w:val="left"/>
      <w:pPr>
        <w:tabs>
          <w:tab w:val="num" w:pos="1440"/>
        </w:tabs>
        <w:ind w:left="1440" w:hanging="360"/>
      </w:pPr>
      <w:rPr>
        <w:rFonts w:ascii="Arial" w:hAnsi="Arial" w:hint="default"/>
      </w:rPr>
    </w:lvl>
    <w:lvl w:ilvl="2" w:tplc="04E2C9FA" w:tentative="1">
      <w:start w:val="1"/>
      <w:numFmt w:val="bullet"/>
      <w:lvlText w:val="•"/>
      <w:lvlJc w:val="left"/>
      <w:pPr>
        <w:tabs>
          <w:tab w:val="num" w:pos="2160"/>
        </w:tabs>
        <w:ind w:left="2160" w:hanging="360"/>
      </w:pPr>
      <w:rPr>
        <w:rFonts w:ascii="Arial" w:hAnsi="Arial" w:hint="default"/>
      </w:rPr>
    </w:lvl>
    <w:lvl w:ilvl="3" w:tplc="07604380" w:tentative="1">
      <w:start w:val="1"/>
      <w:numFmt w:val="bullet"/>
      <w:lvlText w:val="•"/>
      <w:lvlJc w:val="left"/>
      <w:pPr>
        <w:tabs>
          <w:tab w:val="num" w:pos="2880"/>
        </w:tabs>
        <w:ind w:left="2880" w:hanging="360"/>
      </w:pPr>
      <w:rPr>
        <w:rFonts w:ascii="Arial" w:hAnsi="Arial" w:hint="default"/>
      </w:rPr>
    </w:lvl>
    <w:lvl w:ilvl="4" w:tplc="0CAC8A4C" w:tentative="1">
      <w:start w:val="1"/>
      <w:numFmt w:val="bullet"/>
      <w:lvlText w:val="•"/>
      <w:lvlJc w:val="left"/>
      <w:pPr>
        <w:tabs>
          <w:tab w:val="num" w:pos="3600"/>
        </w:tabs>
        <w:ind w:left="3600" w:hanging="360"/>
      </w:pPr>
      <w:rPr>
        <w:rFonts w:ascii="Arial" w:hAnsi="Arial" w:hint="default"/>
      </w:rPr>
    </w:lvl>
    <w:lvl w:ilvl="5" w:tplc="F2A4430E" w:tentative="1">
      <w:start w:val="1"/>
      <w:numFmt w:val="bullet"/>
      <w:lvlText w:val="•"/>
      <w:lvlJc w:val="left"/>
      <w:pPr>
        <w:tabs>
          <w:tab w:val="num" w:pos="4320"/>
        </w:tabs>
        <w:ind w:left="4320" w:hanging="360"/>
      </w:pPr>
      <w:rPr>
        <w:rFonts w:ascii="Arial" w:hAnsi="Arial" w:hint="default"/>
      </w:rPr>
    </w:lvl>
    <w:lvl w:ilvl="6" w:tplc="CF929442" w:tentative="1">
      <w:start w:val="1"/>
      <w:numFmt w:val="bullet"/>
      <w:lvlText w:val="•"/>
      <w:lvlJc w:val="left"/>
      <w:pPr>
        <w:tabs>
          <w:tab w:val="num" w:pos="5040"/>
        </w:tabs>
        <w:ind w:left="5040" w:hanging="360"/>
      </w:pPr>
      <w:rPr>
        <w:rFonts w:ascii="Arial" w:hAnsi="Arial" w:hint="default"/>
      </w:rPr>
    </w:lvl>
    <w:lvl w:ilvl="7" w:tplc="0BFAF3DA" w:tentative="1">
      <w:start w:val="1"/>
      <w:numFmt w:val="bullet"/>
      <w:lvlText w:val="•"/>
      <w:lvlJc w:val="left"/>
      <w:pPr>
        <w:tabs>
          <w:tab w:val="num" w:pos="5760"/>
        </w:tabs>
        <w:ind w:left="5760" w:hanging="360"/>
      </w:pPr>
      <w:rPr>
        <w:rFonts w:ascii="Arial" w:hAnsi="Arial" w:hint="default"/>
      </w:rPr>
    </w:lvl>
    <w:lvl w:ilvl="8" w:tplc="B040058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AE713C"/>
    <w:multiLevelType w:val="hybridMultilevel"/>
    <w:tmpl w:val="A290EC86"/>
    <w:lvl w:ilvl="0" w:tplc="7310B818">
      <w:start w:val="1"/>
      <w:numFmt w:val="lowerLetter"/>
      <w:lvlText w:val="%1."/>
      <w:lvlJc w:val="left"/>
      <w:pPr>
        <w:ind w:left="720" w:hanging="360"/>
      </w:pPr>
      <w:rPr>
        <w:rFonts w:hint="default"/>
        <w:b w:val="0"/>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383586"/>
    <w:multiLevelType w:val="hybridMultilevel"/>
    <w:tmpl w:val="CE30B4DC"/>
    <w:lvl w:ilvl="0" w:tplc="FFFFFFFF">
      <w:start w:val="1"/>
      <w:numFmt w:val="lowerLetter"/>
      <w:lvlText w:val="%1."/>
      <w:lvlJc w:val="left"/>
      <w:pPr>
        <w:tabs>
          <w:tab w:val="num" w:pos="720"/>
        </w:tabs>
        <w:ind w:left="720" w:hanging="360"/>
      </w:pPr>
      <w:rPr>
        <w:rFonts w:cs="Times New Roman" w:hint="default"/>
        <w:b w:val="0"/>
        <w:i w:val="0"/>
        <w:color w:val="0000FF"/>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2" w15:restartNumberingAfterBreak="0">
    <w:nsid w:val="28DD5FB8"/>
    <w:multiLevelType w:val="multilevel"/>
    <w:tmpl w:val="71C8A564"/>
    <w:lvl w:ilvl="0">
      <w:start w:val="1"/>
      <w:numFmt w:val="lowerLetter"/>
      <w:lvlText w:val="%1."/>
      <w:lvlJc w:val="left"/>
      <w:pPr>
        <w:ind w:left="720" w:hanging="360"/>
      </w:pPr>
      <w:rPr>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710504"/>
    <w:multiLevelType w:val="hybridMultilevel"/>
    <w:tmpl w:val="B7D268B0"/>
    <w:lvl w:ilvl="0" w:tplc="FFFFFFFF">
      <w:start w:val="1"/>
      <w:numFmt w:val="lowerLetter"/>
      <w:lvlText w:val="%1."/>
      <w:lvlJc w:val="left"/>
      <w:pPr>
        <w:ind w:left="720" w:hanging="360"/>
      </w:pPr>
      <w:rPr>
        <w:rFonts w:hint="default"/>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ED2AC0"/>
    <w:multiLevelType w:val="hybridMultilevel"/>
    <w:tmpl w:val="01F6981C"/>
    <w:lvl w:ilvl="0" w:tplc="FFFFFFFF">
      <w:start w:val="1"/>
      <w:numFmt w:val="lowerLetter"/>
      <w:lvlText w:val="%1."/>
      <w:lvlJc w:val="left"/>
      <w:pPr>
        <w:ind w:left="862" w:hanging="360"/>
      </w:pPr>
      <w:rPr>
        <w:rFonts w:ascii="Arial" w:hAnsi="Arial" w:cs="Arial" w:hint="default"/>
        <w:b w:val="0"/>
        <w:i w:val="0"/>
        <w:color w:val="0000FF"/>
        <w:sz w:val="24"/>
        <w:szCs w:val="24"/>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5" w15:restartNumberingAfterBreak="0">
    <w:nsid w:val="2F8E0CEB"/>
    <w:multiLevelType w:val="hybridMultilevel"/>
    <w:tmpl w:val="517C9588"/>
    <w:lvl w:ilvl="0" w:tplc="FFFFFFFF">
      <w:start w:val="1"/>
      <w:numFmt w:val="lowerLetter"/>
      <w:lvlText w:val="%1."/>
      <w:lvlJc w:val="left"/>
      <w:pPr>
        <w:ind w:left="720" w:hanging="360"/>
      </w:pPr>
      <w:rPr>
        <w:rFonts w:hint="default"/>
        <w:b w:val="0"/>
        <w:i w:val="0"/>
        <w:color w:val="0000F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2B0B2F"/>
    <w:multiLevelType w:val="hybridMultilevel"/>
    <w:tmpl w:val="80A485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A2474F"/>
    <w:multiLevelType w:val="hybridMultilevel"/>
    <w:tmpl w:val="EDCAEFDC"/>
    <w:lvl w:ilvl="0" w:tplc="FFFFFFFF">
      <w:start w:val="1"/>
      <w:numFmt w:val="lowerLetter"/>
      <w:lvlText w:val="%1."/>
      <w:lvlJc w:val="left"/>
      <w:pPr>
        <w:ind w:left="720" w:hanging="360"/>
      </w:pPr>
      <w:rPr>
        <w:rFonts w:cs="Times New Roman" w:hint="default"/>
        <w:color w:val="0000FF"/>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8" w15:restartNumberingAfterBreak="0">
    <w:nsid w:val="31A36C35"/>
    <w:multiLevelType w:val="hybridMultilevel"/>
    <w:tmpl w:val="3462ECA8"/>
    <w:lvl w:ilvl="0" w:tplc="FFFFFFFF">
      <w:start w:val="1"/>
      <w:numFmt w:val="lowerLetter"/>
      <w:lvlText w:val="%1."/>
      <w:lvlJc w:val="left"/>
      <w:pPr>
        <w:ind w:left="720" w:hanging="360"/>
      </w:pPr>
      <w:rPr>
        <w:rFonts w:hint="default"/>
        <w:b w:val="0"/>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9672C0"/>
    <w:multiLevelType w:val="hybridMultilevel"/>
    <w:tmpl w:val="B7D268B0"/>
    <w:lvl w:ilvl="0" w:tplc="FFFFFFFF">
      <w:start w:val="1"/>
      <w:numFmt w:val="lowerLetter"/>
      <w:lvlText w:val="%1."/>
      <w:lvlJc w:val="left"/>
      <w:pPr>
        <w:ind w:left="720" w:hanging="360"/>
      </w:pPr>
      <w:rPr>
        <w:rFonts w:hint="default"/>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A1300"/>
    <w:multiLevelType w:val="hybridMultilevel"/>
    <w:tmpl w:val="B040F36C"/>
    <w:lvl w:ilvl="0" w:tplc="4F4202F4">
      <w:start w:val="1"/>
      <w:numFmt w:val="lowerLetter"/>
      <w:lvlText w:val="%1."/>
      <w:lvlJc w:val="left"/>
      <w:pPr>
        <w:ind w:left="720" w:hanging="360"/>
      </w:pPr>
      <w:rPr>
        <w:color w:val="0000FF"/>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42B1A5E"/>
    <w:multiLevelType w:val="hybridMultilevel"/>
    <w:tmpl w:val="CE30B4DC"/>
    <w:lvl w:ilvl="0" w:tplc="B04611FA">
      <w:start w:val="1"/>
      <w:numFmt w:val="lowerLetter"/>
      <w:lvlText w:val="%1."/>
      <w:lvlJc w:val="left"/>
      <w:pPr>
        <w:tabs>
          <w:tab w:val="num" w:pos="720"/>
        </w:tabs>
        <w:ind w:left="720" w:hanging="360"/>
      </w:pPr>
      <w:rPr>
        <w:rFonts w:cs="Times New Roman" w:hint="default"/>
        <w:b w:val="0"/>
        <w:i w:val="0"/>
        <w:color w:val="0000FF"/>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3D010CF4"/>
    <w:multiLevelType w:val="hybridMultilevel"/>
    <w:tmpl w:val="E17CFF94"/>
    <w:lvl w:ilvl="0" w:tplc="FFFFFFFF">
      <w:start w:val="1"/>
      <w:numFmt w:val="lowerLetter"/>
      <w:lvlText w:val="%1."/>
      <w:lvlJc w:val="left"/>
      <w:pPr>
        <w:tabs>
          <w:tab w:val="num" w:pos="810"/>
        </w:tabs>
        <w:ind w:left="810" w:hanging="360"/>
      </w:pPr>
      <w:rPr>
        <w:rFonts w:cs="Tahoma" w:hint="default"/>
        <w:b w:val="0"/>
        <w:i w:val="0"/>
        <w:color w:val="0000FF"/>
      </w:rPr>
    </w:lvl>
    <w:lvl w:ilvl="1" w:tplc="FFFFFFFF" w:tentative="1">
      <w:start w:val="1"/>
      <w:numFmt w:val="lowerLetter"/>
      <w:lvlText w:val="%2."/>
      <w:lvlJc w:val="left"/>
      <w:pPr>
        <w:tabs>
          <w:tab w:val="num" w:pos="1170"/>
        </w:tabs>
        <w:ind w:left="1170" w:hanging="360"/>
      </w:pPr>
      <w:rPr>
        <w:rFonts w:cs="Cambria Math"/>
      </w:rPr>
    </w:lvl>
    <w:lvl w:ilvl="2" w:tplc="FFFFFFFF" w:tentative="1">
      <w:start w:val="1"/>
      <w:numFmt w:val="lowerRoman"/>
      <w:lvlText w:val="%3."/>
      <w:lvlJc w:val="right"/>
      <w:pPr>
        <w:tabs>
          <w:tab w:val="num" w:pos="1890"/>
        </w:tabs>
        <w:ind w:left="1890" w:hanging="180"/>
      </w:pPr>
      <w:rPr>
        <w:rFonts w:cs="Cambria Math"/>
      </w:rPr>
    </w:lvl>
    <w:lvl w:ilvl="3" w:tplc="FFFFFFFF" w:tentative="1">
      <w:start w:val="1"/>
      <w:numFmt w:val="decimal"/>
      <w:lvlText w:val="%4."/>
      <w:lvlJc w:val="left"/>
      <w:pPr>
        <w:tabs>
          <w:tab w:val="num" w:pos="2610"/>
        </w:tabs>
        <w:ind w:left="2610" w:hanging="360"/>
      </w:pPr>
      <w:rPr>
        <w:rFonts w:cs="Cambria Math"/>
      </w:rPr>
    </w:lvl>
    <w:lvl w:ilvl="4" w:tplc="FFFFFFFF" w:tentative="1">
      <w:start w:val="1"/>
      <w:numFmt w:val="lowerLetter"/>
      <w:lvlText w:val="%5."/>
      <w:lvlJc w:val="left"/>
      <w:pPr>
        <w:tabs>
          <w:tab w:val="num" w:pos="3330"/>
        </w:tabs>
        <w:ind w:left="3330" w:hanging="360"/>
      </w:pPr>
      <w:rPr>
        <w:rFonts w:cs="Cambria Math"/>
      </w:rPr>
    </w:lvl>
    <w:lvl w:ilvl="5" w:tplc="FFFFFFFF" w:tentative="1">
      <w:start w:val="1"/>
      <w:numFmt w:val="lowerRoman"/>
      <w:lvlText w:val="%6."/>
      <w:lvlJc w:val="right"/>
      <w:pPr>
        <w:tabs>
          <w:tab w:val="num" w:pos="4050"/>
        </w:tabs>
        <w:ind w:left="4050" w:hanging="180"/>
      </w:pPr>
      <w:rPr>
        <w:rFonts w:cs="Cambria Math"/>
      </w:rPr>
    </w:lvl>
    <w:lvl w:ilvl="6" w:tplc="FFFFFFFF" w:tentative="1">
      <w:start w:val="1"/>
      <w:numFmt w:val="decimal"/>
      <w:lvlText w:val="%7."/>
      <w:lvlJc w:val="left"/>
      <w:pPr>
        <w:tabs>
          <w:tab w:val="num" w:pos="4770"/>
        </w:tabs>
        <w:ind w:left="4770" w:hanging="360"/>
      </w:pPr>
      <w:rPr>
        <w:rFonts w:cs="Cambria Math"/>
      </w:rPr>
    </w:lvl>
    <w:lvl w:ilvl="7" w:tplc="FFFFFFFF" w:tentative="1">
      <w:start w:val="1"/>
      <w:numFmt w:val="lowerLetter"/>
      <w:lvlText w:val="%8."/>
      <w:lvlJc w:val="left"/>
      <w:pPr>
        <w:tabs>
          <w:tab w:val="num" w:pos="5490"/>
        </w:tabs>
        <w:ind w:left="5490" w:hanging="360"/>
      </w:pPr>
      <w:rPr>
        <w:rFonts w:cs="Cambria Math"/>
      </w:rPr>
    </w:lvl>
    <w:lvl w:ilvl="8" w:tplc="FFFFFFFF" w:tentative="1">
      <w:start w:val="1"/>
      <w:numFmt w:val="lowerRoman"/>
      <w:lvlText w:val="%9."/>
      <w:lvlJc w:val="right"/>
      <w:pPr>
        <w:tabs>
          <w:tab w:val="num" w:pos="6210"/>
        </w:tabs>
        <w:ind w:left="6210" w:hanging="180"/>
      </w:pPr>
      <w:rPr>
        <w:rFonts w:cs="Cambria Math"/>
      </w:rPr>
    </w:lvl>
  </w:abstractNum>
  <w:abstractNum w:abstractNumId="23" w15:restartNumberingAfterBreak="0">
    <w:nsid w:val="3DA40FDE"/>
    <w:multiLevelType w:val="hybridMultilevel"/>
    <w:tmpl w:val="FB92D14C"/>
    <w:lvl w:ilvl="0" w:tplc="93D61AF0">
      <w:start w:val="1"/>
      <w:numFmt w:val="lowerLetter"/>
      <w:lvlText w:val="%1."/>
      <w:lvlJc w:val="left"/>
      <w:pPr>
        <w:ind w:left="720" w:hanging="360"/>
      </w:pPr>
      <w:rPr>
        <w:rFonts w:cs="Times New Roman" w:hint="default"/>
        <w:b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2A22DA"/>
    <w:multiLevelType w:val="hybridMultilevel"/>
    <w:tmpl w:val="7F3E06DE"/>
    <w:lvl w:ilvl="0" w:tplc="BFF837F4">
      <w:start w:val="1"/>
      <w:numFmt w:val="lowerLetter"/>
      <w:lvlText w:val="%1."/>
      <w:lvlJc w:val="left"/>
      <w:pPr>
        <w:ind w:left="360" w:hanging="360"/>
      </w:pPr>
      <w:rPr>
        <w:rFonts w:cs="Times New Roman" w:hint="default"/>
        <w:b w:val="0"/>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E52080B"/>
    <w:multiLevelType w:val="hybridMultilevel"/>
    <w:tmpl w:val="714844FA"/>
    <w:lvl w:ilvl="0" w:tplc="8D78B294">
      <w:start w:val="1"/>
      <w:numFmt w:val="lowerLetter"/>
      <w:lvlText w:val="%1."/>
      <w:lvlJc w:val="left"/>
      <w:pPr>
        <w:ind w:left="1080" w:hanging="360"/>
      </w:pPr>
      <w:rPr>
        <w:rFonts w:asciiTheme="majorHAnsi" w:hAnsiTheme="majorHAnsi" w:cstheme="majorHAnsi" w:hint="default"/>
        <w:color w:val="0000FF"/>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E7D129E"/>
    <w:multiLevelType w:val="hybridMultilevel"/>
    <w:tmpl w:val="CBE23F82"/>
    <w:lvl w:ilvl="0" w:tplc="04090009">
      <w:start w:val="1"/>
      <w:numFmt w:val="bullet"/>
      <w:lvlText w:val=""/>
      <w:lvlJc w:val="left"/>
      <w:pPr>
        <w:ind w:left="754" w:hanging="360"/>
      </w:pPr>
      <w:rPr>
        <w:rFonts w:ascii="Wingdings" w:hAnsi="Wingdings"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7" w15:restartNumberingAfterBreak="0">
    <w:nsid w:val="40BB78FE"/>
    <w:multiLevelType w:val="hybridMultilevel"/>
    <w:tmpl w:val="B2F29DF6"/>
    <w:lvl w:ilvl="0" w:tplc="7192683A">
      <w:start w:val="1"/>
      <w:numFmt w:val="decimal"/>
      <w:pStyle w:val="Question"/>
      <w:lvlText w:val="%1."/>
      <w:lvlJc w:val="left"/>
      <w:pPr>
        <w:tabs>
          <w:tab w:val="num" w:pos="360"/>
        </w:tabs>
        <w:ind w:left="360" w:hanging="360"/>
      </w:pPr>
      <w:rPr>
        <w:rFonts w:cs="Times New Roman"/>
        <w:b w:val="0"/>
        <w:color w:val="auto"/>
        <w:u w:val="single"/>
      </w:rPr>
    </w:lvl>
    <w:lvl w:ilvl="1" w:tplc="04090019">
      <w:start w:val="1"/>
      <w:numFmt w:val="lowerLetter"/>
      <w:lvlText w:val="%2."/>
      <w:lvlJc w:val="left"/>
      <w:pPr>
        <w:tabs>
          <w:tab w:val="num" w:pos="1282"/>
        </w:tabs>
        <w:ind w:left="1282" w:hanging="360"/>
      </w:pPr>
      <w:rPr>
        <w:rFonts w:cs="Times New Roman"/>
      </w:rPr>
    </w:lvl>
    <w:lvl w:ilvl="2" w:tplc="0409001B" w:tentative="1">
      <w:start w:val="1"/>
      <w:numFmt w:val="lowerRoman"/>
      <w:lvlText w:val="%3."/>
      <w:lvlJc w:val="right"/>
      <w:pPr>
        <w:tabs>
          <w:tab w:val="num" w:pos="2002"/>
        </w:tabs>
        <w:ind w:left="2002" w:hanging="180"/>
      </w:pPr>
      <w:rPr>
        <w:rFonts w:cs="Times New Roman"/>
      </w:rPr>
    </w:lvl>
    <w:lvl w:ilvl="3" w:tplc="0409000F" w:tentative="1">
      <w:start w:val="1"/>
      <w:numFmt w:val="decimal"/>
      <w:lvlText w:val="%4."/>
      <w:lvlJc w:val="left"/>
      <w:pPr>
        <w:tabs>
          <w:tab w:val="num" w:pos="2722"/>
        </w:tabs>
        <w:ind w:left="2722" w:hanging="360"/>
      </w:pPr>
      <w:rPr>
        <w:rFonts w:cs="Times New Roman"/>
      </w:rPr>
    </w:lvl>
    <w:lvl w:ilvl="4" w:tplc="04090019" w:tentative="1">
      <w:start w:val="1"/>
      <w:numFmt w:val="lowerLetter"/>
      <w:lvlText w:val="%5."/>
      <w:lvlJc w:val="left"/>
      <w:pPr>
        <w:tabs>
          <w:tab w:val="num" w:pos="3442"/>
        </w:tabs>
        <w:ind w:left="3442" w:hanging="360"/>
      </w:pPr>
      <w:rPr>
        <w:rFonts w:cs="Times New Roman"/>
      </w:rPr>
    </w:lvl>
    <w:lvl w:ilvl="5" w:tplc="0409001B" w:tentative="1">
      <w:start w:val="1"/>
      <w:numFmt w:val="lowerRoman"/>
      <w:lvlText w:val="%6."/>
      <w:lvlJc w:val="right"/>
      <w:pPr>
        <w:tabs>
          <w:tab w:val="num" w:pos="4162"/>
        </w:tabs>
        <w:ind w:left="4162" w:hanging="180"/>
      </w:pPr>
      <w:rPr>
        <w:rFonts w:cs="Times New Roman"/>
      </w:rPr>
    </w:lvl>
    <w:lvl w:ilvl="6" w:tplc="0409000F" w:tentative="1">
      <w:start w:val="1"/>
      <w:numFmt w:val="decimal"/>
      <w:lvlText w:val="%7."/>
      <w:lvlJc w:val="left"/>
      <w:pPr>
        <w:tabs>
          <w:tab w:val="num" w:pos="4882"/>
        </w:tabs>
        <w:ind w:left="4882" w:hanging="360"/>
      </w:pPr>
      <w:rPr>
        <w:rFonts w:cs="Times New Roman"/>
      </w:rPr>
    </w:lvl>
    <w:lvl w:ilvl="7" w:tplc="04090019" w:tentative="1">
      <w:start w:val="1"/>
      <w:numFmt w:val="lowerLetter"/>
      <w:lvlText w:val="%8."/>
      <w:lvlJc w:val="left"/>
      <w:pPr>
        <w:tabs>
          <w:tab w:val="num" w:pos="5602"/>
        </w:tabs>
        <w:ind w:left="5602" w:hanging="360"/>
      </w:pPr>
      <w:rPr>
        <w:rFonts w:cs="Times New Roman"/>
      </w:rPr>
    </w:lvl>
    <w:lvl w:ilvl="8" w:tplc="0409001B" w:tentative="1">
      <w:start w:val="1"/>
      <w:numFmt w:val="lowerRoman"/>
      <w:lvlText w:val="%9."/>
      <w:lvlJc w:val="right"/>
      <w:pPr>
        <w:tabs>
          <w:tab w:val="num" w:pos="6322"/>
        </w:tabs>
        <w:ind w:left="6322" w:hanging="180"/>
      </w:pPr>
      <w:rPr>
        <w:rFonts w:cs="Times New Roman"/>
      </w:rPr>
    </w:lvl>
  </w:abstractNum>
  <w:abstractNum w:abstractNumId="28" w15:restartNumberingAfterBreak="0">
    <w:nsid w:val="41603057"/>
    <w:multiLevelType w:val="hybridMultilevel"/>
    <w:tmpl w:val="497EB386"/>
    <w:lvl w:ilvl="0" w:tplc="7310B818">
      <w:start w:val="1"/>
      <w:numFmt w:val="lowerLetter"/>
      <w:lvlText w:val="%1."/>
      <w:lvlJc w:val="left"/>
      <w:pPr>
        <w:tabs>
          <w:tab w:val="num" w:pos="720"/>
        </w:tabs>
        <w:ind w:left="720" w:hanging="360"/>
      </w:pPr>
      <w:rPr>
        <w:rFonts w:hint="default"/>
        <w:b w:val="0"/>
        <w:i w:val="0"/>
        <w:color w:val="0000FF"/>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3042E58"/>
    <w:multiLevelType w:val="hybridMultilevel"/>
    <w:tmpl w:val="C86C6E8E"/>
    <w:lvl w:ilvl="0" w:tplc="B5B43116">
      <w:start w:val="1"/>
      <w:numFmt w:val="lowerLetter"/>
      <w:lvlText w:val="%1."/>
      <w:lvlJc w:val="left"/>
      <w:pPr>
        <w:tabs>
          <w:tab w:val="num" w:pos="450"/>
        </w:tabs>
        <w:ind w:left="450" w:hanging="360"/>
      </w:pPr>
      <w:rPr>
        <w:rFonts w:cs="Times New Roman"/>
        <w:b w:val="0"/>
        <w:bCs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3804159"/>
    <w:multiLevelType w:val="hybridMultilevel"/>
    <w:tmpl w:val="5704AB70"/>
    <w:lvl w:ilvl="0" w:tplc="57E0957E">
      <w:start w:val="1"/>
      <w:numFmt w:val="decimal"/>
      <w:lvlText w:val="%1."/>
      <w:lvlJc w:val="left"/>
      <w:pPr>
        <w:ind w:left="1020" w:hanging="360"/>
      </w:pPr>
    </w:lvl>
    <w:lvl w:ilvl="1" w:tplc="8A92AE2C">
      <w:start w:val="1"/>
      <w:numFmt w:val="decimal"/>
      <w:lvlText w:val="%2."/>
      <w:lvlJc w:val="left"/>
      <w:pPr>
        <w:ind w:left="1020" w:hanging="360"/>
      </w:pPr>
    </w:lvl>
    <w:lvl w:ilvl="2" w:tplc="6D585250">
      <w:start w:val="1"/>
      <w:numFmt w:val="decimal"/>
      <w:lvlText w:val="%3."/>
      <w:lvlJc w:val="left"/>
      <w:pPr>
        <w:ind w:left="1020" w:hanging="360"/>
      </w:pPr>
    </w:lvl>
    <w:lvl w:ilvl="3" w:tplc="5F62AF86">
      <w:start w:val="1"/>
      <w:numFmt w:val="decimal"/>
      <w:lvlText w:val="%4."/>
      <w:lvlJc w:val="left"/>
      <w:pPr>
        <w:ind w:left="1020" w:hanging="360"/>
      </w:pPr>
    </w:lvl>
    <w:lvl w:ilvl="4" w:tplc="4B9AC22E">
      <w:start w:val="1"/>
      <w:numFmt w:val="decimal"/>
      <w:lvlText w:val="%5."/>
      <w:lvlJc w:val="left"/>
      <w:pPr>
        <w:ind w:left="1020" w:hanging="360"/>
      </w:pPr>
    </w:lvl>
    <w:lvl w:ilvl="5" w:tplc="FF2A98B4">
      <w:start w:val="1"/>
      <w:numFmt w:val="decimal"/>
      <w:lvlText w:val="%6."/>
      <w:lvlJc w:val="left"/>
      <w:pPr>
        <w:ind w:left="1020" w:hanging="360"/>
      </w:pPr>
    </w:lvl>
    <w:lvl w:ilvl="6" w:tplc="BF6E7D98">
      <w:start w:val="1"/>
      <w:numFmt w:val="decimal"/>
      <w:lvlText w:val="%7."/>
      <w:lvlJc w:val="left"/>
      <w:pPr>
        <w:ind w:left="1020" w:hanging="360"/>
      </w:pPr>
    </w:lvl>
    <w:lvl w:ilvl="7" w:tplc="C2FE13AC">
      <w:start w:val="1"/>
      <w:numFmt w:val="decimal"/>
      <w:lvlText w:val="%8."/>
      <w:lvlJc w:val="left"/>
      <w:pPr>
        <w:ind w:left="1020" w:hanging="360"/>
      </w:pPr>
    </w:lvl>
    <w:lvl w:ilvl="8" w:tplc="089C9914">
      <w:start w:val="1"/>
      <w:numFmt w:val="decimal"/>
      <w:lvlText w:val="%9."/>
      <w:lvlJc w:val="left"/>
      <w:pPr>
        <w:ind w:left="1020" w:hanging="360"/>
      </w:pPr>
    </w:lvl>
  </w:abstractNum>
  <w:abstractNum w:abstractNumId="31" w15:restartNumberingAfterBreak="0">
    <w:nsid w:val="46B5593F"/>
    <w:multiLevelType w:val="hybridMultilevel"/>
    <w:tmpl w:val="01F6981C"/>
    <w:lvl w:ilvl="0" w:tplc="FFFFFFFF">
      <w:start w:val="1"/>
      <w:numFmt w:val="lowerLetter"/>
      <w:lvlText w:val="%1."/>
      <w:lvlJc w:val="left"/>
      <w:pPr>
        <w:ind w:left="862" w:hanging="360"/>
      </w:pPr>
      <w:rPr>
        <w:rFonts w:ascii="Arial" w:hAnsi="Arial" w:cs="Arial" w:hint="default"/>
        <w:b w:val="0"/>
        <w:i w:val="0"/>
        <w:color w:val="0000FF"/>
        <w:sz w:val="24"/>
        <w:szCs w:val="24"/>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32" w15:restartNumberingAfterBreak="0">
    <w:nsid w:val="48C737EA"/>
    <w:multiLevelType w:val="multilevel"/>
    <w:tmpl w:val="71C8A564"/>
    <w:lvl w:ilvl="0">
      <w:start w:val="1"/>
      <w:numFmt w:val="lowerLetter"/>
      <w:lvlText w:val="%1."/>
      <w:lvlJc w:val="left"/>
      <w:pPr>
        <w:ind w:left="720" w:hanging="360"/>
      </w:pPr>
      <w:rPr>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8D31C85"/>
    <w:multiLevelType w:val="hybridMultilevel"/>
    <w:tmpl w:val="EDCAEFDC"/>
    <w:lvl w:ilvl="0" w:tplc="FFFFFFFF">
      <w:start w:val="1"/>
      <w:numFmt w:val="lowerLetter"/>
      <w:lvlText w:val="%1."/>
      <w:lvlJc w:val="left"/>
      <w:pPr>
        <w:ind w:left="720" w:hanging="360"/>
      </w:pPr>
      <w:rPr>
        <w:rFonts w:cs="Times New Roman" w:hint="default"/>
        <w:color w:val="0000FF"/>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4" w15:restartNumberingAfterBreak="0">
    <w:nsid w:val="4BE138E8"/>
    <w:multiLevelType w:val="hybridMultilevel"/>
    <w:tmpl w:val="BBFAE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4DC96C72"/>
    <w:multiLevelType w:val="hybridMultilevel"/>
    <w:tmpl w:val="E17CFF94"/>
    <w:lvl w:ilvl="0" w:tplc="FFFFFFFF">
      <w:start w:val="1"/>
      <w:numFmt w:val="lowerLetter"/>
      <w:lvlText w:val="%1."/>
      <w:lvlJc w:val="left"/>
      <w:pPr>
        <w:tabs>
          <w:tab w:val="num" w:pos="810"/>
        </w:tabs>
        <w:ind w:left="810" w:hanging="360"/>
      </w:pPr>
      <w:rPr>
        <w:rFonts w:cs="Tahoma" w:hint="default"/>
        <w:b w:val="0"/>
        <w:i w:val="0"/>
        <w:color w:val="0000FF"/>
      </w:rPr>
    </w:lvl>
    <w:lvl w:ilvl="1" w:tplc="FFFFFFFF" w:tentative="1">
      <w:start w:val="1"/>
      <w:numFmt w:val="lowerLetter"/>
      <w:lvlText w:val="%2."/>
      <w:lvlJc w:val="left"/>
      <w:pPr>
        <w:tabs>
          <w:tab w:val="num" w:pos="1170"/>
        </w:tabs>
        <w:ind w:left="1170" w:hanging="360"/>
      </w:pPr>
      <w:rPr>
        <w:rFonts w:cs="Cambria Math"/>
      </w:rPr>
    </w:lvl>
    <w:lvl w:ilvl="2" w:tplc="FFFFFFFF" w:tentative="1">
      <w:start w:val="1"/>
      <w:numFmt w:val="lowerRoman"/>
      <w:lvlText w:val="%3."/>
      <w:lvlJc w:val="right"/>
      <w:pPr>
        <w:tabs>
          <w:tab w:val="num" w:pos="1890"/>
        </w:tabs>
        <w:ind w:left="1890" w:hanging="180"/>
      </w:pPr>
      <w:rPr>
        <w:rFonts w:cs="Cambria Math"/>
      </w:rPr>
    </w:lvl>
    <w:lvl w:ilvl="3" w:tplc="FFFFFFFF" w:tentative="1">
      <w:start w:val="1"/>
      <w:numFmt w:val="decimal"/>
      <w:lvlText w:val="%4."/>
      <w:lvlJc w:val="left"/>
      <w:pPr>
        <w:tabs>
          <w:tab w:val="num" w:pos="2610"/>
        </w:tabs>
        <w:ind w:left="2610" w:hanging="360"/>
      </w:pPr>
      <w:rPr>
        <w:rFonts w:cs="Cambria Math"/>
      </w:rPr>
    </w:lvl>
    <w:lvl w:ilvl="4" w:tplc="FFFFFFFF" w:tentative="1">
      <w:start w:val="1"/>
      <w:numFmt w:val="lowerLetter"/>
      <w:lvlText w:val="%5."/>
      <w:lvlJc w:val="left"/>
      <w:pPr>
        <w:tabs>
          <w:tab w:val="num" w:pos="3330"/>
        </w:tabs>
        <w:ind w:left="3330" w:hanging="360"/>
      </w:pPr>
      <w:rPr>
        <w:rFonts w:cs="Cambria Math"/>
      </w:rPr>
    </w:lvl>
    <w:lvl w:ilvl="5" w:tplc="FFFFFFFF" w:tentative="1">
      <w:start w:val="1"/>
      <w:numFmt w:val="lowerRoman"/>
      <w:lvlText w:val="%6."/>
      <w:lvlJc w:val="right"/>
      <w:pPr>
        <w:tabs>
          <w:tab w:val="num" w:pos="4050"/>
        </w:tabs>
        <w:ind w:left="4050" w:hanging="180"/>
      </w:pPr>
      <w:rPr>
        <w:rFonts w:cs="Cambria Math"/>
      </w:rPr>
    </w:lvl>
    <w:lvl w:ilvl="6" w:tplc="FFFFFFFF" w:tentative="1">
      <w:start w:val="1"/>
      <w:numFmt w:val="decimal"/>
      <w:lvlText w:val="%7."/>
      <w:lvlJc w:val="left"/>
      <w:pPr>
        <w:tabs>
          <w:tab w:val="num" w:pos="4770"/>
        </w:tabs>
        <w:ind w:left="4770" w:hanging="360"/>
      </w:pPr>
      <w:rPr>
        <w:rFonts w:cs="Cambria Math"/>
      </w:rPr>
    </w:lvl>
    <w:lvl w:ilvl="7" w:tplc="FFFFFFFF" w:tentative="1">
      <w:start w:val="1"/>
      <w:numFmt w:val="lowerLetter"/>
      <w:lvlText w:val="%8."/>
      <w:lvlJc w:val="left"/>
      <w:pPr>
        <w:tabs>
          <w:tab w:val="num" w:pos="5490"/>
        </w:tabs>
        <w:ind w:left="5490" w:hanging="360"/>
      </w:pPr>
      <w:rPr>
        <w:rFonts w:cs="Cambria Math"/>
      </w:rPr>
    </w:lvl>
    <w:lvl w:ilvl="8" w:tplc="FFFFFFFF" w:tentative="1">
      <w:start w:val="1"/>
      <w:numFmt w:val="lowerRoman"/>
      <w:lvlText w:val="%9."/>
      <w:lvlJc w:val="right"/>
      <w:pPr>
        <w:tabs>
          <w:tab w:val="num" w:pos="6210"/>
        </w:tabs>
        <w:ind w:left="6210" w:hanging="180"/>
      </w:pPr>
      <w:rPr>
        <w:rFonts w:cs="Cambria Math"/>
      </w:rPr>
    </w:lvl>
  </w:abstractNum>
  <w:abstractNum w:abstractNumId="36" w15:restartNumberingAfterBreak="0">
    <w:nsid w:val="4E222DD4"/>
    <w:multiLevelType w:val="hybridMultilevel"/>
    <w:tmpl w:val="EDCAEFDC"/>
    <w:lvl w:ilvl="0" w:tplc="FFFFFFFF">
      <w:start w:val="1"/>
      <w:numFmt w:val="lowerLetter"/>
      <w:lvlText w:val="%1."/>
      <w:lvlJc w:val="left"/>
      <w:pPr>
        <w:ind w:left="720" w:hanging="360"/>
      </w:pPr>
      <w:rPr>
        <w:rFonts w:cs="Times New Roman" w:hint="default"/>
        <w:color w:val="0000FF"/>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7" w15:restartNumberingAfterBreak="0">
    <w:nsid w:val="539E16B5"/>
    <w:multiLevelType w:val="multilevel"/>
    <w:tmpl w:val="71C8A564"/>
    <w:lvl w:ilvl="0">
      <w:start w:val="1"/>
      <w:numFmt w:val="lowerLetter"/>
      <w:lvlText w:val="%1."/>
      <w:lvlJc w:val="left"/>
      <w:pPr>
        <w:ind w:left="720" w:hanging="360"/>
      </w:pPr>
      <w:rPr>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B7025C2"/>
    <w:multiLevelType w:val="hybridMultilevel"/>
    <w:tmpl w:val="B7D268B0"/>
    <w:lvl w:ilvl="0" w:tplc="FFFFFFFF">
      <w:start w:val="1"/>
      <w:numFmt w:val="lowerLetter"/>
      <w:lvlText w:val="%1."/>
      <w:lvlJc w:val="left"/>
      <w:pPr>
        <w:ind w:left="1080" w:hanging="360"/>
      </w:pPr>
      <w:rPr>
        <w:rFonts w:hint="default"/>
        <w:color w:val="0000FF"/>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BB0398A"/>
    <w:multiLevelType w:val="hybridMultilevel"/>
    <w:tmpl w:val="9E28E110"/>
    <w:lvl w:ilvl="0" w:tplc="ADCA9C0E">
      <w:start w:val="1"/>
      <w:numFmt w:val="lowerLetter"/>
      <w:lvlText w:val="%1."/>
      <w:lvlJc w:val="left"/>
      <w:pPr>
        <w:ind w:left="360" w:hanging="360"/>
      </w:pPr>
      <w:rPr>
        <w:rFonts w:cs="Cambria Math" w:hint="default"/>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BE932E3"/>
    <w:multiLevelType w:val="hybridMultilevel"/>
    <w:tmpl w:val="3D728FBC"/>
    <w:lvl w:ilvl="0" w:tplc="FFFFFFFF">
      <w:start w:val="1"/>
      <w:numFmt w:val="lowerLetter"/>
      <w:lvlText w:val="%1."/>
      <w:lvlJc w:val="left"/>
      <w:pPr>
        <w:ind w:left="720" w:hanging="360"/>
      </w:pPr>
      <w:rPr>
        <w:b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C725C10"/>
    <w:multiLevelType w:val="hybridMultilevel"/>
    <w:tmpl w:val="FA66CC40"/>
    <w:lvl w:ilvl="0" w:tplc="6C00A362">
      <w:start w:val="1"/>
      <w:numFmt w:val="bullet"/>
      <w:lvlText w:val=""/>
      <w:lvlJc w:val="left"/>
      <w:pPr>
        <w:ind w:left="3195" w:hanging="360"/>
      </w:pPr>
      <w:rPr>
        <w:rFonts w:ascii="Symbol" w:hAnsi="Symbol" w:hint="default"/>
        <w:color w:val="auto"/>
      </w:rPr>
    </w:lvl>
    <w:lvl w:ilvl="1" w:tplc="40090019" w:tentative="1">
      <w:start w:val="1"/>
      <w:numFmt w:val="lowerLetter"/>
      <w:lvlText w:val="%2."/>
      <w:lvlJc w:val="left"/>
      <w:pPr>
        <w:ind w:left="3915" w:hanging="360"/>
      </w:pPr>
    </w:lvl>
    <w:lvl w:ilvl="2" w:tplc="4009001B" w:tentative="1">
      <w:start w:val="1"/>
      <w:numFmt w:val="lowerRoman"/>
      <w:lvlText w:val="%3."/>
      <w:lvlJc w:val="right"/>
      <w:pPr>
        <w:ind w:left="4635" w:hanging="180"/>
      </w:pPr>
    </w:lvl>
    <w:lvl w:ilvl="3" w:tplc="4009000F" w:tentative="1">
      <w:start w:val="1"/>
      <w:numFmt w:val="decimal"/>
      <w:lvlText w:val="%4."/>
      <w:lvlJc w:val="left"/>
      <w:pPr>
        <w:ind w:left="5355" w:hanging="360"/>
      </w:pPr>
    </w:lvl>
    <w:lvl w:ilvl="4" w:tplc="40090019" w:tentative="1">
      <w:start w:val="1"/>
      <w:numFmt w:val="lowerLetter"/>
      <w:lvlText w:val="%5."/>
      <w:lvlJc w:val="left"/>
      <w:pPr>
        <w:ind w:left="6075" w:hanging="360"/>
      </w:pPr>
    </w:lvl>
    <w:lvl w:ilvl="5" w:tplc="4009001B" w:tentative="1">
      <w:start w:val="1"/>
      <w:numFmt w:val="lowerRoman"/>
      <w:lvlText w:val="%6."/>
      <w:lvlJc w:val="right"/>
      <w:pPr>
        <w:ind w:left="6795" w:hanging="180"/>
      </w:pPr>
    </w:lvl>
    <w:lvl w:ilvl="6" w:tplc="4009000F" w:tentative="1">
      <w:start w:val="1"/>
      <w:numFmt w:val="decimal"/>
      <w:lvlText w:val="%7."/>
      <w:lvlJc w:val="left"/>
      <w:pPr>
        <w:ind w:left="7515" w:hanging="360"/>
      </w:pPr>
    </w:lvl>
    <w:lvl w:ilvl="7" w:tplc="40090019" w:tentative="1">
      <w:start w:val="1"/>
      <w:numFmt w:val="lowerLetter"/>
      <w:lvlText w:val="%8."/>
      <w:lvlJc w:val="left"/>
      <w:pPr>
        <w:ind w:left="8235" w:hanging="360"/>
      </w:pPr>
    </w:lvl>
    <w:lvl w:ilvl="8" w:tplc="4009001B" w:tentative="1">
      <w:start w:val="1"/>
      <w:numFmt w:val="lowerRoman"/>
      <w:lvlText w:val="%9."/>
      <w:lvlJc w:val="right"/>
      <w:pPr>
        <w:ind w:left="8955" w:hanging="180"/>
      </w:pPr>
    </w:lvl>
  </w:abstractNum>
  <w:abstractNum w:abstractNumId="42" w15:restartNumberingAfterBreak="0">
    <w:nsid w:val="5DEA14D7"/>
    <w:multiLevelType w:val="hybridMultilevel"/>
    <w:tmpl w:val="3462ECA8"/>
    <w:lvl w:ilvl="0" w:tplc="FFFFFFFF">
      <w:start w:val="1"/>
      <w:numFmt w:val="lowerLetter"/>
      <w:lvlText w:val="%1."/>
      <w:lvlJc w:val="left"/>
      <w:pPr>
        <w:ind w:left="720" w:hanging="360"/>
      </w:pPr>
      <w:rPr>
        <w:rFonts w:hint="default"/>
        <w:b w:val="0"/>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06E2994"/>
    <w:multiLevelType w:val="hybridMultilevel"/>
    <w:tmpl w:val="EDCAEFDC"/>
    <w:lvl w:ilvl="0" w:tplc="2C5AF2D8">
      <w:start w:val="1"/>
      <w:numFmt w:val="lowerLetter"/>
      <w:lvlText w:val="%1."/>
      <w:lvlJc w:val="left"/>
      <w:pPr>
        <w:ind w:left="720" w:hanging="360"/>
      </w:pPr>
      <w:rPr>
        <w:rFonts w:cs="Times New Roman" w:hint="default"/>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15:restartNumberingAfterBreak="0">
    <w:nsid w:val="60FA171B"/>
    <w:multiLevelType w:val="hybridMultilevel"/>
    <w:tmpl w:val="3462ECA8"/>
    <w:lvl w:ilvl="0" w:tplc="7310B818">
      <w:start w:val="1"/>
      <w:numFmt w:val="lowerLetter"/>
      <w:lvlText w:val="%1."/>
      <w:lvlJc w:val="left"/>
      <w:pPr>
        <w:ind w:left="720" w:hanging="360"/>
      </w:pPr>
      <w:rPr>
        <w:rFonts w:hint="default"/>
        <w:b w:val="0"/>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FC6597"/>
    <w:multiLevelType w:val="hybridMultilevel"/>
    <w:tmpl w:val="FB92D14C"/>
    <w:lvl w:ilvl="0" w:tplc="FFFFFFFF">
      <w:start w:val="1"/>
      <w:numFmt w:val="lowerLetter"/>
      <w:lvlText w:val="%1."/>
      <w:lvlJc w:val="left"/>
      <w:pPr>
        <w:ind w:left="720" w:hanging="360"/>
      </w:pPr>
      <w:rPr>
        <w:rFonts w:cs="Times New Roman" w:hint="default"/>
        <w:b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6173BD4"/>
    <w:multiLevelType w:val="hybridMultilevel"/>
    <w:tmpl w:val="E7A660D4"/>
    <w:lvl w:ilvl="0" w:tplc="8020D04C">
      <w:start w:val="1"/>
      <w:numFmt w:val="lowerLetter"/>
      <w:lvlText w:val="%1."/>
      <w:lvlJc w:val="left"/>
      <w:pPr>
        <w:ind w:left="1080" w:hanging="360"/>
      </w:pPr>
      <w:rPr>
        <w:rFonts w:hint="default"/>
        <w:color w:val="0000FF"/>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CBB2072"/>
    <w:multiLevelType w:val="hybridMultilevel"/>
    <w:tmpl w:val="B5EA40EA"/>
    <w:lvl w:ilvl="0" w:tplc="FFFFFFFF">
      <w:start w:val="1"/>
      <w:numFmt w:val="lowerLetter"/>
      <w:lvlText w:val="%1."/>
      <w:lvlJc w:val="left"/>
      <w:pPr>
        <w:ind w:left="720" w:hanging="360"/>
      </w:pPr>
      <w:rPr>
        <w:rFonts w:hint="default"/>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D4D7E32"/>
    <w:multiLevelType w:val="hybridMultilevel"/>
    <w:tmpl w:val="823E26D6"/>
    <w:lvl w:ilvl="0" w:tplc="270C5AB2">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537DEB"/>
    <w:multiLevelType w:val="hybridMultilevel"/>
    <w:tmpl w:val="B7D268B0"/>
    <w:lvl w:ilvl="0" w:tplc="FFFFFFFF">
      <w:start w:val="1"/>
      <w:numFmt w:val="lowerLetter"/>
      <w:lvlText w:val="%1."/>
      <w:lvlJc w:val="left"/>
      <w:pPr>
        <w:ind w:left="720" w:hanging="360"/>
      </w:pPr>
      <w:rPr>
        <w:rFonts w:hint="default"/>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0CD3E85"/>
    <w:multiLevelType w:val="hybridMultilevel"/>
    <w:tmpl w:val="B7D268B0"/>
    <w:lvl w:ilvl="0" w:tplc="A126A546">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206832"/>
    <w:multiLevelType w:val="hybridMultilevel"/>
    <w:tmpl w:val="E7CCFC18"/>
    <w:lvl w:ilvl="0" w:tplc="FFFFFFFF">
      <w:start w:val="1"/>
      <w:numFmt w:val="lowerLetter"/>
      <w:lvlText w:val="%1."/>
      <w:lvlJc w:val="left"/>
      <w:pPr>
        <w:tabs>
          <w:tab w:val="num" w:pos="630"/>
        </w:tabs>
        <w:ind w:left="630" w:hanging="360"/>
      </w:pPr>
      <w:rPr>
        <w:rFonts w:cs="Segoe UI" w:hint="default"/>
        <w:b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6310234"/>
    <w:multiLevelType w:val="hybridMultilevel"/>
    <w:tmpl w:val="B7D268B0"/>
    <w:lvl w:ilvl="0" w:tplc="FFFFFFFF">
      <w:start w:val="1"/>
      <w:numFmt w:val="lowerLetter"/>
      <w:lvlText w:val="%1."/>
      <w:lvlJc w:val="left"/>
      <w:pPr>
        <w:ind w:left="1080" w:hanging="360"/>
      </w:pPr>
      <w:rPr>
        <w:rFonts w:hint="default"/>
        <w:color w:val="0000FF"/>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7AB53EF7"/>
    <w:multiLevelType w:val="hybridMultilevel"/>
    <w:tmpl w:val="EDCAEFDC"/>
    <w:lvl w:ilvl="0" w:tplc="2C5AF2D8">
      <w:start w:val="1"/>
      <w:numFmt w:val="lowerLetter"/>
      <w:lvlText w:val="%1."/>
      <w:lvlJc w:val="left"/>
      <w:pPr>
        <w:ind w:left="720" w:hanging="360"/>
      </w:pPr>
      <w:rPr>
        <w:rFonts w:cs="Times New Roman" w:hint="default"/>
        <w:color w:val="0000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4" w15:restartNumberingAfterBreak="0">
    <w:nsid w:val="7E2F19AE"/>
    <w:multiLevelType w:val="hybridMultilevel"/>
    <w:tmpl w:val="C86C6E8E"/>
    <w:lvl w:ilvl="0" w:tplc="FFFFFFFF">
      <w:start w:val="1"/>
      <w:numFmt w:val="lowerLetter"/>
      <w:lvlText w:val="%1."/>
      <w:lvlJc w:val="left"/>
      <w:pPr>
        <w:tabs>
          <w:tab w:val="num" w:pos="450"/>
        </w:tabs>
        <w:ind w:left="450" w:hanging="360"/>
      </w:pPr>
      <w:rPr>
        <w:rFonts w:cs="Times New Roman"/>
        <w:b w:val="0"/>
        <w:bCs w:val="0"/>
        <w:color w:val="0000F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7E444B9C"/>
    <w:multiLevelType w:val="hybridMultilevel"/>
    <w:tmpl w:val="01F6981C"/>
    <w:lvl w:ilvl="0" w:tplc="FFFFFFFF">
      <w:start w:val="1"/>
      <w:numFmt w:val="lowerLetter"/>
      <w:lvlText w:val="%1."/>
      <w:lvlJc w:val="left"/>
      <w:pPr>
        <w:ind w:left="862" w:hanging="360"/>
      </w:pPr>
      <w:rPr>
        <w:rFonts w:ascii="Arial" w:hAnsi="Arial" w:cs="Arial" w:hint="default"/>
        <w:b w:val="0"/>
        <w:i w:val="0"/>
        <w:color w:val="0000FF"/>
        <w:sz w:val="24"/>
        <w:szCs w:val="24"/>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num w:numId="1" w16cid:durableId="547885282">
    <w:abstractNumId w:val="16"/>
  </w:num>
  <w:num w:numId="2" w16cid:durableId="334304356">
    <w:abstractNumId w:val="28"/>
  </w:num>
  <w:num w:numId="3" w16cid:durableId="116873833">
    <w:abstractNumId w:val="27"/>
  </w:num>
  <w:num w:numId="4" w16cid:durableId="631862795">
    <w:abstractNumId w:val="23"/>
  </w:num>
  <w:num w:numId="5" w16cid:durableId="1617103927">
    <w:abstractNumId w:val="26"/>
  </w:num>
  <w:num w:numId="6" w16cid:durableId="128321720">
    <w:abstractNumId w:val="48"/>
  </w:num>
  <w:num w:numId="7" w16cid:durableId="1593396420">
    <w:abstractNumId w:val="6"/>
  </w:num>
  <w:num w:numId="8" w16cid:durableId="21160920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0198678">
    <w:abstractNumId w:val="34"/>
  </w:num>
  <w:num w:numId="10" w16cid:durableId="2131245132">
    <w:abstractNumId w:val="3"/>
  </w:num>
  <w:num w:numId="11" w16cid:durableId="200216511">
    <w:abstractNumId w:val="21"/>
  </w:num>
  <w:num w:numId="12" w16cid:durableId="1357582764">
    <w:abstractNumId w:val="9"/>
  </w:num>
  <w:num w:numId="13" w16cid:durableId="2054425124">
    <w:abstractNumId w:val="50"/>
  </w:num>
  <w:num w:numId="14" w16cid:durableId="1147168757">
    <w:abstractNumId w:val="5"/>
  </w:num>
  <w:num w:numId="15" w16cid:durableId="2111075817">
    <w:abstractNumId w:val="7"/>
  </w:num>
  <w:num w:numId="16" w16cid:durableId="805397545">
    <w:abstractNumId w:val="4"/>
  </w:num>
  <w:num w:numId="17" w16cid:durableId="5777906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80808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196287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51219030">
    <w:abstractNumId w:val="24"/>
  </w:num>
  <w:num w:numId="21" w16cid:durableId="871308700">
    <w:abstractNumId w:val="52"/>
  </w:num>
  <w:num w:numId="22" w16cid:durableId="520582204">
    <w:abstractNumId w:val="31"/>
  </w:num>
  <w:num w:numId="23" w16cid:durableId="1917133975">
    <w:abstractNumId w:val="19"/>
  </w:num>
  <w:num w:numId="24" w16cid:durableId="925310802">
    <w:abstractNumId w:val="38"/>
  </w:num>
  <w:num w:numId="25" w16cid:durableId="2087071743">
    <w:abstractNumId w:val="49"/>
  </w:num>
  <w:num w:numId="26" w16cid:durableId="1852183253">
    <w:abstractNumId w:val="40"/>
  </w:num>
  <w:num w:numId="27" w16cid:durableId="42338061">
    <w:abstractNumId w:val="51"/>
  </w:num>
  <w:num w:numId="28" w16cid:durableId="595017478">
    <w:abstractNumId w:val="1"/>
  </w:num>
  <w:num w:numId="29" w16cid:durableId="1264846151">
    <w:abstractNumId w:val="53"/>
  </w:num>
  <w:num w:numId="30" w16cid:durableId="45493125">
    <w:abstractNumId w:val="15"/>
  </w:num>
  <w:num w:numId="31" w16cid:durableId="1612126181">
    <w:abstractNumId w:val="32"/>
  </w:num>
  <w:num w:numId="32" w16cid:durableId="652566899">
    <w:abstractNumId w:val="11"/>
  </w:num>
  <w:num w:numId="33" w16cid:durableId="1341077919">
    <w:abstractNumId w:val="25"/>
  </w:num>
  <w:num w:numId="34" w16cid:durableId="648942156">
    <w:abstractNumId w:val="35"/>
  </w:num>
  <w:num w:numId="35" w16cid:durableId="777262969">
    <w:abstractNumId w:val="22"/>
  </w:num>
  <w:num w:numId="36" w16cid:durableId="2028561618">
    <w:abstractNumId w:val="47"/>
  </w:num>
  <w:num w:numId="37" w16cid:durableId="1413891170">
    <w:abstractNumId w:val="54"/>
  </w:num>
  <w:num w:numId="38" w16cid:durableId="811748412">
    <w:abstractNumId w:val="14"/>
  </w:num>
  <w:num w:numId="39" w16cid:durableId="1307978617">
    <w:abstractNumId w:val="12"/>
  </w:num>
  <w:num w:numId="40" w16cid:durableId="206725138">
    <w:abstractNumId w:val="45"/>
  </w:num>
  <w:num w:numId="41" w16cid:durableId="2047364440">
    <w:abstractNumId w:val="44"/>
  </w:num>
  <w:num w:numId="42" w16cid:durableId="539976506">
    <w:abstractNumId w:val="42"/>
  </w:num>
  <w:num w:numId="43" w16cid:durableId="114256941">
    <w:abstractNumId w:val="18"/>
  </w:num>
  <w:num w:numId="44" w16cid:durableId="1776753176">
    <w:abstractNumId w:val="0"/>
  </w:num>
  <w:num w:numId="45" w16cid:durableId="1336152306">
    <w:abstractNumId w:val="43"/>
  </w:num>
  <w:num w:numId="46" w16cid:durableId="1695958097">
    <w:abstractNumId w:val="17"/>
  </w:num>
  <w:num w:numId="47" w16cid:durableId="1241057035">
    <w:abstractNumId w:val="37"/>
  </w:num>
  <w:num w:numId="48" w16cid:durableId="1607539126">
    <w:abstractNumId w:val="36"/>
  </w:num>
  <w:num w:numId="49" w16cid:durableId="797576373">
    <w:abstractNumId w:val="8"/>
  </w:num>
  <w:num w:numId="50" w16cid:durableId="1511602026">
    <w:abstractNumId w:val="10"/>
  </w:num>
  <w:num w:numId="51" w16cid:durableId="1687365531">
    <w:abstractNumId w:val="2"/>
  </w:num>
  <w:num w:numId="52" w16cid:durableId="625965489">
    <w:abstractNumId w:val="13"/>
  </w:num>
  <w:num w:numId="53" w16cid:durableId="1234779833">
    <w:abstractNumId w:val="41"/>
  </w:num>
  <w:num w:numId="54" w16cid:durableId="1772965830">
    <w:abstractNumId w:val="55"/>
  </w:num>
  <w:num w:numId="55" w16cid:durableId="51586674">
    <w:abstractNumId w:val="30"/>
  </w:num>
  <w:num w:numId="56" w16cid:durableId="1498376854">
    <w:abstractNumId w:val="33"/>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narone, Karen">
    <w15:presenceInfo w15:providerId="AD" w15:userId="S::IANNAKA3@novartis.net::34010428-8c5f-423b-a2ee-873094875e15"/>
  </w15:person>
  <w15:person w15:author="SRI">
    <w15:presenceInfo w15:providerId="None" w15:userId="S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C4"/>
    <w:rsid w:val="000004C2"/>
    <w:rsid w:val="000004D1"/>
    <w:rsid w:val="0000051C"/>
    <w:rsid w:val="0000063F"/>
    <w:rsid w:val="0000071E"/>
    <w:rsid w:val="000009C7"/>
    <w:rsid w:val="00000B03"/>
    <w:rsid w:val="00000D21"/>
    <w:rsid w:val="00000D9D"/>
    <w:rsid w:val="00000F74"/>
    <w:rsid w:val="00000FC8"/>
    <w:rsid w:val="000011D1"/>
    <w:rsid w:val="00001206"/>
    <w:rsid w:val="0000131C"/>
    <w:rsid w:val="0000143A"/>
    <w:rsid w:val="000014DE"/>
    <w:rsid w:val="000014F6"/>
    <w:rsid w:val="000015F3"/>
    <w:rsid w:val="00001862"/>
    <w:rsid w:val="000019DC"/>
    <w:rsid w:val="00001A8C"/>
    <w:rsid w:val="00001AC3"/>
    <w:rsid w:val="00001C09"/>
    <w:rsid w:val="00001C8E"/>
    <w:rsid w:val="00001CDA"/>
    <w:rsid w:val="00001D14"/>
    <w:rsid w:val="00001D3B"/>
    <w:rsid w:val="00001DF0"/>
    <w:rsid w:val="00001E23"/>
    <w:rsid w:val="00001F7A"/>
    <w:rsid w:val="00001F7F"/>
    <w:rsid w:val="00001FB9"/>
    <w:rsid w:val="00002300"/>
    <w:rsid w:val="0000233C"/>
    <w:rsid w:val="00002706"/>
    <w:rsid w:val="00002836"/>
    <w:rsid w:val="00002BB0"/>
    <w:rsid w:val="00002C31"/>
    <w:rsid w:val="00002CEB"/>
    <w:rsid w:val="00002DE4"/>
    <w:rsid w:val="00002E12"/>
    <w:rsid w:val="00002E6E"/>
    <w:rsid w:val="00003207"/>
    <w:rsid w:val="00003224"/>
    <w:rsid w:val="00003373"/>
    <w:rsid w:val="000033B8"/>
    <w:rsid w:val="00003543"/>
    <w:rsid w:val="000037BD"/>
    <w:rsid w:val="000038D0"/>
    <w:rsid w:val="00003921"/>
    <w:rsid w:val="00003956"/>
    <w:rsid w:val="00003AB3"/>
    <w:rsid w:val="00003B19"/>
    <w:rsid w:val="00003D28"/>
    <w:rsid w:val="00003F84"/>
    <w:rsid w:val="00003F95"/>
    <w:rsid w:val="00003FC6"/>
    <w:rsid w:val="0000406D"/>
    <w:rsid w:val="000040B4"/>
    <w:rsid w:val="000042AB"/>
    <w:rsid w:val="000042B6"/>
    <w:rsid w:val="000044CC"/>
    <w:rsid w:val="00004686"/>
    <w:rsid w:val="00004CBC"/>
    <w:rsid w:val="00004D81"/>
    <w:rsid w:val="00004E69"/>
    <w:rsid w:val="00004ECC"/>
    <w:rsid w:val="00004EDF"/>
    <w:rsid w:val="00004FB3"/>
    <w:rsid w:val="00004FB8"/>
    <w:rsid w:val="00005076"/>
    <w:rsid w:val="00005159"/>
    <w:rsid w:val="000051B3"/>
    <w:rsid w:val="000052E5"/>
    <w:rsid w:val="00005553"/>
    <w:rsid w:val="0000556A"/>
    <w:rsid w:val="000055EC"/>
    <w:rsid w:val="00005755"/>
    <w:rsid w:val="00005871"/>
    <w:rsid w:val="000058C4"/>
    <w:rsid w:val="000059AA"/>
    <w:rsid w:val="00005B39"/>
    <w:rsid w:val="00005DF2"/>
    <w:rsid w:val="00005EC9"/>
    <w:rsid w:val="00005EE6"/>
    <w:rsid w:val="00005FC0"/>
    <w:rsid w:val="00006056"/>
    <w:rsid w:val="000060D5"/>
    <w:rsid w:val="00006164"/>
    <w:rsid w:val="00006265"/>
    <w:rsid w:val="00006598"/>
    <w:rsid w:val="00006790"/>
    <w:rsid w:val="000067A9"/>
    <w:rsid w:val="00006803"/>
    <w:rsid w:val="0000694C"/>
    <w:rsid w:val="00006950"/>
    <w:rsid w:val="00006A2B"/>
    <w:rsid w:val="00006A8C"/>
    <w:rsid w:val="00006AB8"/>
    <w:rsid w:val="00006DBD"/>
    <w:rsid w:val="00006E3F"/>
    <w:rsid w:val="00006EAD"/>
    <w:rsid w:val="000070FC"/>
    <w:rsid w:val="00007112"/>
    <w:rsid w:val="00007377"/>
    <w:rsid w:val="0000742A"/>
    <w:rsid w:val="000074E5"/>
    <w:rsid w:val="000074F0"/>
    <w:rsid w:val="00007793"/>
    <w:rsid w:val="000078E6"/>
    <w:rsid w:val="00007A69"/>
    <w:rsid w:val="00007B20"/>
    <w:rsid w:val="00007C5C"/>
    <w:rsid w:val="00007C6D"/>
    <w:rsid w:val="00007CB0"/>
    <w:rsid w:val="00007CDF"/>
    <w:rsid w:val="00007E63"/>
    <w:rsid w:val="00010185"/>
    <w:rsid w:val="000102E8"/>
    <w:rsid w:val="0001033C"/>
    <w:rsid w:val="000104A0"/>
    <w:rsid w:val="00010601"/>
    <w:rsid w:val="000106B0"/>
    <w:rsid w:val="000108EC"/>
    <w:rsid w:val="00010962"/>
    <w:rsid w:val="00010AF4"/>
    <w:rsid w:val="00010B6A"/>
    <w:rsid w:val="00010C4F"/>
    <w:rsid w:val="00010C53"/>
    <w:rsid w:val="00010C7A"/>
    <w:rsid w:val="00010D23"/>
    <w:rsid w:val="00010D2A"/>
    <w:rsid w:val="00010E8F"/>
    <w:rsid w:val="00010F73"/>
    <w:rsid w:val="000110F1"/>
    <w:rsid w:val="000111FF"/>
    <w:rsid w:val="000113B5"/>
    <w:rsid w:val="00011710"/>
    <w:rsid w:val="00011733"/>
    <w:rsid w:val="000119A7"/>
    <w:rsid w:val="00011AC8"/>
    <w:rsid w:val="00011BB8"/>
    <w:rsid w:val="00011C52"/>
    <w:rsid w:val="00011F05"/>
    <w:rsid w:val="00011FA9"/>
    <w:rsid w:val="00012122"/>
    <w:rsid w:val="000121F6"/>
    <w:rsid w:val="00012645"/>
    <w:rsid w:val="00012724"/>
    <w:rsid w:val="000129F9"/>
    <w:rsid w:val="00012A58"/>
    <w:rsid w:val="00012CB4"/>
    <w:rsid w:val="00012F5D"/>
    <w:rsid w:val="00013032"/>
    <w:rsid w:val="000132CC"/>
    <w:rsid w:val="000132E3"/>
    <w:rsid w:val="0001344D"/>
    <w:rsid w:val="000134DB"/>
    <w:rsid w:val="0001379D"/>
    <w:rsid w:val="000137AC"/>
    <w:rsid w:val="00013871"/>
    <w:rsid w:val="00013CCC"/>
    <w:rsid w:val="00013F74"/>
    <w:rsid w:val="0001406B"/>
    <w:rsid w:val="0001408B"/>
    <w:rsid w:val="00014247"/>
    <w:rsid w:val="00014376"/>
    <w:rsid w:val="00014413"/>
    <w:rsid w:val="000145B1"/>
    <w:rsid w:val="00014639"/>
    <w:rsid w:val="00014820"/>
    <w:rsid w:val="00014951"/>
    <w:rsid w:val="000149C9"/>
    <w:rsid w:val="00014B38"/>
    <w:rsid w:val="00014E0A"/>
    <w:rsid w:val="0001540A"/>
    <w:rsid w:val="00015449"/>
    <w:rsid w:val="0001575C"/>
    <w:rsid w:val="00015818"/>
    <w:rsid w:val="00015872"/>
    <w:rsid w:val="000159EA"/>
    <w:rsid w:val="00015BD0"/>
    <w:rsid w:val="00015D59"/>
    <w:rsid w:val="00016036"/>
    <w:rsid w:val="00016040"/>
    <w:rsid w:val="000160FF"/>
    <w:rsid w:val="000162CD"/>
    <w:rsid w:val="000163AA"/>
    <w:rsid w:val="00016651"/>
    <w:rsid w:val="000166FA"/>
    <w:rsid w:val="00016767"/>
    <w:rsid w:val="00016776"/>
    <w:rsid w:val="00016CB6"/>
    <w:rsid w:val="00016CE7"/>
    <w:rsid w:val="00016E9D"/>
    <w:rsid w:val="00016EDD"/>
    <w:rsid w:val="00016F45"/>
    <w:rsid w:val="00016F66"/>
    <w:rsid w:val="00016FEB"/>
    <w:rsid w:val="000170CD"/>
    <w:rsid w:val="00017130"/>
    <w:rsid w:val="0001714B"/>
    <w:rsid w:val="0001762B"/>
    <w:rsid w:val="0001780F"/>
    <w:rsid w:val="000179D2"/>
    <w:rsid w:val="00017ACF"/>
    <w:rsid w:val="00017C31"/>
    <w:rsid w:val="00017EAA"/>
    <w:rsid w:val="00017FC6"/>
    <w:rsid w:val="000201F1"/>
    <w:rsid w:val="0002020D"/>
    <w:rsid w:val="00020320"/>
    <w:rsid w:val="00020660"/>
    <w:rsid w:val="00020661"/>
    <w:rsid w:val="00020668"/>
    <w:rsid w:val="00020885"/>
    <w:rsid w:val="00020A33"/>
    <w:rsid w:val="00020F77"/>
    <w:rsid w:val="00021265"/>
    <w:rsid w:val="000212BD"/>
    <w:rsid w:val="00021389"/>
    <w:rsid w:val="00021520"/>
    <w:rsid w:val="000216BD"/>
    <w:rsid w:val="000217DC"/>
    <w:rsid w:val="0002182B"/>
    <w:rsid w:val="00021842"/>
    <w:rsid w:val="00021896"/>
    <w:rsid w:val="00021B47"/>
    <w:rsid w:val="00021B73"/>
    <w:rsid w:val="00021C08"/>
    <w:rsid w:val="00021E3F"/>
    <w:rsid w:val="00021F2B"/>
    <w:rsid w:val="00022108"/>
    <w:rsid w:val="00022370"/>
    <w:rsid w:val="00022503"/>
    <w:rsid w:val="0002254F"/>
    <w:rsid w:val="00022619"/>
    <w:rsid w:val="0002280D"/>
    <w:rsid w:val="00022918"/>
    <w:rsid w:val="00022B21"/>
    <w:rsid w:val="00022CEA"/>
    <w:rsid w:val="00022D1B"/>
    <w:rsid w:val="00022E4A"/>
    <w:rsid w:val="0002301A"/>
    <w:rsid w:val="00023044"/>
    <w:rsid w:val="000230EA"/>
    <w:rsid w:val="000233D7"/>
    <w:rsid w:val="00023892"/>
    <w:rsid w:val="00023B8A"/>
    <w:rsid w:val="00023E86"/>
    <w:rsid w:val="00024013"/>
    <w:rsid w:val="000241F7"/>
    <w:rsid w:val="00024403"/>
    <w:rsid w:val="000245A7"/>
    <w:rsid w:val="0002473B"/>
    <w:rsid w:val="00024778"/>
    <w:rsid w:val="000247BF"/>
    <w:rsid w:val="00024A2F"/>
    <w:rsid w:val="00024AC7"/>
    <w:rsid w:val="00024C47"/>
    <w:rsid w:val="00024E51"/>
    <w:rsid w:val="00024F2C"/>
    <w:rsid w:val="000250A3"/>
    <w:rsid w:val="000251E5"/>
    <w:rsid w:val="0002538C"/>
    <w:rsid w:val="000255AB"/>
    <w:rsid w:val="00025670"/>
    <w:rsid w:val="000258BB"/>
    <w:rsid w:val="000259BD"/>
    <w:rsid w:val="00025B0D"/>
    <w:rsid w:val="00025ED7"/>
    <w:rsid w:val="00025F5C"/>
    <w:rsid w:val="000263FF"/>
    <w:rsid w:val="00026529"/>
    <w:rsid w:val="00026544"/>
    <w:rsid w:val="00026570"/>
    <w:rsid w:val="000265C3"/>
    <w:rsid w:val="00026823"/>
    <w:rsid w:val="0002685C"/>
    <w:rsid w:val="00026B72"/>
    <w:rsid w:val="00026C6B"/>
    <w:rsid w:val="00026F04"/>
    <w:rsid w:val="00026FC3"/>
    <w:rsid w:val="0002718F"/>
    <w:rsid w:val="000271A6"/>
    <w:rsid w:val="00027517"/>
    <w:rsid w:val="0002798D"/>
    <w:rsid w:val="00027997"/>
    <w:rsid w:val="000279AE"/>
    <w:rsid w:val="00027B7C"/>
    <w:rsid w:val="00027E6B"/>
    <w:rsid w:val="00027F1F"/>
    <w:rsid w:val="0003001C"/>
    <w:rsid w:val="0003005A"/>
    <w:rsid w:val="00030101"/>
    <w:rsid w:val="0003018A"/>
    <w:rsid w:val="000301A0"/>
    <w:rsid w:val="000304AB"/>
    <w:rsid w:val="0003052C"/>
    <w:rsid w:val="000305CB"/>
    <w:rsid w:val="0003074D"/>
    <w:rsid w:val="00030911"/>
    <w:rsid w:val="00030A8B"/>
    <w:rsid w:val="00030BE6"/>
    <w:rsid w:val="00030C04"/>
    <w:rsid w:val="00030D5C"/>
    <w:rsid w:val="000310A5"/>
    <w:rsid w:val="000310ED"/>
    <w:rsid w:val="00031115"/>
    <w:rsid w:val="0003120B"/>
    <w:rsid w:val="000313FB"/>
    <w:rsid w:val="000314C7"/>
    <w:rsid w:val="00031550"/>
    <w:rsid w:val="00031556"/>
    <w:rsid w:val="000318A1"/>
    <w:rsid w:val="000318D4"/>
    <w:rsid w:val="00031AC0"/>
    <w:rsid w:val="00031AC9"/>
    <w:rsid w:val="00031BAF"/>
    <w:rsid w:val="00031CDD"/>
    <w:rsid w:val="00032031"/>
    <w:rsid w:val="000321AB"/>
    <w:rsid w:val="000322B2"/>
    <w:rsid w:val="000323B9"/>
    <w:rsid w:val="0003242A"/>
    <w:rsid w:val="0003270E"/>
    <w:rsid w:val="000327C5"/>
    <w:rsid w:val="000327E3"/>
    <w:rsid w:val="00032826"/>
    <w:rsid w:val="00032960"/>
    <w:rsid w:val="00032A24"/>
    <w:rsid w:val="00032A40"/>
    <w:rsid w:val="00032A8E"/>
    <w:rsid w:val="00032B2F"/>
    <w:rsid w:val="00032B8C"/>
    <w:rsid w:val="00032E26"/>
    <w:rsid w:val="00032E79"/>
    <w:rsid w:val="000330F5"/>
    <w:rsid w:val="000330F8"/>
    <w:rsid w:val="000331C8"/>
    <w:rsid w:val="000334E0"/>
    <w:rsid w:val="000335E5"/>
    <w:rsid w:val="00033661"/>
    <w:rsid w:val="0003377D"/>
    <w:rsid w:val="0003389C"/>
    <w:rsid w:val="00033ACC"/>
    <w:rsid w:val="00033ADC"/>
    <w:rsid w:val="00033AF1"/>
    <w:rsid w:val="00033C18"/>
    <w:rsid w:val="00033DE0"/>
    <w:rsid w:val="00033E86"/>
    <w:rsid w:val="00033F7F"/>
    <w:rsid w:val="00034198"/>
    <w:rsid w:val="000341BE"/>
    <w:rsid w:val="000345FC"/>
    <w:rsid w:val="000346D0"/>
    <w:rsid w:val="000347D7"/>
    <w:rsid w:val="00034925"/>
    <w:rsid w:val="00034D26"/>
    <w:rsid w:val="00034D46"/>
    <w:rsid w:val="00034DAD"/>
    <w:rsid w:val="00034DD2"/>
    <w:rsid w:val="00034F0E"/>
    <w:rsid w:val="0003538D"/>
    <w:rsid w:val="000353E9"/>
    <w:rsid w:val="000354BC"/>
    <w:rsid w:val="000354DE"/>
    <w:rsid w:val="000356EF"/>
    <w:rsid w:val="0003588F"/>
    <w:rsid w:val="00035895"/>
    <w:rsid w:val="00035915"/>
    <w:rsid w:val="000359C1"/>
    <w:rsid w:val="000359FE"/>
    <w:rsid w:val="00035C70"/>
    <w:rsid w:val="00035DB7"/>
    <w:rsid w:val="00035DD4"/>
    <w:rsid w:val="0003621C"/>
    <w:rsid w:val="00036472"/>
    <w:rsid w:val="0003684E"/>
    <w:rsid w:val="00036A1F"/>
    <w:rsid w:val="00036CCB"/>
    <w:rsid w:val="0003703B"/>
    <w:rsid w:val="000371B6"/>
    <w:rsid w:val="0003734F"/>
    <w:rsid w:val="000375B1"/>
    <w:rsid w:val="000377D8"/>
    <w:rsid w:val="0003782D"/>
    <w:rsid w:val="000378C7"/>
    <w:rsid w:val="000379CA"/>
    <w:rsid w:val="000379ED"/>
    <w:rsid w:val="00037CDF"/>
    <w:rsid w:val="00037E58"/>
    <w:rsid w:val="000401C5"/>
    <w:rsid w:val="00040204"/>
    <w:rsid w:val="0004022C"/>
    <w:rsid w:val="000404C2"/>
    <w:rsid w:val="00040598"/>
    <w:rsid w:val="000406B0"/>
    <w:rsid w:val="00040A62"/>
    <w:rsid w:val="00040A84"/>
    <w:rsid w:val="00040A8B"/>
    <w:rsid w:val="00040BB1"/>
    <w:rsid w:val="00040D0E"/>
    <w:rsid w:val="00040D31"/>
    <w:rsid w:val="00040EC9"/>
    <w:rsid w:val="00040F31"/>
    <w:rsid w:val="00041369"/>
    <w:rsid w:val="0004159B"/>
    <w:rsid w:val="000415C7"/>
    <w:rsid w:val="00041657"/>
    <w:rsid w:val="00041710"/>
    <w:rsid w:val="0004179D"/>
    <w:rsid w:val="000417F2"/>
    <w:rsid w:val="000418E9"/>
    <w:rsid w:val="0004197C"/>
    <w:rsid w:val="000419F6"/>
    <w:rsid w:val="00042021"/>
    <w:rsid w:val="000421B4"/>
    <w:rsid w:val="000421BD"/>
    <w:rsid w:val="00042278"/>
    <w:rsid w:val="0004234A"/>
    <w:rsid w:val="00042350"/>
    <w:rsid w:val="00042441"/>
    <w:rsid w:val="000424A3"/>
    <w:rsid w:val="000424C4"/>
    <w:rsid w:val="000425BB"/>
    <w:rsid w:val="00042749"/>
    <w:rsid w:val="00042C00"/>
    <w:rsid w:val="00042CE3"/>
    <w:rsid w:val="00042D2C"/>
    <w:rsid w:val="00042D94"/>
    <w:rsid w:val="00042FC8"/>
    <w:rsid w:val="0004317A"/>
    <w:rsid w:val="000431BD"/>
    <w:rsid w:val="000433E2"/>
    <w:rsid w:val="00043638"/>
    <w:rsid w:val="00043758"/>
    <w:rsid w:val="000438BB"/>
    <w:rsid w:val="00043927"/>
    <w:rsid w:val="0004394F"/>
    <w:rsid w:val="00043E82"/>
    <w:rsid w:val="00043F2D"/>
    <w:rsid w:val="00043FFD"/>
    <w:rsid w:val="000440C6"/>
    <w:rsid w:val="000440E7"/>
    <w:rsid w:val="000441C9"/>
    <w:rsid w:val="000442A9"/>
    <w:rsid w:val="000443F4"/>
    <w:rsid w:val="0004443E"/>
    <w:rsid w:val="00044610"/>
    <w:rsid w:val="00044668"/>
    <w:rsid w:val="0004466C"/>
    <w:rsid w:val="0004471C"/>
    <w:rsid w:val="00044809"/>
    <w:rsid w:val="00044B73"/>
    <w:rsid w:val="00044C4D"/>
    <w:rsid w:val="00045324"/>
    <w:rsid w:val="000455FE"/>
    <w:rsid w:val="00045629"/>
    <w:rsid w:val="00045690"/>
    <w:rsid w:val="000456E0"/>
    <w:rsid w:val="0004572B"/>
    <w:rsid w:val="000458D9"/>
    <w:rsid w:val="00045B7C"/>
    <w:rsid w:val="00045C57"/>
    <w:rsid w:val="00045F12"/>
    <w:rsid w:val="000460AC"/>
    <w:rsid w:val="0004622B"/>
    <w:rsid w:val="000463A1"/>
    <w:rsid w:val="000463D3"/>
    <w:rsid w:val="000466D1"/>
    <w:rsid w:val="0004670B"/>
    <w:rsid w:val="00046A4C"/>
    <w:rsid w:val="00046D96"/>
    <w:rsid w:val="00046DFD"/>
    <w:rsid w:val="00046F0F"/>
    <w:rsid w:val="00046FDF"/>
    <w:rsid w:val="00046FF3"/>
    <w:rsid w:val="000470CD"/>
    <w:rsid w:val="0004710D"/>
    <w:rsid w:val="00047326"/>
    <w:rsid w:val="000473B7"/>
    <w:rsid w:val="00047841"/>
    <w:rsid w:val="000479D7"/>
    <w:rsid w:val="00047C98"/>
    <w:rsid w:val="00047D24"/>
    <w:rsid w:val="00047D4E"/>
    <w:rsid w:val="00047E47"/>
    <w:rsid w:val="0005022D"/>
    <w:rsid w:val="000502BB"/>
    <w:rsid w:val="0005035D"/>
    <w:rsid w:val="0005039F"/>
    <w:rsid w:val="000505E0"/>
    <w:rsid w:val="00050790"/>
    <w:rsid w:val="0005082D"/>
    <w:rsid w:val="0005083E"/>
    <w:rsid w:val="00050B92"/>
    <w:rsid w:val="00050CD6"/>
    <w:rsid w:val="00050DB8"/>
    <w:rsid w:val="00051022"/>
    <w:rsid w:val="00051072"/>
    <w:rsid w:val="0005125C"/>
    <w:rsid w:val="0005132B"/>
    <w:rsid w:val="00051477"/>
    <w:rsid w:val="000516BA"/>
    <w:rsid w:val="000516E4"/>
    <w:rsid w:val="000517A2"/>
    <w:rsid w:val="000517B5"/>
    <w:rsid w:val="00051915"/>
    <w:rsid w:val="00052028"/>
    <w:rsid w:val="00052172"/>
    <w:rsid w:val="000523F4"/>
    <w:rsid w:val="00052488"/>
    <w:rsid w:val="00052542"/>
    <w:rsid w:val="00052724"/>
    <w:rsid w:val="0005279D"/>
    <w:rsid w:val="00052A49"/>
    <w:rsid w:val="00052CBA"/>
    <w:rsid w:val="00052FDC"/>
    <w:rsid w:val="000532A6"/>
    <w:rsid w:val="00053337"/>
    <w:rsid w:val="00053476"/>
    <w:rsid w:val="0005352B"/>
    <w:rsid w:val="000539CA"/>
    <w:rsid w:val="00053AE3"/>
    <w:rsid w:val="00053CED"/>
    <w:rsid w:val="00053D24"/>
    <w:rsid w:val="00053D50"/>
    <w:rsid w:val="00053DF4"/>
    <w:rsid w:val="00053F09"/>
    <w:rsid w:val="00053F59"/>
    <w:rsid w:val="00054340"/>
    <w:rsid w:val="00054368"/>
    <w:rsid w:val="00054470"/>
    <w:rsid w:val="00054558"/>
    <w:rsid w:val="00054930"/>
    <w:rsid w:val="000549BF"/>
    <w:rsid w:val="00054ABB"/>
    <w:rsid w:val="00054C80"/>
    <w:rsid w:val="00054D20"/>
    <w:rsid w:val="00054D9E"/>
    <w:rsid w:val="00054E71"/>
    <w:rsid w:val="00055245"/>
    <w:rsid w:val="00055669"/>
    <w:rsid w:val="00055786"/>
    <w:rsid w:val="00055876"/>
    <w:rsid w:val="000558F8"/>
    <w:rsid w:val="00055996"/>
    <w:rsid w:val="000559D2"/>
    <w:rsid w:val="00055A50"/>
    <w:rsid w:val="00055C06"/>
    <w:rsid w:val="00055E85"/>
    <w:rsid w:val="0005639B"/>
    <w:rsid w:val="000565D5"/>
    <w:rsid w:val="0005660E"/>
    <w:rsid w:val="00056651"/>
    <w:rsid w:val="0005667F"/>
    <w:rsid w:val="0005670C"/>
    <w:rsid w:val="000568FA"/>
    <w:rsid w:val="00056AFA"/>
    <w:rsid w:val="00056B52"/>
    <w:rsid w:val="00056B60"/>
    <w:rsid w:val="00056BC0"/>
    <w:rsid w:val="00056C5C"/>
    <w:rsid w:val="00056CA8"/>
    <w:rsid w:val="00056DDB"/>
    <w:rsid w:val="00056E76"/>
    <w:rsid w:val="000571A4"/>
    <w:rsid w:val="000572D6"/>
    <w:rsid w:val="000574BC"/>
    <w:rsid w:val="0005757E"/>
    <w:rsid w:val="00057672"/>
    <w:rsid w:val="00057AB4"/>
    <w:rsid w:val="00057BBE"/>
    <w:rsid w:val="00057BF0"/>
    <w:rsid w:val="00057ED9"/>
    <w:rsid w:val="00057F38"/>
    <w:rsid w:val="00057FFB"/>
    <w:rsid w:val="00060073"/>
    <w:rsid w:val="00060199"/>
    <w:rsid w:val="00060691"/>
    <w:rsid w:val="00060C54"/>
    <w:rsid w:val="00060EE0"/>
    <w:rsid w:val="000612F3"/>
    <w:rsid w:val="0006155B"/>
    <w:rsid w:val="00061570"/>
    <w:rsid w:val="000618C7"/>
    <w:rsid w:val="0006199E"/>
    <w:rsid w:val="000619F9"/>
    <w:rsid w:val="00061ABE"/>
    <w:rsid w:val="00061B75"/>
    <w:rsid w:val="00061BE6"/>
    <w:rsid w:val="00061C7D"/>
    <w:rsid w:val="00061CDC"/>
    <w:rsid w:val="00061D00"/>
    <w:rsid w:val="00061F6F"/>
    <w:rsid w:val="00062070"/>
    <w:rsid w:val="000622CB"/>
    <w:rsid w:val="00062433"/>
    <w:rsid w:val="000625A8"/>
    <w:rsid w:val="000628E3"/>
    <w:rsid w:val="00062B31"/>
    <w:rsid w:val="00062B55"/>
    <w:rsid w:val="00062C2B"/>
    <w:rsid w:val="00062FF1"/>
    <w:rsid w:val="00063377"/>
    <w:rsid w:val="000635D5"/>
    <w:rsid w:val="00063619"/>
    <w:rsid w:val="00063702"/>
    <w:rsid w:val="0006379C"/>
    <w:rsid w:val="000638EC"/>
    <w:rsid w:val="00063AA3"/>
    <w:rsid w:val="00063AB3"/>
    <w:rsid w:val="00063CEE"/>
    <w:rsid w:val="00063DE1"/>
    <w:rsid w:val="00063E4D"/>
    <w:rsid w:val="00063F02"/>
    <w:rsid w:val="00064033"/>
    <w:rsid w:val="00064181"/>
    <w:rsid w:val="000641D2"/>
    <w:rsid w:val="00064320"/>
    <w:rsid w:val="00064521"/>
    <w:rsid w:val="00064A38"/>
    <w:rsid w:val="00064C54"/>
    <w:rsid w:val="00064D2F"/>
    <w:rsid w:val="00064E86"/>
    <w:rsid w:val="00064EC9"/>
    <w:rsid w:val="0006526A"/>
    <w:rsid w:val="000654DB"/>
    <w:rsid w:val="00065A9C"/>
    <w:rsid w:val="00065B1C"/>
    <w:rsid w:val="00065C37"/>
    <w:rsid w:val="00065E39"/>
    <w:rsid w:val="00065F7D"/>
    <w:rsid w:val="000660FA"/>
    <w:rsid w:val="000664A4"/>
    <w:rsid w:val="0006651D"/>
    <w:rsid w:val="00066580"/>
    <w:rsid w:val="00066642"/>
    <w:rsid w:val="00066799"/>
    <w:rsid w:val="0006685A"/>
    <w:rsid w:val="00066A4E"/>
    <w:rsid w:val="00066C3F"/>
    <w:rsid w:val="00066CA9"/>
    <w:rsid w:val="00066CF4"/>
    <w:rsid w:val="00066D79"/>
    <w:rsid w:val="00066DDE"/>
    <w:rsid w:val="00066EB0"/>
    <w:rsid w:val="00067186"/>
    <w:rsid w:val="00067210"/>
    <w:rsid w:val="000673F8"/>
    <w:rsid w:val="00067562"/>
    <w:rsid w:val="000676B0"/>
    <w:rsid w:val="000677A6"/>
    <w:rsid w:val="000678B0"/>
    <w:rsid w:val="000678F5"/>
    <w:rsid w:val="00067965"/>
    <w:rsid w:val="0006798B"/>
    <w:rsid w:val="00067A46"/>
    <w:rsid w:val="00067BCA"/>
    <w:rsid w:val="00067FD5"/>
    <w:rsid w:val="0007013B"/>
    <w:rsid w:val="00070562"/>
    <w:rsid w:val="00070679"/>
    <w:rsid w:val="000708FE"/>
    <w:rsid w:val="00070BD1"/>
    <w:rsid w:val="00070CE6"/>
    <w:rsid w:val="00070EC4"/>
    <w:rsid w:val="00070FFB"/>
    <w:rsid w:val="00071280"/>
    <w:rsid w:val="00071527"/>
    <w:rsid w:val="00071725"/>
    <w:rsid w:val="000719EF"/>
    <w:rsid w:val="00071B0B"/>
    <w:rsid w:val="00071CFC"/>
    <w:rsid w:val="00071D76"/>
    <w:rsid w:val="00071DA4"/>
    <w:rsid w:val="00071F40"/>
    <w:rsid w:val="0007216D"/>
    <w:rsid w:val="000725E5"/>
    <w:rsid w:val="000725F9"/>
    <w:rsid w:val="000727B9"/>
    <w:rsid w:val="00072D51"/>
    <w:rsid w:val="00072F5D"/>
    <w:rsid w:val="00073080"/>
    <w:rsid w:val="000730EB"/>
    <w:rsid w:val="0007315B"/>
    <w:rsid w:val="000731A4"/>
    <w:rsid w:val="000736CC"/>
    <w:rsid w:val="0007379F"/>
    <w:rsid w:val="000738CA"/>
    <w:rsid w:val="00073AF2"/>
    <w:rsid w:val="00073B08"/>
    <w:rsid w:val="00073BA4"/>
    <w:rsid w:val="00073D28"/>
    <w:rsid w:val="00073E1E"/>
    <w:rsid w:val="00073F07"/>
    <w:rsid w:val="00073F92"/>
    <w:rsid w:val="000740EB"/>
    <w:rsid w:val="00074107"/>
    <w:rsid w:val="0007455B"/>
    <w:rsid w:val="00074752"/>
    <w:rsid w:val="00074810"/>
    <w:rsid w:val="00074B02"/>
    <w:rsid w:val="00074C0D"/>
    <w:rsid w:val="00074D2F"/>
    <w:rsid w:val="00074D46"/>
    <w:rsid w:val="00074DE4"/>
    <w:rsid w:val="00074E08"/>
    <w:rsid w:val="00075063"/>
    <w:rsid w:val="00075381"/>
    <w:rsid w:val="000754BA"/>
    <w:rsid w:val="000756AB"/>
    <w:rsid w:val="0007584D"/>
    <w:rsid w:val="0007588E"/>
    <w:rsid w:val="0007598A"/>
    <w:rsid w:val="00075B5A"/>
    <w:rsid w:val="00075C0B"/>
    <w:rsid w:val="00075DA5"/>
    <w:rsid w:val="00075E0F"/>
    <w:rsid w:val="00075E7C"/>
    <w:rsid w:val="000762CD"/>
    <w:rsid w:val="00076416"/>
    <w:rsid w:val="00076475"/>
    <w:rsid w:val="00076759"/>
    <w:rsid w:val="00076917"/>
    <w:rsid w:val="00076AE3"/>
    <w:rsid w:val="00076BAD"/>
    <w:rsid w:val="00076BD6"/>
    <w:rsid w:val="00076C7C"/>
    <w:rsid w:val="00076EA0"/>
    <w:rsid w:val="0007707D"/>
    <w:rsid w:val="00077213"/>
    <w:rsid w:val="000772F1"/>
    <w:rsid w:val="00077493"/>
    <w:rsid w:val="000775A6"/>
    <w:rsid w:val="000775C4"/>
    <w:rsid w:val="00077685"/>
    <w:rsid w:val="000778EB"/>
    <w:rsid w:val="00077BD4"/>
    <w:rsid w:val="00077C6D"/>
    <w:rsid w:val="00077E54"/>
    <w:rsid w:val="000800B8"/>
    <w:rsid w:val="000801A6"/>
    <w:rsid w:val="000802CD"/>
    <w:rsid w:val="000803FC"/>
    <w:rsid w:val="00080400"/>
    <w:rsid w:val="00080523"/>
    <w:rsid w:val="000807A7"/>
    <w:rsid w:val="00080845"/>
    <w:rsid w:val="00080AFA"/>
    <w:rsid w:val="00080B4B"/>
    <w:rsid w:val="00080CBC"/>
    <w:rsid w:val="00080DB7"/>
    <w:rsid w:val="00080F5E"/>
    <w:rsid w:val="000810CB"/>
    <w:rsid w:val="00081112"/>
    <w:rsid w:val="00081471"/>
    <w:rsid w:val="00081ABB"/>
    <w:rsid w:val="00081AE4"/>
    <w:rsid w:val="00081BC8"/>
    <w:rsid w:val="00081C20"/>
    <w:rsid w:val="00081EEE"/>
    <w:rsid w:val="00082104"/>
    <w:rsid w:val="00082194"/>
    <w:rsid w:val="000821B1"/>
    <w:rsid w:val="00082245"/>
    <w:rsid w:val="0008227F"/>
    <w:rsid w:val="000822B7"/>
    <w:rsid w:val="000823A6"/>
    <w:rsid w:val="00082517"/>
    <w:rsid w:val="00082555"/>
    <w:rsid w:val="0008284D"/>
    <w:rsid w:val="000828F9"/>
    <w:rsid w:val="000828FE"/>
    <w:rsid w:val="0008295A"/>
    <w:rsid w:val="00082B0C"/>
    <w:rsid w:val="00082BCF"/>
    <w:rsid w:val="00082DE5"/>
    <w:rsid w:val="00082F8B"/>
    <w:rsid w:val="00082FA7"/>
    <w:rsid w:val="000831CF"/>
    <w:rsid w:val="000832D9"/>
    <w:rsid w:val="00083491"/>
    <w:rsid w:val="00083736"/>
    <w:rsid w:val="00083831"/>
    <w:rsid w:val="00083854"/>
    <w:rsid w:val="00083A3B"/>
    <w:rsid w:val="00083B8E"/>
    <w:rsid w:val="00083B9B"/>
    <w:rsid w:val="00083DE4"/>
    <w:rsid w:val="00083EE5"/>
    <w:rsid w:val="00083F02"/>
    <w:rsid w:val="00083F35"/>
    <w:rsid w:val="0008412D"/>
    <w:rsid w:val="00084147"/>
    <w:rsid w:val="000842CD"/>
    <w:rsid w:val="000843CD"/>
    <w:rsid w:val="000847F9"/>
    <w:rsid w:val="00084814"/>
    <w:rsid w:val="00084BEC"/>
    <w:rsid w:val="00084C34"/>
    <w:rsid w:val="00084D60"/>
    <w:rsid w:val="00084E41"/>
    <w:rsid w:val="00084E5A"/>
    <w:rsid w:val="00084EAA"/>
    <w:rsid w:val="00084EB2"/>
    <w:rsid w:val="00084F17"/>
    <w:rsid w:val="00084F73"/>
    <w:rsid w:val="000850ED"/>
    <w:rsid w:val="0008530E"/>
    <w:rsid w:val="00085326"/>
    <w:rsid w:val="000854D7"/>
    <w:rsid w:val="000854E8"/>
    <w:rsid w:val="000855AA"/>
    <w:rsid w:val="00085746"/>
    <w:rsid w:val="000858F9"/>
    <w:rsid w:val="00085918"/>
    <w:rsid w:val="00085A4E"/>
    <w:rsid w:val="00085BDC"/>
    <w:rsid w:val="00085C1D"/>
    <w:rsid w:val="00085EAF"/>
    <w:rsid w:val="00085F33"/>
    <w:rsid w:val="00085F4E"/>
    <w:rsid w:val="00086047"/>
    <w:rsid w:val="000860CE"/>
    <w:rsid w:val="0008633D"/>
    <w:rsid w:val="00086356"/>
    <w:rsid w:val="0008635C"/>
    <w:rsid w:val="00086792"/>
    <w:rsid w:val="00086A5C"/>
    <w:rsid w:val="00086B75"/>
    <w:rsid w:val="00086C97"/>
    <w:rsid w:val="00086CB9"/>
    <w:rsid w:val="00086D2C"/>
    <w:rsid w:val="00086ECB"/>
    <w:rsid w:val="000871DA"/>
    <w:rsid w:val="000874B7"/>
    <w:rsid w:val="00087726"/>
    <w:rsid w:val="00090448"/>
    <w:rsid w:val="00090677"/>
    <w:rsid w:val="000907CC"/>
    <w:rsid w:val="00090C63"/>
    <w:rsid w:val="00090F9D"/>
    <w:rsid w:val="00091029"/>
    <w:rsid w:val="000910F7"/>
    <w:rsid w:val="00091323"/>
    <w:rsid w:val="000919E6"/>
    <w:rsid w:val="00091A31"/>
    <w:rsid w:val="00091AC4"/>
    <w:rsid w:val="00091B2A"/>
    <w:rsid w:val="00091F96"/>
    <w:rsid w:val="000920CC"/>
    <w:rsid w:val="000921EB"/>
    <w:rsid w:val="0009242E"/>
    <w:rsid w:val="00092601"/>
    <w:rsid w:val="0009278C"/>
    <w:rsid w:val="00092CEE"/>
    <w:rsid w:val="00092DC3"/>
    <w:rsid w:val="00092FAE"/>
    <w:rsid w:val="00093002"/>
    <w:rsid w:val="00093097"/>
    <w:rsid w:val="0009327E"/>
    <w:rsid w:val="000933BA"/>
    <w:rsid w:val="000933E7"/>
    <w:rsid w:val="00093523"/>
    <w:rsid w:val="00093663"/>
    <w:rsid w:val="00093760"/>
    <w:rsid w:val="00093797"/>
    <w:rsid w:val="000937A4"/>
    <w:rsid w:val="00093936"/>
    <w:rsid w:val="00093962"/>
    <w:rsid w:val="00093963"/>
    <w:rsid w:val="00093A54"/>
    <w:rsid w:val="00093A5C"/>
    <w:rsid w:val="00093BA5"/>
    <w:rsid w:val="00093E80"/>
    <w:rsid w:val="000942A4"/>
    <w:rsid w:val="000943A6"/>
    <w:rsid w:val="000943C1"/>
    <w:rsid w:val="00094490"/>
    <w:rsid w:val="000945A4"/>
    <w:rsid w:val="00094A4C"/>
    <w:rsid w:val="00094F39"/>
    <w:rsid w:val="00094FAB"/>
    <w:rsid w:val="0009502A"/>
    <w:rsid w:val="00095091"/>
    <w:rsid w:val="0009541D"/>
    <w:rsid w:val="000955E6"/>
    <w:rsid w:val="000955EE"/>
    <w:rsid w:val="000958F2"/>
    <w:rsid w:val="00095927"/>
    <w:rsid w:val="00095E52"/>
    <w:rsid w:val="00096084"/>
    <w:rsid w:val="0009623F"/>
    <w:rsid w:val="000964DF"/>
    <w:rsid w:val="0009655E"/>
    <w:rsid w:val="0009670B"/>
    <w:rsid w:val="00096838"/>
    <w:rsid w:val="00096CEA"/>
    <w:rsid w:val="00096E42"/>
    <w:rsid w:val="00096F4D"/>
    <w:rsid w:val="000970D1"/>
    <w:rsid w:val="000971CE"/>
    <w:rsid w:val="00097258"/>
    <w:rsid w:val="000972E6"/>
    <w:rsid w:val="0009740F"/>
    <w:rsid w:val="000974EB"/>
    <w:rsid w:val="000975EB"/>
    <w:rsid w:val="00097AAA"/>
    <w:rsid w:val="00097B65"/>
    <w:rsid w:val="00097CDC"/>
    <w:rsid w:val="00097DA4"/>
    <w:rsid w:val="00097E4B"/>
    <w:rsid w:val="00097F95"/>
    <w:rsid w:val="000A0082"/>
    <w:rsid w:val="000A0113"/>
    <w:rsid w:val="000A0203"/>
    <w:rsid w:val="000A03E3"/>
    <w:rsid w:val="000A060F"/>
    <w:rsid w:val="000A0728"/>
    <w:rsid w:val="000A08A1"/>
    <w:rsid w:val="000A0A30"/>
    <w:rsid w:val="000A0AB5"/>
    <w:rsid w:val="000A0B37"/>
    <w:rsid w:val="000A0D6B"/>
    <w:rsid w:val="000A0EF1"/>
    <w:rsid w:val="000A1074"/>
    <w:rsid w:val="000A10FB"/>
    <w:rsid w:val="000A12B5"/>
    <w:rsid w:val="000A1320"/>
    <w:rsid w:val="000A1857"/>
    <w:rsid w:val="000A1AC1"/>
    <w:rsid w:val="000A1BAD"/>
    <w:rsid w:val="000A1DDF"/>
    <w:rsid w:val="000A208B"/>
    <w:rsid w:val="000A2159"/>
    <w:rsid w:val="000A2188"/>
    <w:rsid w:val="000A21FF"/>
    <w:rsid w:val="000A23F6"/>
    <w:rsid w:val="000A2424"/>
    <w:rsid w:val="000A2AAE"/>
    <w:rsid w:val="000A2AF8"/>
    <w:rsid w:val="000A2D41"/>
    <w:rsid w:val="000A2F62"/>
    <w:rsid w:val="000A2FE5"/>
    <w:rsid w:val="000A3121"/>
    <w:rsid w:val="000A31EC"/>
    <w:rsid w:val="000A32B3"/>
    <w:rsid w:val="000A337D"/>
    <w:rsid w:val="000A358A"/>
    <w:rsid w:val="000A35B7"/>
    <w:rsid w:val="000A35CA"/>
    <w:rsid w:val="000A3954"/>
    <w:rsid w:val="000A3A00"/>
    <w:rsid w:val="000A3C34"/>
    <w:rsid w:val="000A3C9E"/>
    <w:rsid w:val="000A3E0B"/>
    <w:rsid w:val="000A3EBC"/>
    <w:rsid w:val="000A3F73"/>
    <w:rsid w:val="000A4025"/>
    <w:rsid w:val="000A40D1"/>
    <w:rsid w:val="000A41B0"/>
    <w:rsid w:val="000A4284"/>
    <w:rsid w:val="000A4574"/>
    <w:rsid w:val="000A4578"/>
    <w:rsid w:val="000A467F"/>
    <w:rsid w:val="000A4844"/>
    <w:rsid w:val="000A4BCF"/>
    <w:rsid w:val="000A4ED2"/>
    <w:rsid w:val="000A5044"/>
    <w:rsid w:val="000A525F"/>
    <w:rsid w:val="000A5546"/>
    <w:rsid w:val="000A55B5"/>
    <w:rsid w:val="000A57F9"/>
    <w:rsid w:val="000A5843"/>
    <w:rsid w:val="000A5884"/>
    <w:rsid w:val="000A589A"/>
    <w:rsid w:val="000A58DA"/>
    <w:rsid w:val="000A58E4"/>
    <w:rsid w:val="000A5FA1"/>
    <w:rsid w:val="000A5FE5"/>
    <w:rsid w:val="000A612E"/>
    <w:rsid w:val="000A645B"/>
    <w:rsid w:val="000A6722"/>
    <w:rsid w:val="000A6852"/>
    <w:rsid w:val="000A6B07"/>
    <w:rsid w:val="000A6B9B"/>
    <w:rsid w:val="000A6C52"/>
    <w:rsid w:val="000A6CBC"/>
    <w:rsid w:val="000A6CBD"/>
    <w:rsid w:val="000A6D25"/>
    <w:rsid w:val="000A6E1F"/>
    <w:rsid w:val="000A731E"/>
    <w:rsid w:val="000A7332"/>
    <w:rsid w:val="000A73A7"/>
    <w:rsid w:val="000A7563"/>
    <w:rsid w:val="000A7611"/>
    <w:rsid w:val="000A7719"/>
    <w:rsid w:val="000A786F"/>
    <w:rsid w:val="000A7993"/>
    <w:rsid w:val="000A79AC"/>
    <w:rsid w:val="000A7EE1"/>
    <w:rsid w:val="000B01A7"/>
    <w:rsid w:val="000B0363"/>
    <w:rsid w:val="000B0384"/>
    <w:rsid w:val="000B0C1F"/>
    <w:rsid w:val="000B0E9C"/>
    <w:rsid w:val="000B0FC5"/>
    <w:rsid w:val="000B0FE8"/>
    <w:rsid w:val="000B1200"/>
    <w:rsid w:val="000B1446"/>
    <w:rsid w:val="000B1B05"/>
    <w:rsid w:val="000B1BB3"/>
    <w:rsid w:val="000B1BC2"/>
    <w:rsid w:val="000B1E25"/>
    <w:rsid w:val="000B2144"/>
    <w:rsid w:val="000B21A4"/>
    <w:rsid w:val="000B2201"/>
    <w:rsid w:val="000B23D4"/>
    <w:rsid w:val="000B247F"/>
    <w:rsid w:val="000B25C6"/>
    <w:rsid w:val="000B2756"/>
    <w:rsid w:val="000B2973"/>
    <w:rsid w:val="000B2E8F"/>
    <w:rsid w:val="000B30AC"/>
    <w:rsid w:val="000B3737"/>
    <w:rsid w:val="000B38C6"/>
    <w:rsid w:val="000B3957"/>
    <w:rsid w:val="000B39E2"/>
    <w:rsid w:val="000B3B84"/>
    <w:rsid w:val="000B3CAC"/>
    <w:rsid w:val="000B3D17"/>
    <w:rsid w:val="000B3E2B"/>
    <w:rsid w:val="000B4068"/>
    <w:rsid w:val="000B42FD"/>
    <w:rsid w:val="000B4464"/>
    <w:rsid w:val="000B45A2"/>
    <w:rsid w:val="000B4714"/>
    <w:rsid w:val="000B480C"/>
    <w:rsid w:val="000B4AB9"/>
    <w:rsid w:val="000B4BF5"/>
    <w:rsid w:val="000B4C2E"/>
    <w:rsid w:val="000B4CF9"/>
    <w:rsid w:val="000B50CE"/>
    <w:rsid w:val="000B50E7"/>
    <w:rsid w:val="000B5134"/>
    <w:rsid w:val="000B5271"/>
    <w:rsid w:val="000B54C3"/>
    <w:rsid w:val="000B559E"/>
    <w:rsid w:val="000B5622"/>
    <w:rsid w:val="000B5685"/>
    <w:rsid w:val="000B5847"/>
    <w:rsid w:val="000B584C"/>
    <w:rsid w:val="000B58E1"/>
    <w:rsid w:val="000B5AB7"/>
    <w:rsid w:val="000B5BF5"/>
    <w:rsid w:val="000B5C34"/>
    <w:rsid w:val="000B5E7C"/>
    <w:rsid w:val="000B5EB7"/>
    <w:rsid w:val="000B5EB9"/>
    <w:rsid w:val="000B5F60"/>
    <w:rsid w:val="000B65A2"/>
    <w:rsid w:val="000B6658"/>
    <w:rsid w:val="000B6938"/>
    <w:rsid w:val="000B6A28"/>
    <w:rsid w:val="000B6A32"/>
    <w:rsid w:val="000B6C7E"/>
    <w:rsid w:val="000B6CBC"/>
    <w:rsid w:val="000B6E7B"/>
    <w:rsid w:val="000B705F"/>
    <w:rsid w:val="000B742B"/>
    <w:rsid w:val="000B7528"/>
    <w:rsid w:val="000B7740"/>
    <w:rsid w:val="000B79B2"/>
    <w:rsid w:val="000B7C69"/>
    <w:rsid w:val="000B7D7C"/>
    <w:rsid w:val="000B7F94"/>
    <w:rsid w:val="000C0067"/>
    <w:rsid w:val="000C00F4"/>
    <w:rsid w:val="000C018B"/>
    <w:rsid w:val="000C0373"/>
    <w:rsid w:val="000C0703"/>
    <w:rsid w:val="000C0A0F"/>
    <w:rsid w:val="000C0A39"/>
    <w:rsid w:val="000C0BFF"/>
    <w:rsid w:val="000C0C22"/>
    <w:rsid w:val="000C0D16"/>
    <w:rsid w:val="000C0D75"/>
    <w:rsid w:val="000C1069"/>
    <w:rsid w:val="000C12B4"/>
    <w:rsid w:val="000C13B9"/>
    <w:rsid w:val="000C14EE"/>
    <w:rsid w:val="000C16A1"/>
    <w:rsid w:val="000C16F4"/>
    <w:rsid w:val="000C1809"/>
    <w:rsid w:val="000C1934"/>
    <w:rsid w:val="000C1A31"/>
    <w:rsid w:val="000C1E1F"/>
    <w:rsid w:val="000C1E60"/>
    <w:rsid w:val="000C1E8F"/>
    <w:rsid w:val="000C211C"/>
    <w:rsid w:val="000C2164"/>
    <w:rsid w:val="000C23D6"/>
    <w:rsid w:val="000C2536"/>
    <w:rsid w:val="000C2675"/>
    <w:rsid w:val="000C2711"/>
    <w:rsid w:val="000C285C"/>
    <w:rsid w:val="000C2A39"/>
    <w:rsid w:val="000C2C68"/>
    <w:rsid w:val="000C2F54"/>
    <w:rsid w:val="000C2F55"/>
    <w:rsid w:val="000C2F5E"/>
    <w:rsid w:val="000C2FD9"/>
    <w:rsid w:val="000C306E"/>
    <w:rsid w:val="000C3091"/>
    <w:rsid w:val="000C30A2"/>
    <w:rsid w:val="000C30A9"/>
    <w:rsid w:val="000C31A0"/>
    <w:rsid w:val="000C31C9"/>
    <w:rsid w:val="000C3383"/>
    <w:rsid w:val="000C33C9"/>
    <w:rsid w:val="000C34AD"/>
    <w:rsid w:val="000C3551"/>
    <w:rsid w:val="000C36AD"/>
    <w:rsid w:val="000C38B7"/>
    <w:rsid w:val="000C38F6"/>
    <w:rsid w:val="000C3C05"/>
    <w:rsid w:val="000C3EAC"/>
    <w:rsid w:val="000C3EBD"/>
    <w:rsid w:val="000C3F25"/>
    <w:rsid w:val="000C3FE8"/>
    <w:rsid w:val="000C441B"/>
    <w:rsid w:val="000C4592"/>
    <w:rsid w:val="000C4625"/>
    <w:rsid w:val="000C4B4F"/>
    <w:rsid w:val="000C4BE2"/>
    <w:rsid w:val="000C4CB3"/>
    <w:rsid w:val="000C4E96"/>
    <w:rsid w:val="000C4F28"/>
    <w:rsid w:val="000C5024"/>
    <w:rsid w:val="000C5516"/>
    <w:rsid w:val="000C55F0"/>
    <w:rsid w:val="000C562F"/>
    <w:rsid w:val="000C56DD"/>
    <w:rsid w:val="000C59C7"/>
    <w:rsid w:val="000C5D82"/>
    <w:rsid w:val="000C5EEC"/>
    <w:rsid w:val="000C608E"/>
    <w:rsid w:val="000C6236"/>
    <w:rsid w:val="000C62F8"/>
    <w:rsid w:val="000C6359"/>
    <w:rsid w:val="000C6364"/>
    <w:rsid w:val="000C6397"/>
    <w:rsid w:val="000C66F3"/>
    <w:rsid w:val="000C6986"/>
    <w:rsid w:val="000C6B4A"/>
    <w:rsid w:val="000C6CB6"/>
    <w:rsid w:val="000C6D4E"/>
    <w:rsid w:val="000C6D94"/>
    <w:rsid w:val="000C6E9D"/>
    <w:rsid w:val="000C6F29"/>
    <w:rsid w:val="000C7101"/>
    <w:rsid w:val="000C73E9"/>
    <w:rsid w:val="000C7546"/>
    <w:rsid w:val="000C78E4"/>
    <w:rsid w:val="000C78F2"/>
    <w:rsid w:val="000C79B4"/>
    <w:rsid w:val="000C7A87"/>
    <w:rsid w:val="000C7B61"/>
    <w:rsid w:val="000C7C0B"/>
    <w:rsid w:val="000C7CA8"/>
    <w:rsid w:val="000D0180"/>
    <w:rsid w:val="000D0296"/>
    <w:rsid w:val="000D0482"/>
    <w:rsid w:val="000D04C7"/>
    <w:rsid w:val="000D05E6"/>
    <w:rsid w:val="000D08E4"/>
    <w:rsid w:val="000D0BAF"/>
    <w:rsid w:val="000D0C44"/>
    <w:rsid w:val="000D0CFB"/>
    <w:rsid w:val="000D112F"/>
    <w:rsid w:val="000D116D"/>
    <w:rsid w:val="000D1363"/>
    <w:rsid w:val="000D158D"/>
    <w:rsid w:val="000D169A"/>
    <w:rsid w:val="000D1A11"/>
    <w:rsid w:val="000D1AE6"/>
    <w:rsid w:val="000D1CC6"/>
    <w:rsid w:val="000D1D47"/>
    <w:rsid w:val="000D2285"/>
    <w:rsid w:val="000D2367"/>
    <w:rsid w:val="000D239C"/>
    <w:rsid w:val="000D24EB"/>
    <w:rsid w:val="000D26CB"/>
    <w:rsid w:val="000D270D"/>
    <w:rsid w:val="000D2712"/>
    <w:rsid w:val="000D28B0"/>
    <w:rsid w:val="000D2967"/>
    <w:rsid w:val="000D2B69"/>
    <w:rsid w:val="000D2D11"/>
    <w:rsid w:val="000D2DAE"/>
    <w:rsid w:val="000D2E27"/>
    <w:rsid w:val="000D3057"/>
    <w:rsid w:val="000D3090"/>
    <w:rsid w:val="000D30D5"/>
    <w:rsid w:val="000D3205"/>
    <w:rsid w:val="000D3530"/>
    <w:rsid w:val="000D36D2"/>
    <w:rsid w:val="000D3A5A"/>
    <w:rsid w:val="000D3AB9"/>
    <w:rsid w:val="000D3AD5"/>
    <w:rsid w:val="000D3DF6"/>
    <w:rsid w:val="000D41E7"/>
    <w:rsid w:val="000D4788"/>
    <w:rsid w:val="000D4BAC"/>
    <w:rsid w:val="000D4BB4"/>
    <w:rsid w:val="000D4D47"/>
    <w:rsid w:val="000D4FF9"/>
    <w:rsid w:val="000D5104"/>
    <w:rsid w:val="000D53DF"/>
    <w:rsid w:val="000D543F"/>
    <w:rsid w:val="000D57D4"/>
    <w:rsid w:val="000D58BA"/>
    <w:rsid w:val="000D5BD2"/>
    <w:rsid w:val="000D5BE1"/>
    <w:rsid w:val="000D5C45"/>
    <w:rsid w:val="000D5D36"/>
    <w:rsid w:val="000D5E10"/>
    <w:rsid w:val="000D6002"/>
    <w:rsid w:val="000D6096"/>
    <w:rsid w:val="000D622A"/>
    <w:rsid w:val="000D624B"/>
    <w:rsid w:val="000D62DD"/>
    <w:rsid w:val="000D6497"/>
    <w:rsid w:val="000D6536"/>
    <w:rsid w:val="000D6619"/>
    <w:rsid w:val="000D66FC"/>
    <w:rsid w:val="000D676D"/>
    <w:rsid w:val="000D67FE"/>
    <w:rsid w:val="000D6859"/>
    <w:rsid w:val="000D68CE"/>
    <w:rsid w:val="000D6A28"/>
    <w:rsid w:val="000D6AAB"/>
    <w:rsid w:val="000D6ADF"/>
    <w:rsid w:val="000D6AE0"/>
    <w:rsid w:val="000D6B1A"/>
    <w:rsid w:val="000D6C21"/>
    <w:rsid w:val="000D6E13"/>
    <w:rsid w:val="000D6F40"/>
    <w:rsid w:val="000D7150"/>
    <w:rsid w:val="000D72DA"/>
    <w:rsid w:val="000D76E0"/>
    <w:rsid w:val="000D79A3"/>
    <w:rsid w:val="000D79A9"/>
    <w:rsid w:val="000D7B8F"/>
    <w:rsid w:val="000D7D0D"/>
    <w:rsid w:val="000D7D37"/>
    <w:rsid w:val="000D7EB3"/>
    <w:rsid w:val="000D7F5D"/>
    <w:rsid w:val="000E0292"/>
    <w:rsid w:val="000E0544"/>
    <w:rsid w:val="000E0603"/>
    <w:rsid w:val="000E070F"/>
    <w:rsid w:val="000E079F"/>
    <w:rsid w:val="000E07F4"/>
    <w:rsid w:val="000E0871"/>
    <w:rsid w:val="000E0887"/>
    <w:rsid w:val="000E08F1"/>
    <w:rsid w:val="000E0A46"/>
    <w:rsid w:val="000E0D5D"/>
    <w:rsid w:val="000E0D8D"/>
    <w:rsid w:val="000E0E31"/>
    <w:rsid w:val="000E0E44"/>
    <w:rsid w:val="000E0E66"/>
    <w:rsid w:val="000E0ED1"/>
    <w:rsid w:val="000E1029"/>
    <w:rsid w:val="000E10C6"/>
    <w:rsid w:val="000E1268"/>
    <w:rsid w:val="000E14EF"/>
    <w:rsid w:val="000E1788"/>
    <w:rsid w:val="000E1959"/>
    <w:rsid w:val="000E1A93"/>
    <w:rsid w:val="000E1AD3"/>
    <w:rsid w:val="000E1AFD"/>
    <w:rsid w:val="000E1CB7"/>
    <w:rsid w:val="000E1E17"/>
    <w:rsid w:val="000E1F25"/>
    <w:rsid w:val="000E1F2C"/>
    <w:rsid w:val="000E1FD5"/>
    <w:rsid w:val="000E2081"/>
    <w:rsid w:val="000E229C"/>
    <w:rsid w:val="000E24A2"/>
    <w:rsid w:val="000E25AE"/>
    <w:rsid w:val="000E2652"/>
    <w:rsid w:val="000E2899"/>
    <w:rsid w:val="000E2D23"/>
    <w:rsid w:val="000E2D3C"/>
    <w:rsid w:val="000E3035"/>
    <w:rsid w:val="000E303B"/>
    <w:rsid w:val="000E30AF"/>
    <w:rsid w:val="000E31AA"/>
    <w:rsid w:val="000E333F"/>
    <w:rsid w:val="000E33E7"/>
    <w:rsid w:val="000E346C"/>
    <w:rsid w:val="000E34AF"/>
    <w:rsid w:val="000E36A8"/>
    <w:rsid w:val="000E3AEB"/>
    <w:rsid w:val="000E3B53"/>
    <w:rsid w:val="000E3B9D"/>
    <w:rsid w:val="000E3CBD"/>
    <w:rsid w:val="000E3DB3"/>
    <w:rsid w:val="000E4077"/>
    <w:rsid w:val="000E40CC"/>
    <w:rsid w:val="000E411E"/>
    <w:rsid w:val="000E4151"/>
    <w:rsid w:val="000E417B"/>
    <w:rsid w:val="000E418B"/>
    <w:rsid w:val="000E446B"/>
    <w:rsid w:val="000E449A"/>
    <w:rsid w:val="000E4627"/>
    <w:rsid w:val="000E4715"/>
    <w:rsid w:val="000E49FC"/>
    <w:rsid w:val="000E4B1A"/>
    <w:rsid w:val="000E4BB0"/>
    <w:rsid w:val="000E4C96"/>
    <w:rsid w:val="000E4CA2"/>
    <w:rsid w:val="000E4D39"/>
    <w:rsid w:val="000E4E49"/>
    <w:rsid w:val="000E51E5"/>
    <w:rsid w:val="000E53A9"/>
    <w:rsid w:val="000E5493"/>
    <w:rsid w:val="000E5763"/>
    <w:rsid w:val="000E57C4"/>
    <w:rsid w:val="000E5AB3"/>
    <w:rsid w:val="000E5B39"/>
    <w:rsid w:val="000E5C89"/>
    <w:rsid w:val="000E5D4F"/>
    <w:rsid w:val="000E5DDB"/>
    <w:rsid w:val="000E5E42"/>
    <w:rsid w:val="000E5E78"/>
    <w:rsid w:val="000E5F15"/>
    <w:rsid w:val="000E5FD6"/>
    <w:rsid w:val="000E618D"/>
    <w:rsid w:val="000E61C5"/>
    <w:rsid w:val="000E66DE"/>
    <w:rsid w:val="000E6790"/>
    <w:rsid w:val="000E682F"/>
    <w:rsid w:val="000E68AC"/>
    <w:rsid w:val="000E690D"/>
    <w:rsid w:val="000E6F4A"/>
    <w:rsid w:val="000E71AB"/>
    <w:rsid w:val="000E7295"/>
    <w:rsid w:val="000E72DC"/>
    <w:rsid w:val="000E7324"/>
    <w:rsid w:val="000E7414"/>
    <w:rsid w:val="000E74D9"/>
    <w:rsid w:val="000E7604"/>
    <w:rsid w:val="000E76F1"/>
    <w:rsid w:val="000E7747"/>
    <w:rsid w:val="000E784B"/>
    <w:rsid w:val="000E7994"/>
    <w:rsid w:val="000E79F1"/>
    <w:rsid w:val="000E7B11"/>
    <w:rsid w:val="000E7B9E"/>
    <w:rsid w:val="000E7C54"/>
    <w:rsid w:val="000E7D02"/>
    <w:rsid w:val="000E7D4C"/>
    <w:rsid w:val="000E7D71"/>
    <w:rsid w:val="000E7D9D"/>
    <w:rsid w:val="000E7E0B"/>
    <w:rsid w:val="000E7EB4"/>
    <w:rsid w:val="000F0020"/>
    <w:rsid w:val="000F0087"/>
    <w:rsid w:val="000F0099"/>
    <w:rsid w:val="000F03CB"/>
    <w:rsid w:val="000F0515"/>
    <w:rsid w:val="000F07B8"/>
    <w:rsid w:val="000F0809"/>
    <w:rsid w:val="000F088E"/>
    <w:rsid w:val="000F0D1C"/>
    <w:rsid w:val="000F0DE4"/>
    <w:rsid w:val="000F0E88"/>
    <w:rsid w:val="000F0EF0"/>
    <w:rsid w:val="000F10BC"/>
    <w:rsid w:val="000F11F8"/>
    <w:rsid w:val="000F128A"/>
    <w:rsid w:val="000F145C"/>
    <w:rsid w:val="000F14C7"/>
    <w:rsid w:val="000F1539"/>
    <w:rsid w:val="000F1969"/>
    <w:rsid w:val="000F1AF2"/>
    <w:rsid w:val="000F1B7C"/>
    <w:rsid w:val="000F1CC6"/>
    <w:rsid w:val="000F1D0E"/>
    <w:rsid w:val="000F1D3F"/>
    <w:rsid w:val="000F1D92"/>
    <w:rsid w:val="000F2149"/>
    <w:rsid w:val="000F224D"/>
    <w:rsid w:val="000F234D"/>
    <w:rsid w:val="000F25C3"/>
    <w:rsid w:val="000F261C"/>
    <w:rsid w:val="000F2723"/>
    <w:rsid w:val="000F27F5"/>
    <w:rsid w:val="000F28EC"/>
    <w:rsid w:val="000F2A5F"/>
    <w:rsid w:val="000F2F2F"/>
    <w:rsid w:val="000F3034"/>
    <w:rsid w:val="000F3189"/>
    <w:rsid w:val="000F31C4"/>
    <w:rsid w:val="000F343E"/>
    <w:rsid w:val="000F3678"/>
    <w:rsid w:val="000F36C8"/>
    <w:rsid w:val="000F3857"/>
    <w:rsid w:val="000F3CD6"/>
    <w:rsid w:val="000F3E43"/>
    <w:rsid w:val="000F3E64"/>
    <w:rsid w:val="000F3F1F"/>
    <w:rsid w:val="000F40C5"/>
    <w:rsid w:val="000F41E8"/>
    <w:rsid w:val="000F424B"/>
    <w:rsid w:val="000F486D"/>
    <w:rsid w:val="000F4B78"/>
    <w:rsid w:val="000F4CAE"/>
    <w:rsid w:val="000F4D2F"/>
    <w:rsid w:val="000F4EF9"/>
    <w:rsid w:val="000F4FC0"/>
    <w:rsid w:val="000F504D"/>
    <w:rsid w:val="000F531B"/>
    <w:rsid w:val="000F5487"/>
    <w:rsid w:val="000F55C2"/>
    <w:rsid w:val="000F5851"/>
    <w:rsid w:val="000F5C4D"/>
    <w:rsid w:val="000F5CBC"/>
    <w:rsid w:val="000F5E45"/>
    <w:rsid w:val="000F5F32"/>
    <w:rsid w:val="000F5FAE"/>
    <w:rsid w:val="000F5FD6"/>
    <w:rsid w:val="000F61A4"/>
    <w:rsid w:val="000F62C6"/>
    <w:rsid w:val="000F62E6"/>
    <w:rsid w:val="000F6420"/>
    <w:rsid w:val="000F6517"/>
    <w:rsid w:val="000F6715"/>
    <w:rsid w:val="000F6822"/>
    <w:rsid w:val="000F68C0"/>
    <w:rsid w:val="000F6BD0"/>
    <w:rsid w:val="000F6BF5"/>
    <w:rsid w:val="000F6C41"/>
    <w:rsid w:val="000F6CD0"/>
    <w:rsid w:val="000F6E48"/>
    <w:rsid w:val="000F7061"/>
    <w:rsid w:val="000F7797"/>
    <w:rsid w:val="000F77D9"/>
    <w:rsid w:val="000F7894"/>
    <w:rsid w:val="000F789E"/>
    <w:rsid w:val="000F7B28"/>
    <w:rsid w:val="000F7F4E"/>
    <w:rsid w:val="000F7F99"/>
    <w:rsid w:val="00100373"/>
    <w:rsid w:val="0010058C"/>
    <w:rsid w:val="001005D3"/>
    <w:rsid w:val="00100B99"/>
    <w:rsid w:val="00100C20"/>
    <w:rsid w:val="00100CA8"/>
    <w:rsid w:val="00100D2D"/>
    <w:rsid w:val="00100D5C"/>
    <w:rsid w:val="00100DF4"/>
    <w:rsid w:val="00100EAF"/>
    <w:rsid w:val="00100F1E"/>
    <w:rsid w:val="00100F6B"/>
    <w:rsid w:val="00100FAB"/>
    <w:rsid w:val="00101112"/>
    <w:rsid w:val="00101535"/>
    <w:rsid w:val="001015A4"/>
    <w:rsid w:val="001015B7"/>
    <w:rsid w:val="00101888"/>
    <w:rsid w:val="00101A26"/>
    <w:rsid w:val="00101CF7"/>
    <w:rsid w:val="00101D10"/>
    <w:rsid w:val="00101F45"/>
    <w:rsid w:val="00101F7C"/>
    <w:rsid w:val="00101FA2"/>
    <w:rsid w:val="00102099"/>
    <w:rsid w:val="001025EA"/>
    <w:rsid w:val="00102671"/>
    <w:rsid w:val="00102784"/>
    <w:rsid w:val="00102790"/>
    <w:rsid w:val="0010295A"/>
    <w:rsid w:val="00102971"/>
    <w:rsid w:val="001029E8"/>
    <w:rsid w:val="00102DDB"/>
    <w:rsid w:val="00102E57"/>
    <w:rsid w:val="0010317C"/>
    <w:rsid w:val="001031E6"/>
    <w:rsid w:val="00103324"/>
    <w:rsid w:val="00103432"/>
    <w:rsid w:val="001036B1"/>
    <w:rsid w:val="0010387F"/>
    <w:rsid w:val="00103CA0"/>
    <w:rsid w:val="00103CF6"/>
    <w:rsid w:val="00103EA7"/>
    <w:rsid w:val="00103F0B"/>
    <w:rsid w:val="00104015"/>
    <w:rsid w:val="001040FF"/>
    <w:rsid w:val="0010410C"/>
    <w:rsid w:val="001044B1"/>
    <w:rsid w:val="00104555"/>
    <w:rsid w:val="0010473D"/>
    <w:rsid w:val="00104824"/>
    <w:rsid w:val="001048F9"/>
    <w:rsid w:val="00104D68"/>
    <w:rsid w:val="00104DE1"/>
    <w:rsid w:val="00104EDD"/>
    <w:rsid w:val="00104F06"/>
    <w:rsid w:val="001052CA"/>
    <w:rsid w:val="00105332"/>
    <w:rsid w:val="00105407"/>
    <w:rsid w:val="001055E3"/>
    <w:rsid w:val="0010561E"/>
    <w:rsid w:val="001056C5"/>
    <w:rsid w:val="00105759"/>
    <w:rsid w:val="00105809"/>
    <w:rsid w:val="001058BA"/>
    <w:rsid w:val="001059C8"/>
    <w:rsid w:val="00105B5C"/>
    <w:rsid w:val="00105E83"/>
    <w:rsid w:val="00105FB1"/>
    <w:rsid w:val="00106147"/>
    <w:rsid w:val="001062F4"/>
    <w:rsid w:val="00106302"/>
    <w:rsid w:val="0010631E"/>
    <w:rsid w:val="001064BF"/>
    <w:rsid w:val="001064EA"/>
    <w:rsid w:val="00106542"/>
    <w:rsid w:val="00106722"/>
    <w:rsid w:val="001068B8"/>
    <w:rsid w:val="00106A20"/>
    <w:rsid w:val="00106B58"/>
    <w:rsid w:val="00106BE7"/>
    <w:rsid w:val="00106DD7"/>
    <w:rsid w:val="00106E16"/>
    <w:rsid w:val="00106F2F"/>
    <w:rsid w:val="001070F3"/>
    <w:rsid w:val="001071C7"/>
    <w:rsid w:val="00107298"/>
    <w:rsid w:val="00107540"/>
    <w:rsid w:val="00107AE7"/>
    <w:rsid w:val="00107BA9"/>
    <w:rsid w:val="00107C4F"/>
    <w:rsid w:val="00107C96"/>
    <w:rsid w:val="00107D85"/>
    <w:rsid w:val="00107FBF"/>
    <w:rsid w:val="00107FE5"/>
    <w:rsid w:val="00110037"/>
    <w:rsid w:val="0011024D"/>
    <w:rsid w:val="0011032F"/>
    <w:rsid w:val="001103A3"/>
    <w:rsid w:val="00110584"/>
    <w:rsid w:val="001105A5"/>
    <w:rsid w:val="001106EE"/>
    <w:rsid w:val="0011071D"/>
    <w:rsid w:val="00110724"/>
    <w:rsid w:val="0011092D"/>
    <w:rsid w:val="0011093B"/>
    <w:rsid w:val="00110F1D"/>
    <w:rsid w:val="0011127A"/>
    <w:rsid w:val="00111469"/>
    <w:rsid w:val="001114E3"/>
    <w:rsid w:val="00111531"/>
    <w:rsid w:val="001116B1"/>
    <w:rsid w:val="001117E0"/>
    <w:rsid w:val="00111B9B"/>
    <w:rsid w:val="00111DE9"/>
    <w:rsid w:val="00111E46"/>
    <w:rsid w:val="00111EEF"/>
    <w:rsid w:val="00111FB0"/>
    <w:rsid w:val="00112180"/>
    <w:rsid w:val="001122CE"/>
    <w:rsid w:val="0011238D"/>
    <w:rsid w:val="0011247C"/>
    <w:rsid w:val="001124E0"/>
    <w:rsid w:val="001125AF"/>
    <w:rsid w:val="00112703"/>
    <w:rsid w:val="00112768"/>
    <w:rsid w:val="00112C2A"/>
    <w:rsid w:val="00112E59"/>
    <w:rsid w:val="00112F1F"/>
    <w:rsid w:val="00112FF5"/>
    <w:rsid w:val="001130A9"/>
    <w:rsid w:val="00113268"/>
    <w:rsid w:val="0011329A"/>
    <w:rsid w:val="001132ED"/>
    <w:rsid w:val="0011359C"/>
    <w:rsid w:val="00113660"/>
    <w:rsid w:val="00113818"/>
    <w:rsid w:val="00113833"/>
    <w:rsid w:val="001139EE"/>
    <w:rsid w:val="00113A8E"/>
    <w:rsid w:val="00113ABC"/>
    <w:rsid w:val="00113EA1"/>
    <w:rsid w:val="00113F85"/>
    <w:rsid w:val="00114307"/>
    <w:rsid w:val="0011433F"/>
    <w:rsid w:val="0011445C"/>
    <w:rsid w:val="00114722"/>
    <w:rsid w:val="001148A1"/>
    <w:rsid w:val="00114ABF"/>
    <w:rsid w:val="00114D29"/>
    <w:rsid w:val="00114E63"/>
    <w:rsid w:val="0011512C"/>
    <w:rsid w:val="001151A7"/>
    <w:rsid w:val="001156BC"/>
    <w:rsid w:val="00115793"/>
    <w:rsid w:val="00115AF0"/>
    <w:rsid w:val="00115B6E"/>
    <w:rsid w:val="00115D83"/>
    <w:rsid w:val="00115E39"/>
    <w:rsid w:val="00115ED6"/>
    <w:rsid w:val="00116223"/>
    <w:rsid w:val="001162CD"/>
    <w:rsid w:val="001163D4"/>
    <w:rsid w:val="00116461"/>
    <w:rsid w:val="00116793"/>
    <w:rsid w:val="00116891"/>
    <w:rsid w:val="00116924"/>
    <w:rsid w:val="00116A93"/>
    <w:rsid w:val="001170F0"/>
    <w:rsid w:val="0011719C"/>
    <w:rsid w:val="00117292"/>
    <w:rsid w:val="00117480"/>
    <w:rsid w:val="00117538"/>
    <w:rsid w:val="001175EA"/>
    <w:rsid w:val="0011766C"/>
    <w:rsid w:val="00117A55"/>
    <w:rsid w:val="00117B3E"/>
    <w:rsid w:val="00117BF8"/>
    <w:rsid w:val="00117C3F"/>
    <w:rsid w:val="00117C49"/>
    <w:rsid w:val="00117CAD"/>
    <w:rsid w:val="00117CED"/>
    <w:rsid w:val="00117ED3"/>
    <w:rsid w:val="00117F0D"/>
    <w:rsid w:val="00117F2D"/>
    <w:rsid w:val="00117F45"/>
    <w:rsid w:val="00120072"/>
    <w:rsid w:val="001200B0"/>
    <w:rsid w:val="001200B7"/>
    <w:rsid w:val="00120317"/>
    <w:rsid w:val="00120327"/>
    <w:rsid w:val="00120533"/>
    <w:rsid w:val="001207C5"/>
    <w:rsid w:val="00120B88"/>
    <w:rsid w:val="00120CB3"/>
    <w:rsid w:val="00120D5E"/>
    <w:rsid w:val="00120F67"/>
    <w:rsid w:val="001213DB"/>
    <w:rsid w:val="00121532"/>
    <w:rsid w:val="00121603"/>
    <w:rsid w:val="00121626"/>
    <w:rsid w:val="00121761"/>
    <w:rsid w:val="001217DB"/>
    <w:rsid w:val="0012193A"/>
    <w:rsid w:val="00121994"/>
    <w:rsid w:val="00121DC7"/>
    <w:rsid w:val="00121EE2"/>
    <w:rsid w:val="0012204E"/>
    <w:rsid w:val="00122334"/>
    <w:rsid w:val="00122558"/>
    <w:rsid w:val="001226EC"/>
    <w:rsid w:val="001227BD"/>
    <w:rsid w:val="00122BAF"/>
    <w:rsid w:val="001231D8"/>
    <w:rsid w:val="00123241"/>
    <w:rsid w:val="001234D7"/>
    <w:rsid w:val="0012367B"/>
    <w:rsid w:val="00123694"/>
    <w:rsid w:val="00123AE9"/>
    <w:rsid w:val="00123B58"/>
    <w:rsid w:val="00123BD1"/>
    <w:rsid w:val="00123C32"/>
    <w:rsid w:val="00123C99"/>
    <w:rsid w:val="00123EA3"/>
    <w:rsid w:val="00123EDB"/>
    <w:rsid w:val="00123F37"/>
    <w:rsid w:val="00123FB8"/>
    <w:rsid w:val="00124036"/>
    <w:rsid w:val="001241B6"/>
    <w:rsid w:val="00124339"/>
    <w:rsid w:val="00124353"/>
    <w:rsid w:val="0012437B"/>
    <w:rsid w:val="0012453F"/>
    <w:rsid w:val="0012456E"/>
    <w:rsid w:val="0012471D"/>
    <w:rsid w:val="00124A01"/>
    <w:rsid w:val="00124ABF"/>
    <w:rsid w:val="00124AC9"/>
    <w:rsid w:val="00124AFB"/>
    <w:rsid w:val="00124B4F"/>
    <w:rsid w:val="00124BB9"/>
    <w:rsid w:val="00124CB1"/>
    <w:rsid w:val="00124CFE"/>
    <w:rsid w:val="00124E08"/>
    <w:rsid w:val="00124E36"/>
    <w:rsid w:val="00124E84"/>
    <w:rsid w:val="00124EA4"/>
    <w:rsid w:val="00124ED3"/>
    <w:rsid w:val="00124F4C"/>
    <w:rsid w:val="00124FE8"/>
    <w:rsid w:val="0012530C"/>
    <w:rsid w:val="0012535B"/>
    <w:rsid w:val="0012561F"/>
    <w:rsid w:val="001259A9"/>
    <w:rsid w:val="00125FC5"/>
    <w:rsid w:val="001261A8"/>
    <w:rsid w:val="0012623E"/>
    <w:rsid w:val="00126321"/>
    <w:rsid w:val="0012644F"/>
    <w:rsid w:val="001268D7"/>
    <w:rsid w:val="00126C26"/>
    <w:rsid w:val="00126FDC"/>
    <w:rsid w:val="00127093"/>
    <w:rsid w:val="001271DA"/>
    <w:rsid w:val="0012730C"/>
    <w:rsid w:val="001273BD"/>
    <w:rsid w:val="0012759D"/>
    <w:rsid w:val="00127612"/>
    <w:rsid w:val="0012767E"/>
    <w:rsid w:val="001277F1"/>
    <w:rsid w:val="0012784D"/>
    <w:rsid w:val="001278E0"/>
    <w:rsid w:val="00127CC4"/>
    <w:rsid w:val="00127DF3"/>
    <w:rsid w:val="00127E10"/>
    <w:rsid w:val="00127E62"/>
    <w:rsid w:val="00127F7F"/>
    <w:rsid w:val="00127FDB"/>
    <w:rsid w:val="00130509"/>
    <w:rsid w:val="00130670"/>
    <w:rsid w:val="001307EF"/>
    <w:rsid w:val="00130802"/>
    <w:rsid w:val="001308F8"/>
    <w:rsid w:val="0013091C"/>
    <w:rsid w:val="00130A95"/>
    <w:rsid w:val="00130CEC"/>
    <w:rsid w:val="00130D86"/>
    <w:rsid w:val="0013106F"/>
    <w:rsid w:val="001310B5"/>
    <w:rsid w:val="00131188"/>
    <w:rsid w:val="001312F8"/>
    <w:rsid w:val="00131540"/>
    <w:rsid w:val="00131585"/>
    <w:rsid w:val="001315CE"/>
    <w:rsid w:val="00131734"/>
    <w:rsid w:val="00131882"/>
    <w:rsid w:val="0013194D"/>
    <w:rsid w:val="00131A7A"/>
    <w:rsid w:val="00131AC7"/>
    <w:rsid w:val="00131ADF"/>
    <w:rsid w:val="00131D53"/>
    <w:rsid w:val="00131E37"/>
    <w:rsid w:val="00131F47"/>
    <w:rsid w:val="00131F55"/>
    <w:rsid w:val="00132274"/>
    <w:rsid w:val="00132339"/>
    <w:rsid w:val="0013242C"/>
    <w:rsid w:val="001325A9"/>
    <w:rsid w:val="001325F6"/>
    <w:rsid w:val="00132A15"/>
    <w:rsid w:val="00132B23"/>
    <w:rsid w:val="00132B8D"/>
    <w:rsid w:val="00132E2F"/>
    <w:rsid w:val="00132E95"/>
    <w:rsid w:val="00132F80"/>
    <w:rsid w:val="0013305F"/>
    <w:rsid w:val="0013318A"/>
    <w:rsid w:val="001332A4"/>
    <w:rsid w:val="00133349"/>
    <w:rsid w:val="00133A80"/>
    <w:rsid w:val="00133AC3"/>
    <w:rsid w:val="00133BB5"/>
    <w:rsid w:val="00133BE5"/>
    <w:rsid w:val="00133D3C"/>
    <w:rsid w:val="00133DBA"/>
    <w:rsid w:val="00134029"/>
    <w:rsid w:val="001341FC"/>
    <w:rsid w:val="00134201"/>
    <w:rsid w:val="00134319"/>
    <w:rsid w:val="001345CE"/>
    <w:rsid w:val="00134614"/>
    <w:rsid w:val="00134756"/>
    <w:rsid w:val="001347E0"/>
    <w:rsid w:val="0013481C"/>
    <w:rsid w:val="0013481F"/>
    <w:rsid w:val="0013498D"/>
    <w:rsid w:val="001349EE"/>
    <w:rsid w:val="00134DAF"/>
    <w:rsid w:val="00134E82"/>
    <w:rsid w:val="001355B3"/>
    <w:rsid w:val="00135674"/>
    <w:rsid w:val="001358C4"/>
    <w:rsid w:val="00135D9E"/>
    <w:rsid w:val="00135EA4"/>
    <w:rsid w:val="00135F67"/>
    <w:rsid w:val="00135FDF"/>
    <w:rsid w:val="001360AA"/>
    <w:rsid w:val="0013627A"/>
    <w:rsid w:val="00136311"/>
    <w:rsid w:val="001364B6"/>
    <w:rsid w:val="001366BF"/>
    <w:rsid w:val="001367E7"/>
    <w:rsid w:val="00136A43"/>
    <w:rsid w:val="00136D04"/>
    <w:rsid w:val="00136D89"/>
    <w:rsid w:val="00137222"/>
    <w:rsid w:val="001372A1"/>
    <w:rsid w:val="0013775C"/>
    <w:rsid w:val="001377B8"/>
    <w:rsid w:val="00137848"/>
    <w:rsid w:val="0013793D"/>
    <w:rsid w:val="00137984"/>
    <w:rsid w:val="001379A5"/>
    <w:rsid w:val="00137AA0"/>
    <w:rsid w:val="00137C67"/>
    <w:rsid w:val="00137CB6"/>
    <w:rsid w:val="00137CFC"/>
    <w:rsid w:val="00137E8F"/>
    <w:rsid w:val="00137F92"/>
    <w:rsid w:val="00140172"/>
    <w:rsid w:val="001401E9"/>
    <w:rsid w:val="00140238"/>
    <w:rsid w:val="0014029F"/>
    <w:rsid w:val="0014039C"/>
    <w:rsid w:val="001405D7"/>
    <w:rsid w:val="00140995"/>
    <w:rsid w:val="001409CF"/>
    <w:rsid w:val="00140A64"/>
    <w:rsid w:val="00140B21"/>
    <w:rsid w:val="00140C83"/>
    <w:rsid w:val="00140CE1"/>
    <w:rsid w:val="00140D8B"/>
    <w:rsid w:val="00140EC9"/>
    <w:rsid w:val="00140F25"/>
    <w:rsid w:val="00140F5C"/>
    <w:rsid w:val="00140FE5"/>
    <w:rsid w:val="00141013"/>
    <w:rsid w:val="0014104E"/>
    <w:rsid w:val="0014124C"/>
    <w:rsid w:val="00141352"/>
    <w:rsid w:val="00141371"/>
    <w:rsid w:val="00141539"/>
    <w:rsid w:val="00141568"/>
    <w:rsid w:val="0014165D"/>
    <w:rsid w:val="001416AC"/>
    <w:rsid w:val="001419F1"/>
    <w:rsid w:val="00141A87"/>
    <w:rsid w:val="00141B5C"/>
    <w:rsid w:val="00141C45"/>
    <w:rsid w:val="00141D86"/>
    <w:rsid w:val="00141E95"/>
    <w:rsid w:val="00141ED0"/>
    <w:rsid w:val="00142192"/>
    <w:rsid w:val="00142214"/>
    <w:rsid w:val="0014223C"/>
    <w:rsid w:val="001422F5"/>
    <w:rsid w:val="00142333"/>
    <w:rsid w:val="00142594"/>
    <w:rsid w:val="00142653"/>
    <w:rsid w:val="00142739"/>
    <w:rsid w:val="001428DA"/>
    <w:rsid w:val="001429DF"/>
    <w:rsid w:val="00142B43"/>
    <w:rsid w:val="00142CDA"/>
    <w:rsid w:val="00142E11"/>
    <w:rsid w:val="00142EC2"/>
    <w:rsid w:val="0014322D"/>
    <w:rsid w:val="00143242"/>
    <w:rsid w:val="00143320"/>
    <w:rsid w:val="0014345F"/>
    <w:rsid w:val="001434BF"/>
    <w:rsid w:val="00143708"/>
    <w:rsid w:val="001437DD"/>
    <w:rsid w:val="0014392E"/>
    <w:rsid w:val="00143AFC"/>
    <w:rsid w:val="00143B1E"/>
    <w:rsid w:val="00143CE2"/>
    <w:rsid w:val="00143CEF"/>
    <w:rsid w:val="00143F3E"/>
    <w:rsid w:val="00144267"/>
    <w:rsid w:val="00144424"/>
    <w:rsid w:val="00144559"/>
    <w:rsid w:val="0014458F"/>
    <w:rsid w:val="0014463A"/>
    <w:rsid w:val="001447A1"/>
    <w:rsid w:val="001447A2"/>
    <w:rsid w:val="001448A7"/>
    <w:rsid w:val="00144A5F"/>
    <w:rsid w:val="00144B55"/>
    <w:rsid w:val="00144E64"/>
    <w:rsid w:val="00144F15"/>
    <w:rsid w:val="00144F1A"/>
    <w:rsid w:val="00144F4C"/>
    <w:rsid w:val="00144F8C"/>
    <w:rsid w:val="00145005"/>
    <w:rsid w:val="0014514A"/>
    <w:rsid w:val="001451B0"/>
    <w:rsid w:val="0014525D"/>
    <w:rsid w:val="0014538C"/>
    <w:rsid w:val="001453C5"/>
    <w:rsid w:val="00145620"/>
    <w:rsid w:val="00145A06"/>
    <w:rsid w:val="00145A70"/>
    <w:rsid w:val="00145DCB"/>
    <w:rsid w:val="00146339"/>
    <w:rsid w:val="001463F8"/>
    <w:rsid w:val="001464D8"/>
    <w:rsid w:val="00146501"/>
    <w:rsid w:val="00146578"/>
    <w:rsid w:val="0014675F"/>
    <w:rsid w:val="001467BC"/>
    <w:rsid w:val="00146883"/>
    <w:rsid w:val="00146A79"/>
    <w:rsid w:val="00146B59"/>
    <w:rsid w:val="00146E38"/>
    <w:rsid w:val="00146FF0"/>
    <w:rsid w:val="001472E1"/>
    <w:rsid w:val="0014744C"/>
    <w:rsid w:val="0014768C"/>
    <w:rsid w:val="00147748"/>
    <w:rsid w:val="0014780E"/>
    <w:rsid w:val="00147841"/>
    <w:rsid w:val="00147A6F"/>
    <w:rsid w:val="00147AF9"/>
    <w:rsid w:val="00147C34"/>
    <w:rsid w:val="00147C3A"/>
    <w:rsid w:val="00147EC3"/>
    <w:rsid w:val="00150583"/>
    <w:rsid w:val="00150DE7"/>
    <w:rsid w:val="00151002"/>
    <w:rsid w:val="001510E1"/>
    <w:rsid w:val="001511EB"/>
    <w:rsid w:val="001511F8"/>
    <w:rsid w:val="00151215"/>
    <w:rsid w:val="001519FB"/>
    <w:rsid w:val="00151B2C"/>
    <w:rsid w:val="00151D2D"/>
    <w:rsid w:val="00151DDC"/>
    <w:rsid w:val="00151E1B"/>
    <w:rsid w:val="00151EAF"/>
    <w:rsid w:val="00151F8D"/>
    <w:rsid w:val="00152188"/>
    <w:rsid w:val="0015222F"/>
    <w:rsid w:val="00152276"/>
    <w:rsid w:val="00152436"/>
    <w:rsid w:val="0015256F"/>
    <w:rsid w:val="00152586"/>
    <w:rsid w:val="00152797"/>
    <w:rsid w:val="001527A8"/>
    <w:rsid w:val="00152874"/>
    <w:rsid w:val="001528C9"/>
    <w:rsid w:val="00152951"/>
    <w:rsid w:val="00152ABE"/>
    <w:rsid w:val="00152B2E"/>
    <w:rsid w:val="00152D68"/>
    <w:rsid w:val="00152DD2"/>
    <w:rsid w:val="00152F1D"/>
    <w:rsid w:val="00152F79"/>
    <w:rsid w:val="00153201"/>
    <w:rsid w:val="0015333C"/>
    <w:rsid w:val="001534E0"/>
    <w:rsid w:val="00153634"/>
    <w:rsid w:val="001537E4"/>
    <w:rsid w:val="001537F0"/>
    <w:rsid w:val="001538D2"/>
    <w:rsid w:val="00153A7D"/>
    <w:rsid w:val="00153AB1"/>
    <w:rsid w:val="00153B05"/>
    <w:rsid w:val="00153B6A"/>
    <w:rsid w:val="00153BF8"/>
    <w:rsid w:val="00153E99"/>
    <w:rsid w:val="0015409F"/>
    <w:rsid w:val="001540D6"/>
    <w:rsid w:val="00154360"/>
    <w:rsid w:val="00154494"/>
    <w:rsid w:val="00154526"/>
    <w:rsid w:val="00154839"/>
    <w:rsid w:val="00154A49"/>
    <w:rsid w:val="00154B7C"/>
    <w:rsid w:val="00154C58"/>
    <w:rsid w:val="00154DA1"/>
    <w:rsid w:val="00154E8A"/>
    <w:rsid w:val="00155152"/>
    <w:rsid w:val="001552D7"/>
    <w:rsid w:val="0015534A"/>
    <w:rsid w:val="001553B3"/>
    <w:rsid w:val="001553D3"/>
    <w:rsid w:val="001553E4"/>
    <w:rsid w:val="001555A2"/>
    <w:rsid w:val="00155716"/>
    <w:rsid w:val="001558D3"/>
    <w:rsid w:val="001558DC"/>
    <w:rsid w:val="00155932"/>
    <w:rsid w:val="0015594F"/>
    <w:rsid w:val="00155AC6"/>
    <w:rsid w:val="00155CD7"/>
    <w:rsid w:val="00155D0C"/>
    <w:rsid w:val="00155D3F"/>
    <w:rsid w:val="00156573"/>
    <w:rsid w:val="00156674"/>
    <w:rsid w:val="00156679"/>
    <w:rsid w:val="00156783"/>
    <w:rsid w:val="001568D9"/>
    <w:rsid w:val="00156944"/>
    <w:rsid w:val="0015695A"/>
    <w:rsid w:val="00156973"/>
    <w:rsid w:val="00156A45"/>
    <w:rsid w:val="00156C23"/>
    <w:rsid w:val="00156CC4"/>
    <w:rsid w:val="00156E5F"/>
    <w:rsid w:val="00156FA2"/>
    <w:rsid w:val="0015703E"/>
    <w:rsid w:val="0015704C"/>
    <w:rsid w:val="001570DB"/>
    <w:rsid w:val="001573B4"/>
    <w:rsid w:val="00157648"/>
    <w:rsid w:val="00157870"/>
    <w:rsid w:val="00157897"/>
    <w:rsid w:val="00157981"/>
    <w:rsid w:val="00157985"/>
    <w:rsid w:val="00157C9C"/>
    <w:rsid w:val="00157CA4"/>
    <w:rsid w:val="00157CCF"/>
    <w:rsid w:val="00157FF4"/>
    <w:rsid w:val="0016001F"/>
    <w:rsid w:val="00160021"/>
    <w:rsid w:val="001602AB"/>
    <w:rsid w:val="0016035D"/>
    <w:rsid w:val="001604C6"/>
    <w:rsid w:val="00160563"/>
    <w:rsid w:val="001605B1"/>
    <w:rsid w:val="001607B0"/>
    <w:rsid w:val="001607CB"/>
    <w:rsid w:val="00160937"/>
    <w:rsid w:val="00160971"/>
    <w:rsid w:val="0016099E"/>
    <w:rsid w:val="00160A85"/>
    <w:rsid w:val="00160B33"/>
    <w:rsid w:val="00160CD3"/>
    <w:rsid w:val="00160D49"/>
    <w:rsid w:val="0016103D"/>
    <w:rsid w:val="00161381"/>
    <w:rsid w:val="001613B7"/>
    <w:rsid w:val="00161424"/>
    <w:rsid w:val="00161473"/>
    <w:rsid w:val="001615AF"/>
    <w:rsid w:val="00161632"/>
    <w:rsid w:val="0016169B"/>
    <w:rsid w:val="00161959"/>
    <w:rsid w:val="0016197B"/>
    <w:rsid w:val="00161A54"/>
    <w:rsid w:val="00161AC3"/>
    <w:rsid w:val="001622DD"/>
    <w:rsid w:val="001622F1"/>
    <w:rsid w:val="00162484"/>
    <w:rsid w:val="0016268B"/>
    <w:rsid w:val="00162730"/>
    <w:rsid w:val="001627A0"/>
    <w:rsid w:val="001628DB"/>
    <w:rsid w:val="00162936"/>
    <w:rsid w:val="00162B61"/>
    <w:rsid w:val="00162DDE"/>
    <w:rsid w:val="0016300D"/>
    <w:rsid w:val="0016316C"/>
    <w:rsid w:val="0016319D"/>
    <w:rsid w:val="001631F1"/>
    <w:rsid w:val="00163254"/>
    <w:rsid w:val="001632E8"/>
    <w:rsid w:val="0016362F"/>
    <w:rsid w:val="00163AA6"/>
    <w:rsid w:val="00163BEE"/>
    <w:rsid w:val="0016405E"/>
    <w:rsid w:val="001640E3"/>
    <w:rsid w:val="00164130"/>
    <w:rsid w:val="001642D8"/>
    <w:rsid w:val="00164685"/>
    <w:rsid w:val="001646DD"/>
    <w:rsid w:val="0016475A"/>
    <w:rsid w:val="001647C3"/>
    <w:rsid w:val="00164875"/>
    <w:rsid w:val="00164A19"/>
    <w:rsid w:val="00164B1D"/>
    <w:rsid w:val="00164B33"/>
    <w:rsid w:val="00164E10"/>
    <w:rsid w:val="00165263"/>
    <w:rsid w:val="00165312"/>
    <w:rsid w:val="00165534"/>
    <w:rsid w:val="001655E3"/>
    <w:rsid w:val="00165651"/>
    <w:rsid w:val="00165692"/>
    <w:rsid w:val="001656ED"/>
    <w:rsid w:val="0016590C"/>
    <w:rsid w:val="00165D37"/>
    <w:rsid w:val="0016613E"/>
    <w:rsid w:val="0016632E"/>
    <w:rsid w:val="001663A8"/>
    <w:rsid w:val="0016658B"/>
    <w:rsid w:val="0016662A"/>
    <w:rsid w:val="0016669F"/>
    <w:rsid w:val="0016685F"/>
    <w:rsid w:val="00166898"/>
    <w:rsid w:val="0016694F"/>
    <w:rsid w:val="001669A6"/>
    <w:rsid w:val="001669CB"/>
    <w:rsid w:val="00166A14"/>
    <w:rsid w:val="00166CAC"/>
    <w:rsid w:val="00166F77"/>
    <w:rsid w:val="00166F95"/>
    <w:rsid w:val="00167022"/>
    <w:rsid w:val="00167075"/>
    <w:rsid w:val="0016715A"/>
    <w:rsid w:val="001671E7"/>
    <w:rsid w:val="001672DD"/>
    <w:rsid w:val="001673FB"/>
    <w:rsid w:val="00167424"/>
    <w:rsid w:val="0016750E"/>
    <w:rsid w:val="00167631"/>
    <w:rsid w:val="001676E3"/>
    <w:rsid w:val="001677B7"/>
    <w:rsid w:val="00167892"/>
    <w:rsid w:val="00167915"/>
    <w:rsid w:val="00167AAA"/>
    <w:rsid w:val="00167B08"/>
    <w:rsid w:val="00167BB9"/>
    <w:rsid w:val="00167D1F"/>
    <w:rsid w:val="00167F55"/>
    <w:rsid w:val="00170014"/>
    <w:rsid w:val="0017001B"/>
    <w:rsid w:val="00170094"/>
    <w:rsid w:val="00170395"/>
    <w:rsid w:val="0017040E"/>
    <w:rsid w:val="00170522"/>
    <w:rsid w:val="001705C0"/>
    <w:rsid w:val="0017060F"/>
    <w:rsid w:val="00170660"/>
    <w:rsid w:val="00170736"/>
    <w:rsid w:val="00170795"/>
    <w:rsid w:val="00170A7E"/>
    <w:rsid w:val="00170AA6"/>
    <w:rsid w:val="00170B20"/>
    <w:rsid w:val="00170B8C"/>
    <w:rsid w:val="00170E45"/>
    <w:rsid w:val="00170EB2"/>
    <w:rsid w:val="001711AA"/>
    <w:rsid w:val="00171269"/>
    <w:rsid w:val="001712F7"/>
    <w:rsid w:val="001715FF"/>
    <w:rsid w:val="0017177D"/>
    <w:rsid w:val="0017178E"/>
    <w:rsid w:val="00171955"/>
    <w:rsid w:val="00171B9F"/>
    <w:rsid w:val="00171DB6"/>
    <w:rsid w:val="001721D0"/>
    <w:rsid w:val="00172429"/>
    <w:rsid w:val="001724C1"/>
    <w:rsid w:val="00172750"/>
    <w:rsid w:val="001728BD"/>
    <w:rsid w:val="001728FA"/>
    <w:rsid w:val="0017290E"/>
    <w:rsid w:val="00172AE6"/>
    <w:rsid w:val="001730CB"/>
    <w:rsid w:val="00173122"/>
    <w:rsid w:val="0017312A"/>
    <w:rsid w:val="0017324F"/>
    <w:rsid w:val="001732C2"/>
    <w:rsid w:val="0017343A"/>
    <w:rsid w:val="001734A3"/>
    <w:rsid w:val="001735CE"/>
    <w:rsid w:val="00173946"/>
    <w:rsid w:val="001739B7"/>
    <w:rsid w:val="001739DE"/>
    <w:rsid w:val="00173B37"/>
    <w:rsid w:val="00173BAB"/>
    <w:rsid w:val="00173C4C"/>
    <w:rsid w:val="00173CEE"/>
    <w:rsid w:val="00173D5D"/>
    <w:rsid w:val="00173F51"/>
    <w:rsid w:val="00174204"/>
    <w:rsid w:val="001743C1"/>
    <w:rsid w:val="00174424"/>
    <w:rsid w:val="0017451C"/>
    <w:rsid w:val="00174520"/>
    <w:rsid w:val="00174BC7"/>
    <w:rsid w:val="00174CAE"/>
    <w:rsid w:val="00175081"/>
    <w:rsid w:val="00175348"/>
    <w:rsid w:val="00175552"/>
    <w:rsid w:val="00175B4F"/>
    <w:rsid w:val="00175BEB"/>
    <w:rsid w:val="00175C15"/>
    <w:rsid w:val="00175EEE"/>
    <w:rsid w:val="00175F54"/>
    <w:rsid w:val="00175FE1"/>
    <w:rsid w:val="00176325"/>
    <w:rsid w:val="001763F2"/>
    <w:rsid w:val="001768CC"/>
    <w:rsid w:val="00176A82"/>
    <w:rsid w:val="00176AFE"/>
    <w:rsid w:val="00176B17"/>
    <w:rsid w:val="00176C58"/>
    <w:rsid w:val="00176CD5"/>
    <w:rsid w:val="00176D41"/>
    <w:rsid w:val="00177019"/>
    <w:rsid w:val="001774A7"/>
    <w:rsid w:val="00177607"/>
    <w:rsid w:val="001777C5"/>
    <w:rsid w:val="001778D4"/>
    <w:rsid w:val="00177A97"/>
    <w:rsid w:val="00177B12"/>
    <w:rsid w:val="00177D05"/>
    <w:rsid w:val="00177E0C"/>
    <w:rsid w:val="00177F73"/>
    <w:rsid w:val="00180195"/>
    <w:rsid w:val="001803FF"/>
    <w:rsid w:val="001804AB"/>
    <w:rsid w:val="00180513"/>
    <w:rsid w:val="001805D1"/>
    <w:rsid w:val="00180632"/>
    <w:rsid w:val="001808A9"/>
    <w:rsid w:val="00180910"/>
    <w:rsid w:val="00180CCD"/>
    <w:rsid w:val="00180F3A"/>
    <w:rsid w:val="0018132F"/>
    <w:rsid w:val="0018173D"/>
    <w:rsid w:val="00181B0A"/>
    <w:rsid w:val="00181D89"/>
    <w:rsid w:val="001820F1"/>
    <w:rsid w:val="001820F2"/>
    <w:rsid w:val="00182257"/>
    <w:rsid w:val="0018264A"/>
    <w:rsid w:val="00182653"/>
    <w:rsid w:val="001826AF"/>
    <w:rsid w:val="00182796"/>
    <w:rsid w:val="00182840"/>
    <w:rsid w:val="0018286A"/>
    <w:rsid w:val="00182A71"/>
    <w:rsid w:val="00182C52"/>
    <w:rsid w:val="00182DA7"/>
    <w:rsid w:val="00182DBE"/>
    <w:rsid w:val="00182FD7"/>
    <w:rsid w:val="00183223"/>
    <w:rsid w:val="0018322B"/>
    <w:rsid w:val="001832A5"/>
    <w:rsid w:val="00183322"/>
    <w:rsid w:val="0018335D"/>
    <w:rsid w:val="00183445"/>
    <w:rsid w:val="0018353D"/>
    <w:rsid w:val="0018364E"/>
    <w:rsid w:val="00183772"/>
    <w:rsid w:val="00183C9E"/>
    <w:rsid w:val="00183E56"/>
    <w:rsid w:val="001840B4"/>
    <w:rsid w:val="00184178"/>
    <w:rsid w:val="00184315"/>
    <w:rsid w:val="00184A81"/>
    <w:rsid w:val="00184CD9"/>
    <w:rsid w:val="00184D57"/>
    <w:rsid w:val="00184D64"/>
    <w:rsid w:val="00184E1C"/>
    <w:rsid w:val="00184EFE"/>
    <w:rsid w:val="001851CB"/>
    <w:rsid w:val="001851E7"/>
    <w:rsid w:val="0018527D"/>
    <w:rsid w:val="001852BF"/>
    <w:rsid w:val="001852EA"/>
    <w:rsid w:val="00185448"/>
    <w:rsid w:val="001857CD"/>
    <w:rsid w:val="00185B65"/>
    <w:rsid w:val="00185C09"/>
    <w:rsid w:val="00185C0C"/>
    <w:rsid w:val="00185DE3"/>
    <w:rsid w:val="00185FD8"/>
    <w:rsid w:val="00186285"/>
    <w:rsid w:val="001862E0"/>
    <w:rsid w:val="001863F0"/>
    <w:rsid w:val="00186424"/>
    <w:rsid w:val="00186529"/>
    <w:rsid w:val="001865B3"/>
    <w:rsid w:val="001867E1"/>
    <w:rsid w:val="00186A19"/>
    <w:rsid w:val="00186C93"/>
    <w:rsid w:val="00186E44"/>
    <w:rsid w:val="00186FC3"/>
    <w:rsid w:val="0018712F"/>
    <w:rsid w:val="001871E4"/>
    <w:rsid w:val="0018740C"/>
    <w:rsid w:val="00187498"/>
    <w:rsid w:val="001875BD"/>
    <w:rsid w:val="00187613"/>
    <w:rsid w:val="00187692"/>
    <w:rsid w:val="001876D6"/>
    <w:rsid w:val="001878CE"/>
    <w:rsid w:val="00187C11"/>
    <w:rsid w:val="00190248"/>
    <w:rsid w:val="00190549"/>
    <w:rsid w:val="0019065C"/>
    <w:rsid w:val="001908B8"/>
    <w:rsid w:val="00190BF6"/>
    <w:rsid w:val="00190CD6"/>
    <w:rsid w:val="00190E13"/>
    <w:rsid w:val="0019110D"/>
    <w:rsid w:val="0019148C"/>
    <w:rsid w:val="00191507"/>
    <w:rsid w:val="0019165C"/>
    <w:rsid w:val="0019171B"/>
    <w:rsid w:val="001917F7"/>
    <w:rsid w:val="00191AC4"/>
    <w:rsid w:val="00191C07"/>
    <w:rsid w:val="00191C48"/>
    <w:rsid w:val="00191D16"/>
    <w:rsid w:val="00191D43"/>
    <w:rsid w:val="00191FCF"/>
    <w:rsid w:val="00192012"/>
    <w:rsid w:val="001921CE"/>
    <w:rsid w:val="001923B7"/>
    <w:rsid w:val="00192454"/>
    <w:rsid w:val="0019257F"/>
    <w:rsid w:val="00192595"/>
    <w:rsid w:val="00192811"/>
    <w:rsid w:val="00192D60"/>
    <w:rsid w:val="00192E4F"/>
    <w:rsid w:val="00192EBB"/>
    <w:rsid w:val="00192F10"/>
    <w:rsid w:val="0019305E"/>
    <w:rsid w:val="00193087"/>
    <w:rsid w:val="0019310E"/>
    <w:rsid w:val="001932F8"/>
    <w:rsid w:val="0019345E"/>
    <w:rsid w:val="001934C6"/>
    <w:rsid w:val="00193596"/>
    <w:rsid w:val="001939B4"/>
    <w:rsid w:val="001939BA"/>
    <w:rsid w:val="00193E74"/>
    <w:rsid w:val="001940F4"/>
    <w:rsid w:val="001942E9"/>
    <w:rsid w:val="00194335"/>
    <w:rsid w:val="0019437B"/>
    <w:rsid w:val="001944B9"/>
    <w:rsid w:val="001949EF"/>
    <w:rsid w:val="00194A39"/>
    <w:rsid w:val="00194AC5"/>
    <w:rsid w:val="00194B9F"/>
    <w:rsid w:val="00194D43"/>
    <w:rsid w:val="00194EA1"/>
    <w:rsid w:val="00194FD2"/>
    <w:rsid w:val="0019507D"/>
    <w:rsid w:val="00195263"/>
    <w:rsid w:val="00195282"/>
    <w:rsid w:val="00195289"/>
    <w:rsid w:val="001952D4"/>
    <w:rsid w:val="001952FC"/>
    <w:rsid w:val="00195376"/>
    <w:rsid w:val="00195390"/>
    <w:rsid w:val="001955C9"/>
    <w:rsid w:val="0019564F"/>
    <w:rsid w:val="00195717"/>
    <w:rsid w:val="00195844"/>
    <w:rsid w:val="00195CEA"/>
    <w:rsid w:val="00195FDE"/>
    <w:rsid w:val="001960E1"/>
    <w:rsid w:val="0019626D"/>
    <w:rsid w:val="00196982"/>
    <w:rsid w:val="00196B03"/>
    <w:rsid w:val="00196C48"/>
    <w:rsid w:val="00196E2A"/>
    <w:rsid w:val="00196FE6"/>
    <w:rsid w:val="00197154"/>
    <w:rsid w:val="00197167"/>
    <w:rsid w:val="001971D7"/>
    <w:rsid w:val="00197384"/>
    <w:rsid w:val="001973D0"/>
    <w:rsid w:val="001975CD"/>
    <w:rsid w:val="0019778F"/>
    <w:rsid w:val="001978A3"/>
    <w:rsid w:val="001978C9"/>
    <w:rsid w:val="00197A8C"/>
    <w:rsid w:val="00197A9D"/>
    <w:rsid w:val="001A0115"/>
    <w:rsid w:val="001A0159"/>
    <w:rsid w:val="001A026A"/>
    <w:rsid w:val="001A0515"/>
    <w:rsid w:val="001A06AB"/>
    <w:rsid w:val="001A06CC"/>
    <w:rsid w:val="001A06F4"/>
    <w:rsid w:val="001A0876"/>
    <w:rsid w:val="001A0965"/>
    <w:rsid w:val="001A0986"/>
    <w:rsid w:val="001A09EE"/>
    <w:rsid w:val="001A0AE7"/>
    <w:rsid w:val="001A0BA1"/>
    <w:rsid w:val="001A0C39"/>
    <w:rsid w:val="001A0D6C"/>
    <w:rsid w:val="001A0E36"/>
    <w:rsid w:val="001A0F80"/>
    <w:rsid w:val="001A1223"/>
    <w:rsid w:val="001A125C"/>
    <w:rsid w:val="001A1268"/>
    <w:rsid w:val="001A12C5"/>
    <w:rsid w:val="001A1531"/>
    <w:rsid w:val="001A1634"/>
    <w:rsid w:val="001A17A3"/>
    <w:rsid w:val="001A191F"/>
    <w:rsid w:val="001A1A5B"/>
    <w:rsid w:val="001A1B44"/>
    <w:rsid w:val="001A1C0A"/>
    <w:rsid w:val="001A1D9D"/>
    <w:rsid w:val="001A1DEA"/>
    <w:rsid w:val="001A1E38"/>
    <w:rsid w:val="001A20B5"/>
    <w:rsid w:val="001A20DD"/>
    <w:rsid w:val="001A2247"/>
    <w:rsid w:val="001A23BE"/>
    <w:rsid w:val="001A2E3F"/>
    <w:rsid w:val="001A2F54"/>
    <w:rsid w:val="001A2F8F"/>
    <w:rsid w:val="001A32AB"/>
    <w:rsid w:val="001A333F"/>
    <w:rsid w:val="001A33A7"/>
    <w:rsid w:val="001A3427"/>
    <w:rsid w:val="001A3790"/>
    <w:rsid w:val="001A37BF"/>
    <w:rsid w:val="001A37C2"/>
    <w:rsid w:val="001A38D3"/>
    <w:rsid w:val="001A3A1F"/>
    <w:rsid w:val="001A3C63"/>
    <w:rsid w:val="001A3D88"/>
    <w:rsid w:val="001A3F5C"/>
    <w:rsid w:val="001A3F64"/>
    <w:rsid w:val="001A42BA"/>
    <w:rsid w:val="001A43A6"/>
    <w:rsid w:val="001A43F4"/>
    <w:rsid w:val="001A45CF"/>
    <w:rsid w:val="001A47A3"/>
    <w:rsid w:val="001A4919"/>
    <w:rsid w:val="001A4AEB"/>
    <w:rsid w:val="001A4B43"/>
    <w:rsid w:val="001A4B61"/>
    <w:rsid w:val="001A4CE5"/>
    <w:rsid w:val="001A4E37"/>
    <w:rsid w:val="001A4F3D"/>
    <w:rsid w:val="001A5034"/>
    <w:rsid w:val="001A5053"/>
    <w:rsid w:val="001A520A"/>
    <w:rsid w:val="001A5620"/>
    <w:rsid w:val="001A5632"/>
    <w:rsid w:val="001A5797"/>
    <w:rsid w:val="001A5A9A"/>
    <w:rsid w:val="001A60AF"/>
    <w:rsid w:val="001A618F"/>
    <w:rsid w:val="001A61B7"/>
    <w:rsid w:val="001A6591"/>
    <w:rsid w:val="001A65A4"/>
    <w:rsid w:val="001A6775"/>
    <w:rsid w:val="001A6879"/>
    <w:rsid w:val="001A6888"/>
    <w:rsid w:val="001A69E5"/>
    <w:rsid w:val="001A6B3E"/>
    <w:rsid w:val="001A6B7F"/>
    <w:rsid w:val="001A6C77"/>
    <w:rsid w:val="001A6ED5"/>
    <w:rsid w:val="001A6F1B"/>
    <w:rsid w:val="001A7086"/>
    <w:rsid w:val="001A70C5"/>
    <w:rsid w:val="001A70CC"/>
    <w:rsid w:val="001A7288"/>
    <w:rsid w:val="001A72BC"/>
    <w:rsid w:val="001A72CF"/>
    <w:rsid w:val="001A73D9"/>
    <w:rsid w:val="001A74FC"/>
    <w:rsid w:val="001A75F1"/>
    <w:rsid w:val="001A774A"/>
    <w:rsid w:val="001A7DB7"/>
    <w:rsid w:val="001B00C7"/>
    <w:rsid w:val="001B0388"/>
    <w:rsid w:val="001B04B0"/>
    <w:rsid w:val="001B05D5"/>
    <w:rsid w:val="001B075D"/>
    <w:rsid w:val="001B08F2"/>
    <w:rsid w:val="001B0AA7"/>
    <w:rsid w:val="001B0BD1"/>
    <w:rsid w:val="001B0D89"/>
    <w:rsid w:val="001B0E72"/>
    <w:rsid w:val="001B100F"/>
    <w:rsid w:val="001B1135"/>
    <w:rsid w:val="001B13CE"/>
    <w:rsid w:val="001B13DC"/>
    <w:rsid w:val="001B1452"/>
    <w:rsid w:val="001B1662"/>
    <w:rsid w:val="001B1685"/>
    <w:rsid w:val="001B1A2A"/>
    <w:rsid w:val="001B1A32"/>
    <w:rsid w:val="001B1AAA"/>
    <w:rsid w:val="001B1E6B"/>
    <w:rsid w:val="001B21C6"/>
    <w:rsid w:val="001B21FD"/>
    <w:rsid w:val="001B220B"/>
    <w:rsid w:val="001B223B"/>
    <w:rsid w:val="001B22A9"/>
    <w:rsid w:val="001B22D8"/>
    <w:rsid w:val="001B24AD"/>
    <w:rsid w:val="001B24C6"/>
    <w:rsid w:val="001B2977"/>
    <w:rsid w:val="001B2A4F"/>
    <w:rsid w:val="001B2AA4"/>
    <w:rsid w:val="001B2BE7"/>
    <w:rsid w:val="001B2CB5"/>
    <w:rsid w:val="001B2D0F"/>
    <w:rsid w:val="001B2E1C"/>
    <w:rsid w:val="001B2ED7"/>
    <w:rsid w:val="001B2F16"/>
    <w:rsid w:val="001B314F"/>
    <w:rsid w:val="001B3233"/>
    <w:rsid w:val="001B3256"/>
    <w:rsid w:val="001B335C"/>
    <w:rsid w:val="001B33C3"/>
    <w:rsid w:val="001B34A4"/>
    <w:rsid w:val="001B359D"/>
    <w:rsid w:val="001B359E"/>
    <w:rsid w:val="001B3680"/>
    <w:rsid w:val="001B372B"/>
    <w:rsid w:val="001B383C"/>
    <w:rsid w:val="001B394E"/>
    <w:rsid w:val="001B3A8E"/>
    <w:rsid w:val="001B3C86"/>
    <w:rsid w:val="001B3CD9"/>
    <w:rsid w:val="001B3D31"/>
    <w:rsid w:val="001B3DDE"/>
    <w:rsid w:val="001B40CD"/>
    <w:rsid w:val="001B42C0"/>
    <w:rsid w:val="001B458F"/>
    <w:rsid w:val="001B4630"/>
    <w:rsid w:val="001B46A4"/>
    <w:rsid w:val="001B4B9A"/>
    <w:rsid w:val="001B4BCB"/>
    <w:rsid w:val="001B4CCE"/>
    <w:rsid w:val="001B4CD2"/>
    <w:rsid w:val="001B5086"/>
    <w:rsid w:val="001B523C"/>
    <w:rsid w:val="001B56BD"/>
    <w:rsid w:val="001B56C7"/>
    <w:rsid w:val="001B571D"/>
    <w:rsid w:val="001B5795"/>
    <w:rsid w:val="001B5846"/>
    <w:rsid w:val="001B59DE"/>
    <w:rsid w:val="001B5AD1"/>
    <w:rsid w:val="001B5B55"/>
    <w:rsid w:val="001B5B6E"/>
    <w:rsid w:val="001B5B9D"/>
    <w:rsid w:val="001B5C38"/>
    <w:rsid w:val="001B6147"/>
    <w:rsid w:val="001B637E"/>
    <w:rsid w:val="001B647E"/>
    <w:rsid w:val="001B6578"/>
    <w:rsid w:val="001B6810"/>
    <w:rsid w:val="001B6914"/>
    <w:rsid w:val="001B6BD3"/>
    <w:rsid w:val="001B6CB0"/>
    <w:rsid w:val="001B6CF7"/>
    <w:rsid w:val="001B6DF5"/>
    <w:rsid w:val="001B6E04"/>
    <w:rsid w:val="001B7171"/>
    <w:rsid w:val="001B7609"/>
    <w:rsid w:val="001B7915"/>
    <w:rsid w:val="001B7BFE"/>
    <w:rsid w:val="001B7FD1"/>
    <w:rsid w:val="001C0226"/>
    <w:rsid w:val="001C02BC"/>
    <w:rsid w:val="001C030C"/>
    <w:rsid w:val="001C031C"/>
    <w:rsid w:val="001C03BB"/>
    <w:rsid w:val="001C03C0"/>
    <w:rsid w:val="001C0452"/>
    <w:rsid w:val="001C049D"/>
    <w:rsid w:val="001C0558"/>
    <w:rsid w:val="001C05D4"/>
    <w:rsid w:val="001C0979"/>
    <w:rsid w:val="001C0A45"/>
    <w:rsid w:val="001C0BC5"/>
    <w:rsid w:val="001C0CB3"/>
    <w:rsid w:val="001C0DAD"/>
    <w:rsid w:val="001C0DB1"/>
    <w:rsid w:val="001C0EC9"/>
    <w:rsid w:val="001C0F0C"/>
    <w:rsid w:val="001C129D"/>
    <w:rsid w:val="001C12AB"/>
    <w:rsid w:val="001C12E0"/>
    <w:rsid w:val="001C1467"/>
    <w:rsid w:val="001C147C"/>
    <w:rsid w:val="001C187D"/>
    <w:rsid w:val="001C1A23"/>
    <w:rsid w:val="001C1E68"/>
    <w:rsid w:val="001C1F32"/>
    <w:rsid w:val="001C2070"/>
    <w:rsid w:val="001C20AA"/>
    <w:rsid w:val="001C2162"/>
    <w:rsid w:val="001C248E"/>
    <w:rsid w:val="001C255E"/>
    <w:rsid w:val="001C2597"/>
    <w:rsid w:val="001C25AD"/>
    <w:rsid w:val="001C2658"/>
    <w:rsid w:val="001C28EB"/>
    <w:rsid w:val="001C2984"/>
    <w:rsid w:val="001C2A12"/>
    <w:rsid w:val="001C2AF2"/>
    <w:rsid w:val="001C2B41"/>
    <w:rsid w:val="001C2B6D"/>
    <w:rsid w:val="001C2DA6"/>
    <w:rsid w:val="001C2FC6"/>
    <w:rsid w:val="001C3106"/>
    <w:rsid w:val="001C322D"/>
    <w:rsid w:val="001C3358"/>
    <w:rsid w:val="001C3455"/>
    <w:rsid w:val="001C34C5"/>
    <w:rsid w:val="001C36DC"/>
    <w:rsid w:val="001C3B34"/>
    <w:rsid w:val="001C3B6C"/>
    <w:rsid w:val="001C3C29"/>
    <w:rsid w:val="001C3C53"/>
    <w:rsid w:val="001C3DE8"/>
    <w:rsid w:val="001C3E2C"/>
    <w:rsid w:val="001C3EA5"/>
    <w:rsid w:val="001C4033"/>
    <w:rsid w:val="001C4417"/>
    <w:rsid w:val="001C45ED"/>
    <w:rsid w:val="001C4792"/>
    <w:rsid w:val="001C4ACF"/>
    <w:rsid w:val="001C4C29"/>
    <w:rsid w:val="001C4D88"/>
    <w:rsid w:val="001C4FC7"/>
    <w:rsid w:val="001C50F6"/>
    <w:rsid w:val="001C5256"/>
    <w:rsid w:val="001C5293"/>
    <w:rsid w:val="001C53E0"/>
    <w:rsid w:val="001C5601"/>
    <w:rsid w:val="001C56CF"/>
    <w:rsid w:val="001C57EB"/>
    <w:rsid w:val="001C583E"/>
    <w:rsid w:val="001C5884"/>
    <w:rsid w:val="001C5BEE"/>
    <w:rsid w:val="001C5E92"/>
    <w:rsid w:val="001C5F09"/>
    <w:rsid w:val="001C5FA6"/>
    <w:rsid w:val="001C6196"/>
    <w:rsid w:val="001C619E"/>
    <w:rsid w:val="001C61E4"/>
    <w:rsid w:val="001C62EA"/>
    <w:rsid w:val="001C652B"/>
    <w:rsid w:val="001C68B5"/>
    <w:rsid w:val="001C69F2"/>
    <w:rsid w:val="001C6B82"/>
    <w:rsid w:val="001C6DDF"/>
    <w:rsid w:val="001C6F3C"/>
    <w:rsid w:val="001C6F65"/>
    <w:rsid w:val="001C7356"/>
    <w:rsid w:val="001C7601"/>
    <w:rsid w:val="001C7907"/>
    <w:rsid w:val="001C7C8A"/>
    <w:rsid w:val="001C7D93"/>
    <w:rsid w:val="001C7DE7"/>
    <w:rsid w:val="001C7E00"/>
    <w:rsid w:val="001C7F4E"/>
    <w:rsid w:val="001D0069"/>
    <w:rsid w:val="001D023C"/>
    <w:rsid w:val="001D02A4"/>
    <w:rsid w:val="001D042D"/>
    <w:rsid w:val="001D0623"/>
    <w:rsid w:val="001D0A93"/>
    <w:rsid w:val="001D0BBA"/>
    <w:rsid w:val="001D118C"/>
    <w:rsid w:val="001D128D"/>
    <w:rsid w:val="001D1311"/>
    <w:rsid w:val="001D1647"/>
    <w:rsid w:val="001D16CA"/>
    <w:rsid w:val="001D174B"/>
    <w:rsid w:val="001D17F5"/>
    <w:rsid w:val="001D180E"/>
    <w:rsid w:val="001D1961"/>
    <w:rsid w:val="001D1B0E"/>
    <w:rsid w:val="001D1EF6"/>
    <w:rsid w:val="001D1F3D"/>
    <w:rsid w:val="001D1F7E"/>
    <w:rsid w:val="001D21E6"/>
    <w:rsid w:val="001D21E7"/>
    <w:rsid w:val="001D21EC"/>
    <w:rsid w:val="001D23F2"/>
    <w:rsid w:val="001D269D"/>
    <w:rsid w:val="001D273E"/>
    <w:rsid w:val="001D27EF"/>
    <w:rsid w:val="001D2852"/>
    <w:rsid w:val="001D295E"/>
    <w:rsid w:val="001D2992"/>
    <w:rsid w:val="001D29E4"/>
    <w:rsid w:val="001D2DCF"/>
    <w:rsid w:val="001D3059"/>
    <w:rsid w:val="001D31E0"/>
    <w:rsid w:val="001D3439"/>
    <w:rsid w:val="001D35E6"/>
    <w:rsid w:val="001D3759"/>
    <w:rsid w:val="001D3903"/>
    <w:rsid w:val="001D3964"/>
    <w:rsid w:val="001D39B0"/>
    <w:rsid w:val="001D3CB7"/>
    <w:rsid w:val="001D3DE6"/>
    <w:rsid w:val="001D3FC6"/>
    <w:rsid w:val="001D406C"/>
    <w:rsid w:val="001D40A3"/>
    <w:rsid w:val="001D4136"/>
    <w:rsid w:val="001D463F"/>
    <w:rsid w:val="001D479D"/>
    <w:rsid w:val="001D4A46"/>
    <w:rsid w:val="001D4B6F"/>
    <w:rsid w:val="001D4D5F"/>
    <w:rsid w:val="001D502C"/>
    <w:rsid w:val="001D5059"/>
    <w:rsid w:val="001D53FC"/>
    <w:rsid w:val="001D5708"/>
    <w:rsid w:val="001D5BF2"/>
    <w:rsid w:val="001D5C08"/>
    <w:rsid w:val="001D5DCB"/>
    <w:rsid w:val="001D5F39"/>
    <w:rsid w:val="001D5FD2"/>
    <w:rsid w:val="001D64BD"/>
    <w:rsid w:val="001D653D"/>
    <w:rsid w:val="001D6607"/>
    <w:rsid w:val="001D6771"/>
    <w:rsid w:val="001D6977"/>
    <w:rsid w:val="001D6C56"/>
    <w:rsid w:val="001D6E54"/>
    <w:rsid w:val="001D702E"/>
    <w:rsid w:val="001D7045"/>
    <w:rsid w:val="001D73BF"/>
    <w:rsid w:val="001D749D"/>
    <w:rsid w:val="001D77A5"/>
    <w:rsid w:val="001D786B"/>
    <w:rsid w:val="001D7B35"/>
    <w:rsid w:val="001D7BF6"/>
    <w:rsid w:val="001D7D65"/>
    <w:rsid w:val="001D7FA5"/>
    <w:rsid w:val="001E005C"/>
    <w:rsid w:val="001E00C3"/>
    <w:rsid w:val="001E012A"/>
    <w:rsid w:val="001E0219"/>
    <w:rsid w:val="001E02FD"/>
    <w:rsid w:val="001E0404"/>
    <w:rsid w:val="001E044D"/>
    <w:rsid w:val="001E0521"/>
    <w:rsid w:val="001E069F"/>
    <w:rsid w:val="001E07BB"/>
    <w:rsid w:val="001E0A1E"/>
    <w:rsid w:val="001E0B25"/>
    <w:rsid w:val="001E0BFA"/>
    <w:rsid w:val="001E0C2A"/>
    <w:rsid w:val="001E0C9D"/>
    <w:rsid w:val="001E0E33"/>
    <w:rsid w:val="001E0ECB"/>
    <w:rsid w:val="001E1036"/>
    <w:rsid w:val="001E10EB"/>
    <w:rsid w:val="001E143D"/>
    <w:rsid w:val="001E18C1"/>
    <w:rsid w:val="001E1AE2"/>
    <w:rsid w:val="001E1AF7"/>
    <w:rsid w:val="001E1B77"/>
    <w:rsid w:val="001E1CAF"/>
    <w:rsid w:val="001E1D6A"/>
    <w:rsid w:val="001E1FDF"/>
    <w:rsid w:val="001E2083"/>
    <w:rsid w:val="001E2507"/>
    <w:rsid w:val="001E278B"/>
    <w:rsid w:val="001E2829"/>
    <w:rsid w:val="001E2ADD"/>
    <w:rsid w:val="001E2B87"/>
    <w:rsid w:val="001E2BD0"/>
    <w:rsid w:val="001E2C37"/>
    <w:rsid w:val="001E2D1A"/>
    <w:rsid w:val="001E2D25"/>
    <w:rsid w:val="001E2D88"/>
    <w:rsid w:val="001E2DA4"/>
    <w:rsid w:val="001E2DD8"/>
    <w:rsid w:val="001E2FC1"/>
    <w:rsid w:val="001E3169"/>
    <w:rsid w:val="001E326F"/>
    <w:rsid w:val="001E33DC"/>
    <w:rsid w:val="001E3483"/>
    <w:rsid w:val="001E3835"/>
    <w:rsid w:val="001E38F2"/>
    <w:rsid w:val="001E3986"/>
    <w:rsid w:val="001E3A37"/>
    <w:rsid w:val="001E3A60"/>
    <w:rsid w:val="001E3A82"/>
    <w:rsid w:val="001E3BA1"/>
    <w:rsid w:val="001E3C02"/>
    <w:rsid w:val="001E3D11"/>
    <w:rsid w:val="001E3DC2"/>
    <w:rsid w:val="001E3EBB"/>
    <w:rsid w:val="001E3F9E"/>
    <w:rsid w:val="001E42AE"/>
    <w:rsid w:val="001E42CA"/>
    <w:rsid w:val="001E46E7"/>
    <w:rsid w:val="001E471E"/>
    <w:rsid w:val="001E4755"/>
    <w:rsid w:val="001E4867"/>
    <w:rsid w:val="001E4B82"/>
    <w:rsid w:val="001E4C3D"/>
    <w:rsid w:val="001E4D11"/>
    <w:rsid w:val="001E4E52"/>
    <w:rsid w:val="001E504E"/>
    <w:rsid w:val="001E514B"/>
    <w:rsid w:val="001E54C2"/>
    <w:rsid w:val="001E5539"/>
    <w:rsid w:val="001E554B"/>
    <w:rsid w:val="001E565B"/>
    <w:rsid w:val="001E5931"/>
    <w:rsid w:val="001E5F07"/>
    <w:rsid w:val="001E6167"/>
    <w:rsid w:val="001E657F"/>
    <w:rsid w:val="001E6644"/>
    <w:rsid w:val="001E6AD3"/>
    <w:rsid w:val="001E6CC9"/>
    <w:rsid w:val="001E6EB5"/>
    <w:rsid w:val="001E6F06"/>
    <w:rsid w:val="001E72AF"/>
    <w:rsid w:val="001E742B"/>
    <w:rsid w:val="001E743C"/>
    <w:rsid w:val="001E74BA"/>
    <w:rsid w:val="001E75D2"/>
    <w:rsid w:val="001E771D"/>
    <w:rsid w:val="001E7B10"/>
    <w:rsid w:val="001E7BA9"/>
    <w:rsid w:val="001E7CFA"/>
    <w:rsid w:val="001E7F52"/>
    <w:rsid w:val="001F0050"/>
    <w:rsid w:val="001F02AA"/>
    <w:rsid w:val="001F02B4"/>
    <w:rsid w:val="001F02C3"/>
    <w:rsid w:val="001F0553"/>
    <w:rsid w:val="001F0666"/>
    <w:rsid w:val="001F0793"/>
    <w:rsid w:val="001F07D6"/>
    <w:rsid w:val="001F0865"/>
    <w:rsid w:val="001F087E"/>
    <w:rsid w:val="001F09A1"/>
    <w:rsid w:val="001F0A23"/>
    <w:rsid w:val="001F0E39"/>
    <w:rsid w:val="001F127E"/>
    <w:rsid w:val="001F1462"/>
    <w:rsid w:val="001F1463"/>
    <w:rsid w:val="001F1486"/>
    <w:rsid w:val="001F15EF"/>
    <w:rsid w:val="001F17CB"/>
    <w:rsid w:val="001F193D"/>
    <w:rsid w:val="001F1C9F"/>
    <w:rsid w:val="001F1E0F"/>
    <w:rsid w:val="001F1E78"/>
    <w:rsid w:val="001F2056"/>
    <w:rsid w:val="001F20F2"/>
    <w:rsid w:val="001F2138"/>
    <w:rsid w:val="001F226E"/>
    <w:rsid w:val="001F23F2"/>
    <w:rsid w:val="001F2533"/>
    <w:rsid w:val="001F2561"/>
    <w:rsid w:val="001F256F"/>
    <w:rsid w:val="001F27A7"/>
    <w:rsid w:val="001F29AA"/>
    <w:rsid w:val="001F2A9C"/>
    <w:rsid w:val="001F2C1B"/>
    <w:rsid w:val="001F2CC5"/>
    <w:rsid w:val="001F2CE8"/>
    <w:rsid w:val="001F2D76"/>
    <w:rsid w:val="001F2DF8"/>
    <w:rsid w:val="001F2E3B"/>
    <w:rsid w:val="001F2E67"/>
    <w:rsid w:val="001F315D"/>
    <w:rsid w:val="001F321B"/>
    <w:rsid w:val="001F3914"/>
    <w:rsid w:val="001F396A"/>
    <w:rsid w:val="001F3B51"/>
    <w:rsid w:val="001F3C87"/>
    <w:rsid w:val="001F3ED5"/>
    <w:rsid w:val="001F402F"/>
    <w:rsid w:val="001F4047"/>
    <w:rsid w:val="001F40DF"/>
    <w:rsid w:val="001F41C0"/>
    <w:rsid w:val="001F42AE"/>
    <w:rsid w:val="001F42E5"/>
    <w:rsid w:val="001F4715"/>
    <w:rsid w:val="001F47AB"/>
    <w:rsid w:val="001F47D0"/>
    <w:rsid w:val="001F490D"/>
    <w:rsid w:val="001F4A33"/>
    <w:rsid w:val="001F4C2D"/>
    <w:rsid w:val="001F4D0A"/>
    <w:rsid w:val="001F4DC0"/>
    <w:rsid w:val="001F4E19"/>
    <w:rsid w:val="001F4EDE"/>
    <w:rsid w:val="001F4F1D"/>
    <w:rsid w:val="001F4F3D"/>
    <w:rsid w:val="001F50EC"/>
    <w:rsid w:val="001F5119"/>
    <w:rsid w:val="001F5213"/>
    <w:rsid w:val="001F5413"/>
    <w:rsid w:val="001F54E7"/>
    <w:rsid w:val="001F55B5"/>
    <w:rsid w:val="001F55DE"/>
    <w:rsid w:val="001F560F"/>
    <w:rsid w:val="001F5784"/>
    <w:rsid w:val="001F57FC"/>
    <w:rsid w:val="001F5A3F"/>
    <w:rsid w:val="001F5ACE"/>
    <w:rsid w:val="001F5D31"/>
    <w:rsid w:val="001F5E1A"/>
    <w:rsid w:val="001F5F51"/>
    <w:rsid w:val="001F6201"/>
    <w:rsid w:val="001F65EB"/>
    <w:rsid w:val="001F66A4"/>
    <w:rsid w:val="001F66B2"/>
    <w:rsid w:val="001F67C8"/>
    <w:rsid w:val="001F67DA"/>
    <w:rsid w:val="001F683E"/>
    <w:rsid w:val="001F697B"/>
    <w:rsid w:val="001F6BE4"/>
    <w:rsid w:val="001F6D1E"/>
    <w:rsid w:val="001F6D39"/>
    <w:rsid w:val="001F7060"/>
    <w:rsid w:val="001F70A5"/>
    <w:rsid w:val="001F70AB"/>
    <w:rsid w:val="001F7174"/>
    <w:rsid w:val="001F7398"/>
    <w:rsid w:val="001F74F2"/>
    <w:rsid w:val="001F7860"/>
    <w:rsid w:val="001F7987"/>
    <w:rsid w:val="001F7B4D"/>
    <w:rsid w:val="001F7BD8"/>
    <w:rsid w:val="001F7CA2"/>
    <w:rsid w:val="001F7CBA"/>
    <w:rsid w:val="001F7DF1"/>
    <w:rsid w:val="001F7E52"/>
    <w:rsid w:val="0020003B"/>
    <w:rsid w:val="002002EA"/>
    <w:rsid w:val="0020052A"/>
    <w:rsid w:val="0020053C"/>
    <w:rsid w:val="002006BF"/>
    <w:rsid w:val="002007A4"/>
    <w:rsid w:val="0020080C"/>
    <w:rsid w:val="0020090F"/>
    <w:rsid w:val="00200AD6"/>
    <w:rsid w:val="00200AF9"/>
    <w:rsid w:val="00200BE6"/>
    <w:rsid w:val="00200C88"/>
    <w:rsid w:val="00200D50"/>
    <w:rsid w:val="00200D96"/>
    <w:rsid w:val="00200F59"/>
    <w:rsid w:val="0020105F"/>
    <w:rsid w:val="00201128"/>
    <w:rsid w:val="002013A2"/>
    <w:rsid w:val="002016E8"/>
    <w:rsid w:val="002019BD"/>
    <w:rsid w:val="002019CD"/>
    <w:rsid w:val="00201B5C"/>
    <w:rsid w:val="00201BF2"/>
    <w:rsid w:val="00201C22"/>
    <w:rsid w:val="00201E3E"/>
    <w:rsid w:val="00201F18"/>
    <w:rsid w:val="0020220A"/>
    <w:rsid w:val="0020229B"/>
    <w:rsid w:val="002022DC"/>
    <w:rsid w:val="00202423"/>
    <w:rsid w:val="00202523"/>
    <w:rsid w:val="0020260B"/>
    <w:rsid w:val="00202955"/>
    <w:rsid w:val="00202985"/>
    <w:rsid w:val="00202C63"/>
    <w:rsid w:val="00202F28"/>
    <w:rsid w:val="00202FBC"/>
    <w:rsid w:val="002030FD"/>
    <w:rsid w:val="0020323C"/>
    <w:rsid w:val="00203573"/>
    <w:rsid w:val="00203639"/>
    <w:rsid w:val="00203820"/>
    <w:rsid w:val="0020394C"/>
    <w:rsid w:val="00203B48"/>
    <w:rsid w:val="00203CD3"/>
    <w:rsid w:val="00203F25"/>
    <w:rsid w:val="00204028"/>
    <w:rsid w:val="0020412D"/>
    <w:rsid w:val="00204168"/>
    <w:rsid w:val="00204195"/>
    <w:rsid w:val="002041E6"/>
    <w:rsid w:val="002042D5"/>
    <w:rsid w:val="00204427"/>
    <w:rsid w:val="00204488"/>
    <w:rsid w:val="0020474C"/>
    <w:rsid w:val="0020478A"/>
    <w:rsid w:val="002047B3"/>
    <w:rsid w:val="00204847"/>
    <w:rsid w:val="002049DB"/>
    <w:rsid w:val="00204B25"/>
    <w:rsid w:val="00204D13"/>
    <w:rsid w:val="00204D82"/>
    <w:rsid w:val="00204E2E"/>
    <w:rsid w:val="002050A6"/>
    <w:rsid w:val="002050C1"/>
    <w:rsid w:val="0020516F"/>
    <w:rsid w:val="002052A3"/>
    <w:rsid w:val="00205410"/>
    <w:rsid w:val="00205A46"/>
    <w:rsid w:val="00205A77"/>
    <w:rsid w:val="00205AF9"/>
    <w:rsid w:val="00205BCE"/>
    <w:rsid w:val="00205C76"/>
    <w:rsid w:val="00205D57"/>
    <w:rsid w:val="00205DC0"/>
    <w:rsid w:val="0020612B"/>
    <w:rsid w:val="00206345"/>
    <w:rsid w:val="00206454"/>
    <w:rsid w:val="0020646E"/>
    <w:rsid w:val="00206A84"/>
    <w:rsid w:val="00206A9B"/>
    <w:rsid w:val="00206B3F"/>
    <w:rsid w:val="00206D10"/>
    <w:rsid w:val="00206D5B"/>
    <w:rsid w:val="00206EE9"/>
    <w:rsid w:val="002070FD"/>
    <w:rsid w:val="00207262"/>
    <w:rsid w:val="002074A2"/>
    <w:rsid w:val="00207664"/>
    <w:rsid w:val="002076A8"/>
    <w:rsid w:val="00207847"/>
    <w:rsid w:val="00207B44"/>
    <w:rsid w:val="00207CCD"/>
    <w:rsid w:val="00207DB3"/>
    <w:rsid w:val="00207E06"/>
    <w:rsid w:val="00207F66"/>
    <w:rsid w:val="00207F81"/>
    <w:rsid w:val="00207FE0"/>
    <w:rsid w:val="00210071"/>
    <w:rsid w:val="00210331"/>
    <w:rsid w:val="002103A0"/>
    <w:rsid w:val="002103EA"/>
    <w:rsid w:val="002104F8"/>
    <w:rsid w:val="0021059E"/>
    <w:rsid w:val="00210700"/>
    <w:rsid w:val="0021083F"/>
    <w:rsid w:val="002109D5"/>
    <w:rsid w:val="00210D80"/>
    <w:rsid w:val="00211011"/>
    <w:rsid w:val="00211098"/>
    <w:rsid w:val="002110BE"/>
    <w:rsid w:val="002110C7"/>
    <w:rsid w:val="0021127A"/>
    <w:rsid w:val="002113E5"/>
    <w:rsid w:val="00211724"/>
    <w:rsid w:val="0021185C"/>
    <w:rsid w:val="00211931"/>
    <w:rsid w:val="0021196D"/>
    <w:rsid w:val="00211DCB"/>
    <w:rsid w:val="0021233A"/>
    <w:rsid w:val="00212343"/>
    <w:rsid w:val="002123EE"/>
    <w:rsid w:val="002124B3"/>
    <w:rsid w:val="0021262B"/>
    <w:rsid w:val="002127A5"/>
    <w:rsid w:val="0021285C"/>
    <w:rsid w:val="002128E8"/>
    <w:rsid w:val="002129A3"/>
    <w:rsid w:val="00212B01"/>
    <w:rsid w:val="00212BEC"/>
    <w:rsid w:val="00212DC1"/>
    <w:rsid w:val="002131CA"/>
    <w:rsid w:val="00213372"/>
    <w:rsid w:val="00213473"/>
    <w:rsid w:val="0021369B"/>
    <w:rsid w:val="002137CD"/>
    <w:rsid w:val="00213966"/>
    <w:rsid w:val="00213A27"/>
    <w:rsid w:val="00213D1A"/>
    <w:rsid w:val="00213D3F"/>
    <w:rsid w:val="002140A5"/>
    <w:rsid w:val="002140F3"/>
    <w:rsid w:val="0021423F"/>
    <w:rsid w:val="0021472F"/>
    <w:rsid w:val="00214848"/>
    <w:rsid w:val="00214851"/>
    <w:rsid w:val="00214AD8"/>
    <w:rsid w:val="00214C64"/>
    <w:rsid w:val="00214D50"/>
    <w:rsid w:val="00214DB1"/>
    <w:rsid w:val="00214EBE"/>
    <w:rsid w:val="00214FFB"/>
    <w:rsid w:val="00215162"/>
    <w:rsid w:val="00215203"/>
    <w:rsid w:val="0021522E"/>
    <w:rsid w:val="0021572A"/>
    <w:rsid w:val="002157AC"/>
    <w:rsid w:val="00215A52"/>
    <w:rsid w:val="00215A98"/>
    <w:rsid w:val="00215CB8"/>
    <w:rsid w:val="00215E41"/>
    <w:rsid w:val="00215E7A"/>
    <w:rsid w:val="00215EDE"/>
    <w:rsid w:val="00216482"/>
    <w:rsid w:val="00216494"/>
    <w:rsid w:val="002165EC"/>
    <w:rsid w:val="00216764"/>
    <w:rsid w:val="00216A39"/>
    <w:rsid w:val="00216C86"/>
    <w:rsid w:val="00216CED"/>
    <w:rsid w:val="00216E06"/>
    <w:rsid w:val="00216EB6"/>
    <w:rsid w:val="00217103"/>
    <w:rsid w:val="0021717A"/>
    <w:rsid w:val="00217304"/>
    <w:rsid w:val="00217527"/>
    <w:rsid w:val="002176BB"/>
    <w:rsid w:val="002176ED"/>
    <w:rsid w:val="00217805"/>
    <w:rsid w:val="00217A0F"/>
    <w:rsid w:val="00217A13"/>
    <w:rsid w:val="00217CF1"/>
    <w:rsid w:val="00217D7B"/>
    <w:rsid w:val="00217DCA"/>
    <w:rsid w:val="00217F5A"/>
    <w:rsid w:val="00217FCA"/>
    <w:rsid w:val="002203D4"/>
    <w:rsid w:val="00220835"/>
    <w:rsid w:val="00220957"/>
    <w:rsid w:val="00220B25"/>
    <w:rsid w:val="00220BE0"/>
    <w:rsid w:val="00220BF3"/>
    <w:rsid w:val="00220C2A"/>
    <w:rsid w:val="00220D1D"/>
    <w:rsid w:val="00221272"/>
    <w:rsid w:val="002213B8"/>
    <w:rsid w:val="002213BB"/>
    <w:rsid w:val="00221479"/>
    <w:rsid w:val="00221523"/>
    <w:rsid w:val="00221564"/>
    <w:rsid w:val="0022168C"/>
    <w:rsid w:val="002218D0"/>
    <w:rsid w:val="00221964"/>
    <w:rsid w:val="00221CA3"/>
    <w:rsid w:val="00221EE9"/>
    <w:rsid w:val="00222064"/>
    <w:rsid w:val="0022236E"/>
    <w:rsid w:val="00222402"/>
    <w:rsid w:val="00222645"/>
    <w:rsid w:val="00222663"/>
    <w:rsid w:val="002226EF"/>
    <w:rsid w:val="002227CC"/>
    <w:rsid w:val="00222930"/>
    <w:rsid w:val="00222C5B"/>
    <w:rsid w:val="00222CC1"/>
    <w:rsid w:val="00222E69"/>
    <w:rsid w:val="00222F05"/>
    <w:rsid w:val="00223420"/>
    <w:rsid w:val="0022360A"/>
    <w:rsid w:val="002238B7"/>
    <w:rsid w:val="002238F0"/>
    <w:rsid w:val="00223948"/>
    <w:rsid w:val="00223B9C"/>
    <w:rsid w:val="00223DAC"/>
    <w:rsid w:val="00223E3B"/>
    <w:rsid w:val="00223FB0"/>
    <w:rsid w:val="00224221"/>
    <w:rsid w:val="002242CC"/>
    <w:rsid w:val="00224378"/>
    <w:rsid w:val="002243C4"/>
    <w:rsid w:val="00224527"/>
    <w:rsid w:val="00224888"/>
    <w:rsid w:val="002248B1"/>
    <w:rsid w:val="002249C0"/>
    <w:rsid w:val="00224A41"/>
    <w:rsid w:val="00224E40"/>
    <w:rsid w:val="0022521D"/>
    <w:rsid w:val="0022524E"/>
    <w:rsid w:val="00225385"/>
    <w:rsid w:val="0022563A"/>
    <w:rsid w:val="00225675"/>
    <w:rsid w:val="00225994"/>
    <w:rsid w:val="00225BB5"/>
    <w:rsid w:val="00225E8D"/>
    <w:rsid w:val="00225EAA"/>
    <w:rsid w:val="00225F0C"/>
    <w:rsid w:val="00226165"/>
    <w:rsid w:val="00226454"/>
    <w:rsid w:val="00226627"/>
    <w:rsid w:val="00226664"/>
    <w:rsid w:val="002269C1"/>
    <w:rsid w:val="00226A6B"/>
    <w:rsid w:val="00226C2A"/>
    <w:rsid w:val="002270A5"/>
    <w:rsid w:val="0022717D"/>
    <w:rsid w:val="00227708"/>
    <w:rsid w:val="00227809"/>
    <w:rsid w:val="0022796A"/>
    <w:rsid w:val="00227AB3"/>
    <w:rsid w:val="00227C33"/>
    <w:rsid w:val="00227DB6"/>
    <w:rsid w:val="00227DC8"/>
    <w:rsid w:val="00227DEB"/>
    <w:rsid w:val="00227F71"/>
    <w:rsid w:val="00227FA3"/>
    <w:rsid w:val="00230118"/>
    <w:rsid w:val="002301F3"/>
    <w:rsid w:val="00230327"/>
    <w:rsid w:val="002304B9"/>
    <w:rsid w:val="00230759"/>
    <w:rsid w:val="002309CA"/>
    <w:rsid w:val="00230CB1"/>
    <w:rsid w:val="00230EA8"/>
    <w:rsid w:val="00230F09"/>
    <w:rsid w:val="002314AC"/>
    <w:rsid w:val="0023159A"/>
    <w:rsid w:val="002319FA"/>
    <w:rsid w:val="00231F79"/>
    <w:rsid w:val="00231FBC"/>
    <w:rsid w:val="002320CA"/>
    <w:rsid w:val="002328BF"/>
    <w:rsid w:val="002328E6"/>
    <w:rsid w:val="00232993"/>
    <w:rsid w:val="00232D5F"/>
    <w:rsid w:val="00232E68"/>
    <w:rsid w:val="00233117"/>
    <w:rsid w:val="002331CE"/>
    <w:rsid w:val="00233381"/>
    <w:rsid w:val="00233599"/>
    <w:rsid w:val="002335E3"/>
    <w:rsid w:val="00233B13"/>
    <w:rsid w:val="00233D1F"/>
    <w:rsid w:val="00233DE2"/>
    <w:rsid w:val="00233DEA"/>
    <w:rsid w:val="00233F89"/>
    <w:rsid w:val="0023408F"/>
    <w:rsid w:val="002340F8"/>
    <w:rsid w:val="002341AB"/>
    <w:rsid w:val="00234255"/>
    <w:rsid w:val="002343B6"/>
    <w:rsid w:val="00234465"/>
    <w:rsid w:val="002345B8"/>
    <w:rsid w:val="0023474B"/>
    <w:rsid w:val="0023491F"/>
    <w:rsid w:val="002349F6"/>
    <w:rsid w:val="002349FE"/>
    <w:rsid w:val="00234A44"/>
    <w:rsid w:val="00234C3B"/>
    <w:rsid w:val="00234D16"/>
    <w:rsid w:val="00234DAB"/>
    <w:rsid w:val="00234DC6"/>
    <w:rsid w:val="00234E5D"/>
    <w:rsid w:val="002351C5"/>
    <w:rsid w:val="00235474"/>
    <w:rsid w:val="002355AE"/>
    <w:rsid w:val="00235697"/>
    <w:rsid w:val="002357D7"/>
    <w:rsid w:val="00235956"/>
    <w:rsid w:val="00235BB6"/>
    <w:rsid w:val="00235EA4"/>
    <w:rsid w:val="00235EF1"/>
    <w:rsid w:val="00236132"/>
    <w:rsid w:val="002361C8"/>
    <w:rsid w:val="0023639F"/>
    <w:rsid w:val="0023646C"/>
    <w:rsid w:val="00236581"/>
    <w:rsid w:val="00236987"/>
    <w:rsid w:val="00236A3F"/>
    <w:rsid w:val="00236A55"/>
    <w:rsid w:val="00236A8B"/>
    <w:rsid w:val="0023704E"/>
    <w:rsid w:val="002371C5"/>
    <w:rsid w:val="002373EC"/>
    <w:rsid w:val="0023745B"/>
    <w:rsid w:val="0023751B"/>
    <w:rsid w:val="002377B7"/>
    <w:rsid w:val="00237C18"/>
    <w:rsid w:val="00237E63"/>
    <w:rsid w:val="0024015C"/>
    <w:rsid w:val="00240318"/>
    <w:rsid w:val="0024051A"/>
    <w:rsid w:val="00240620"/>
    <w:rsid w:val="00240640"/>
    <w:rsid w:val="00240643"/>
    <w:rsid w:val="00240665"/>
    <w:rsid w:val="002406A3"/>
    <w:rsid w:val="002406B3"/>
    <w:rsid w:val="00240886"/>
    <w:rsid w:val="002408AC"/>
    <w:rsid w:val="002409CE"/>
    <w:rsid w:val="00240CAD"/>
    <w:rsid w:val="00240D49"/>
    <w:rsid w:val="00240E9E"/>
    <w:rsid w:val="00240ED8"/>
    <w:rsid w:val="00240FC6"/>
    <w:rsid w:val="00241327"/>
    <w:rsid w:val="0024145A"/>
    <w:rsid w:val="0024152C"/>
    <w:rsid w:val="0024165B"/>
    <w:rsid w:val="0024199A"/>
    <w:rsid w:val="00241A27"/>
    <w:rsid w:val="00241A7E"/>
    <w:rsid w:val="00241F53"/>
    <w:rsid w:val="00241F7C"/>
    <w:rsid w:val="0024203C"/>
    <w:rsid w:val="002421CA"/>
    <w:rsid w:val="00242348"/>
    <w:rsid w:val="002425CF"/>
    <w:rsid w:val="00242600"/>
    <w:rsid w:val="00242711"/>
    <w:rsid w:val="00242956"/>
    <w:rsid w:val="00242D5F"/>
    <w:rsid w:val="00242E1F"/>
    <w:rsid w:val="00243034"/>
    <w:rsid w:val="00243040"/>
    <w:rsid w:val="002430EE"/>
    <w:rsid w:val="002433AA"/>
    <w:rsid w:val="00243512"/>
    <w:rsid w:val="002435E2"/>
    <w:rsid w:val="002435E8"/>
    <w:rsid w:val="0024386C"/>
    <w:rsid w:val="00243A9E"/>
    <w:rsid w:val="00243A9F"/>
    <w:rsid w:val="00243B1D"/>
    <w:rsid w:val="00243BE8"/>
    <w:rsid w:val="00243C42"/>
    <w:rsid w:val="00243CEA"/>
    <w:rsid w:val="00243FDC"/>
    <w:rsid w:val="00244065"/>
    <w:rsid w:val="002440FD"/>
    <w:rsid w:val="0024424E"/>
    <w:rsid w:val="0024426B"/>
    <w:rsid w:val="00244329"/>
    <w:rsid w:val="0024441E"/>
    <w:rsid w:val="00244478"/>
    <w:rsid w:val="0024448C"/>
    <w:rsid w:val="00244534"/>
    <w:rsid w:val="0024458F"/>
    <w:rsid w:val="00244764"/>
    <w:rsid w:val="00244953"/>
    <w:rsid w:val="0024496E"/>
    <w:rsid w:val="00244A09"/>
    <w:rsid w:val="00245641"/>
    <w:rsid w:val="00245853"/>
    <w:rsid w:val="00245A16"/>
    <w:rsid w:val="00245B4A"/>
    <w:rsid w:val="00245B7B"/>
    <w:rsid w:val="00245C1D"/>
    <w:rsid w:val="00245C61"/>
    <w:rsid w:val="00245C92"/>
    <w:rsid w:val="00245D5F"/>
    <w:rsid w:val="00245D8C"/>
    <w:rsid w:val="00245EEF"/>
    <w:rsid w:val="002466F0"/>
    <w:rsid w:val="002466FF"/>
    <w:rsid w:val="0024677F"/>
    <w:rsid w:val="002469F5"/>
    <w:rsid w:val="00246A87"/>
    <w:rsid w:val="00246A9E"/>
    <w:rsid w:val="00246DA5"/>
    <w:rsid w:val="00247236"/>
    <w:rsid w:val="002473AF"/>
    <w:rsid w:val="0024763C"/>
    <w:rsid w:val="002476C1"/>
    <w:rsid w:val="002477E6"/>
    <w:rsid w:val="0024791E"/>
    <w:rsid w:val="00247A3B"/>
    <w:rsid w:val="00247B1C"/>
    <w:rsid w:val="00247D1C"/>
    <w:rsid w:val="00247D4A"/>
    <w:rsid w:val="00247DC4"/>
    <w:rsid w:val="00247E08"/>
    <w:rsid w:val="00247EF2"/>
    <w:rsid w:val="00250250"/>
    <w:rsid w:val="00250256"/>
    <w:rsid w:val="0025038B"/>
    <w:rsid w:val="00250418"/>
    <w:rsid w:val="00250678"/>
    <w:rsid w:val="0025074B"/>
    <w:rsid w:val="00250929"/>
    <w:rsid w:val="00250A29"/>
    <w:rsid w:val="00250B95"/>
    <w:rsid w:val="00250D52"/>
    <w:rsid w:val="00250E3F"/>
    <w:rsid w:val="00250E6B"/>
    <w:rsid w:val="00251087"/>
    <w:rsid w:val="002510BC"/>
    <w:rsid w:val="002512E1"/>
    <w:rsid w:val="0025185E"/>
    <w:rsid w:val="002519C3"/>
    <w:rsid w:val="002519C6"/>
    <w:rsid w:val="00251CF4"/>
    <w:rsid w:val="00251D73"/>
    <w:rsid w:val="00251F7A"/>
    <w:rsid w:val="0025246D"/>
    <w:rsid w:val="002524DF"/>
    <w:rsid w:val="00252563"/>
    <w:rsid w:val="0025256A"/>
    <w:rsid w:val="0025256C"/>
    <w:rsid w:val="00252687"/>
    <w:rsid w:val="00252A74"/>
    <w:rsid w:val="00252E71"/>
    <w:rsid w:val="00252F3F"/>
    <w:rsid w:val="00252F74"/>
    <w:rsid w:val="002530AB"/>
    <w:rsid w:val="0025312F"/>
    <w:rsid w:val="0025327F"/>
    <w:rsid w:val="0025376E"/>
    <w:rsid w:val="00253779"/>
    <w:rsid w:val="00253865"/>
    <w:rsid w:val="00253ABD"/>
    <w:rsid w:val="00253C6F"/>
    <w:rsid w:val="00253D0A"/>
    <w:rsid w:val="00253E30"/>
    <w:rsid w:val="00253F32"/>
    <w:rsid w:val="00253F7F"/>
    <w:rsid w:val="00253F8D"/>
    <w:rsid w:val="002541B8"/>
    <w:rsid w:val="002544A1"/>
    <w:rsid w:val="002545E9"/>
    <w:rsid w:val="00254D3E"/>
    <w:rsid w:val="00254D9A"/>
    <w:rsid w:val="002552F4"/>
    <w:rsid w:val="0025537B"/>
    <w:rsid w:val="002554FC"/>
    <w:rsid w:val="0025571C"/>
    <w:rsid w:val="0025587D"/>
    <w:rsid w:val="002558B3"/>
    <w:rsid w:val="00255993"/>
    <w:rsid w:val="00255AF4"/>
    <w:rsid w:val="00255B9E"/>
    <w:rsid w:val="00255F7F"/>
    <w:rsid w:val="00256240"/>
    <w:rsid w:val="00256319"/>
    <w:rsid w:val="00256457"/>
    <w:rsid w:val="0025653F"/>
    <w:rsid w:val="0025655B"/>
    <w:rsid w:val="002565E2"/>
    <w:rsid w:val="002565E7"/>
    <w:rsid w:val="0025679C"/>
    <w:rsid w:val="002567E1"/>
    <w:rsid w:val="0025687F"/>
    <w:rsid w:val="00256AB4"/>
    <w:rsid w:val="00256BDB"/>
    <w:rsid w:val="00256BFE"/>
    <w:rsid w:val="00256EA0"/>
    <w:rsid w:val="00256FDC"/>
    <w:rsid w:val="00257273"/>
    <w:rsid w:val="002572A4"/>
    <w:rsid w:val="002572D5"/>
    <w:rsid w:val="002574BE"/>
    <w:rsid w:val="00257550"/>
    <w:rsid w:val="002579C4"/>
    <w:rsid w:val="00257BE7"/>
    <w:rsid w:val="00257BFF"/>
    <w:rsid w:val="00257CEF"/>
    <w:rsid w:val="00257F21"/>
    <w:rsid w:val="00260132"/>
    <w:rsid w:val="00260146"/>
    <w:rsid w:val="0026039F"/>
    <w:rsid w:val="00260538"/>
    <w:rsid w:val="0026057B"/>
    <w:rsid w:val="002605F3"/>
    <w:rsid w:val="002607B3"/>
    <w:rsid w:val="002608BC"/>
    <w:rsid w:val="002608CA"/>
    <w:rsid w:val="00260AEB"/>
    <w:rsid w:val="0026102F"/>
    <w:rsid w:val="0026107A"/>
    <w:rsid w:val="002614A4"/>
    <w:rsid w:val="002614CC"/>
    <w:rsid w:val="0026156B"/>
    <w:rsid w:val="00261622"/>
    <w:rsid w:val="00261960"/>
    <w:rsid w:val="00261AFA"/>
    <w:rsid w:val="00261BF9"/>
    <w:rsid w:val="00261C76"/>
    <w:rsid w:val="00261D00"/>
    <w:rsid w:val="00261E80"/>
    <w:rsid w:val="002625B8"/>
    <w:rsid w:val="00262684"/>
    <w:rsid w:val="00262A3C"/>
    <w:rsid w:val="00262A44"/>
    <w:rsid w:val="00262C54"/>
    <w:rsid w:val="00262E70"/>
    <w:rsid w:val="00262E8E"/>
    <w:rsid w:val="00262EDB"/>
    <w:rsid w:val="00263558"/>
    <w:rsid w:val="0026356E"/>
    <w:rsid w:val="00263751"/>
    <w:rsid w:val="00263924"/>
    <w:rsid w:val="00263DE0"/>
    <w:rsid w:val="00263E1B"/>
    <w:rsid w:val="00263F0D"/>
    <w:rsid w:val="00263F20"/>
    <w:rsid w:val="002641EA"/>
    <w:rsid w:val="00264380"/>
    <w:rsid w:val="00264658"/>
    <w:rsid w:val="002646D1"/>
    <w:rsid w:val="002647F7"/>
    <w:rsid w:val="0026481B"/>
    <w:rsid w:val="00264AE5"/>
    <w:rsid w:val="00264B11"/>
    <w:rsid w:val="00264B84"/>
    <w:rsid w:val="00264D9D"/>
    <w:rsid w:val="00264DF7"/>
    <w:rsid w:val="00264E3E"/>
    <w:rsid w:val="00264E8D"/>
    <w:rsid w:val="00264FA2"/>
    <w:rsid w:val="00265215"/>
    <w:rsid w:val="00265398"/>
    <w:rsid w:val="002654C4"/>
    <w:rsid w:val="00265621"/>
    <w:rsid w:val="00265727"/>
    <w:rsid w:val="00265923"/>
    <w:rsid w:val="0026597B"/>
    <w:rsid w:val="00265985"/>
    <w:rsid w:val="002659F5"/>
    <w:rsid w:val="00265EB6"/>
    <w:rsid w:val="00265EC8"/>
    <w:rsid w:val="002660CC"/>
    <w:rsid w:val="00266271"/>
    <w:rsid w:val="002665C9"/>
    <w:rsid w:val="002665F9"/>
    <w:rsid w:val="0026675C"/>
    <w:rsid w:val="002667B1"/>
    <w:rsid w:val="00266827"/>
    <w:rsid w:val="00266840"/>
    <w:rsid w:val="00266A93"/>
    <w:rsid w:val="00266E05"/>
    <w:rsid w:val="00266E88"/>
    <w:rsid w:val="00266EDD"/>
    <w:rsid w:val="00266F1B"/>
    <w:rsid w:val="00267018"/>
    <w:rsid w:val="0026705A"/>
    <w:rsid w:val="0026709B"/>
    <w:rsid w:val="002672A2"/>
    <w:rsid w:val="00267355"/>
    <w:rsid w:val="0026736D"/>
    <w:rsid w:val="00267853"/>
    <w:rsid w:val="00267A61"/>
    <w:rsid w:val="00267DDD"/>
    <w:rsid w:val="0027000E"/>
    <w:rsid w:val="0027011B"/>
    <w:rsid w:val="00270243"/>
    <w:rsid w:val="00270995"/>
    <w:rsid w:val="00270B6C"/>
    <w:rsid w:val="00270E2C"/>
    <w:rsid w:val="00270E48"/>
    <w:rsid w:val="0027101A"/>
    <w:rsid w:val="00271142"/>
    <w:rsid w:val="00271412"/>
    <w:rsid w:val="00271470"/>
    <w:rsid w:val="00271489"/>
    <w:rsid w:val="002717B8"/>
    <w:rsid w:val="00271861"/>
    <w:rsid w:val="00271A25"/>
    <w:rsid w:val="00271BD6"/>
    <w:rsid w:val="00271E69"/>
    <w:rsid w:val="0027207D"/>
    <w:rsid w:val="002722F8"/>
    <w:rsid w:val="00272424"/>
    <w:rsid w:val="0027264F"/>
    <w:rsid w:val="002726B5"/>
    <w:rsid w:val="002726C0"/>
    <w:rsid w:val="00272852"/>
    <w:rsid w:val="0027297D"/>
    <w:rsid w:val="00272BD6"/>
    <w:rsid w:val="00272E21"/>
    <w:rsid w:val="00272F56"/>
    <w:rsid w:val="00272F7B"/>
    <w:rsid w:val="00272FC3"/>
    <w:rsid w:val="00273084"/>
    <w:rsid w:val="0027309A"/>
    <w:rsid w:val="00273488"/>
    <w:rsid w:val="00273533"/>
    <w:rsid w:val="00273638"/>
    <w:rsid w:val="0027364B"/>
    <w:rsid w:val="00273668"/>
    <w:rsid w:val="0027367F"/>
    <w:rsid w:val="002737F6"/>
    <w:rsid w:val="00273A20"/>
    <w:rsid w:val="00273B6C"/>
    <w:rsid w:val="00273DF9"/>
    <w:rsid w:val="00273EC6"/>
    <w:rsid w:val="00273F68"/>
    <w:rsid w:val="002745B1"/>
    <w:rsid w:val="002747D3"/>
    <w:rsid w:val="0027480E"/>
    <w:rsid w:val="002749FA"/>
    <w:rsid w:val="00274AEA"/>
    <w:rsid w:val="00274B5C"/>
    <w:rsid w:val="00274C91"/>
    <w:rsid w:val="00275012"/>
    <w:rsid w:val="002752DD"/>
    <w:rsid w:val="002758C1"/>
    <w:rsid w:val="0027595F"/>
    <w:rsid w:val="00275A23"/>
    <w:rsid w:val="00275A85"/>
    <w:rsid w:val="00275AF3"/>
    <w:rsid w:val="002760E3"/>
    <w:rsid w:val="00276160"/>
    <w:rsid w:val="0027652F"/>
    <w:rsid w:val="002765E5"/>
    <w:rsid w:val="002766A7"/>
    <w:rsid w:val="00276A68"/>
    <w:rsid w:val="00276F09"/>
    <w:rsid w:val="00276FF7"/>
    <w:rsid w:val="0027739F"/>
    <w:rsid w:val="002773D8"/>
    <w:rsid w:val="002774D5"/>
    <w:rsid w:val="002776E8"/>
    <w:rsid w:val="00277815"/>
    <w:rsid w:val="002778F9"/>
    <w:rsid w:val="00277B09"/>
    <w:rsid w:val="00277D6F"/>
    <w:rsid w:val="0028004B"/>
    <w:rsid w:val="002803A4"/>
    <w:rsid w:val="0028051B"/>
    <w:rsid w:val="00280596"/>
    <w:rsid w:val="002805D2"/>
    <w:rsid w:val="00280673"/>
    <w:rsid w:val="00280674"/>
    <w:rsid w:val="00281227"/>
    <w:rsid w:val="0028123C"/>
    <w:rsid w:val="00281374"/>
    <w:rsid w:val="002815BB"/>
    <w:rsid w:val="002816CF"/>
    <w:rsid w:val="00281791"/>
    <w:rsid w:val="002818C8"/>
    <w:rsid w:val="00281A07"/>
    <w:rsid w:val="00281A84"/>
    <w:rsid w:val="00281D0A"/>
    <w:rsid w:val="00281D53"/>
    <w:rsid w:val="00281DA1"/>
    <w:rsid w:val="00281F14"/>
    <w:rsid w:val="00282035"/>
    <w:rsid w:val="0028226F"/>
    <w:rsid w:val="0028239A"/>
    <w:rsid w:val="0028269B"/>
    <w:rsid w:val="0028269E"/>
    <w:rsid w:val="0028289C"/>
    <w:rsid w:val="00282B09"/>
    <w:rsid w:val="00282C9A"/>
    <w:rsid w:val="00282D7E"/>
    <w:rsid w:val="00282DD7"/>
    <w:rsid w:val="00282E84"/>
    <w:rsid w:val="00283354"/>
    <w:rsid w:val="002834E5"/>
    <w:rsid w:val="002835FF"/>
    <w:rsid w:val="00283646"/>
    <w:rsid w:val="002836CF"/>
    <w:rsid w:val="002837C7"/>
    <w:rsid w:val="00283871"/>
    <w:rsid w:val="00283924"/>
    <w:rsid w:val="0028396E"/>
    <w:rsid w:val="00283DA1"/>
    <w:rsid w:val="002841E7"/>
    <w:rsid w:val="00284225"/>
    <w:rsid w:val="00284238"/>
    <w:rsid w:val="00284587"/>
    <w:rsid w:val="002849C1"/>
    <w:rsid w:val="00284A25"/>
    <w:rsid w:val="00284B2F"/>
    <w:rsid w:val="00284DD0"/>
    <w:rsid w:val="00284F52"/>
    <w:rsid w:val="00284FCB"/>
    <w:rsid w:val="00285266"/>
    <w:rsid w:val="00285464"/>
    <w:rsid w:val="00285496"/>
    <w:rsid w:val="00285556"/>
    <w:rsid w:val="00285692"/>
    <w:rsid w:val="00285784"/>
    <w:rsid w:val="00285892"/>
    <w:rsid w:val="002858F1"/>
    <w:rsid w:val="0028594D"/>
    <w:rsid w:val="002859B1"/>
    <w:rsid w:val="00285A73"/>
    <w:rsid w:val="00285B25"/>
    <w:rsid w:val="00286051"/>
    <w:rsid w:val="0028608F"/>
    <w:rsid w:val="002860C5"/>
    <w:rsid w:val="00286447"/>
    <w:rsid w:val="002864FF"/>
    <w:rsid w:val="002865A1"/>
    <w:rsid w:val="00286787"/>
    <w:rsid w:val="00286794"/>
    <w:rsid w:val="00286951"/>
    <w:rsid w:val="002869DD"/>
    <w:rsid w:val="00286B1C"/>
    <w:rsid w:val="00286C55"/>
    <w:rsid w:val="00286CAF"/>
    <w:rsid w:val="00286D91"/>
    <w:rsid w:val="00286E73"/>
    <w:rsid w:val="00286F20"/>
    <w:rsid w:val="0028716E"/>
    <w:rsid w:val="0028736F"/>
    <w:rsid w:val="00287583"/>
    <w:rsid w:val="00287598"/>
    <w:rsid w:val="002875D8"/>
    <w:rsid w:val="002876B7"/>
    <w:rsid w:val="002876D2"/>
    <w:rsid w:val="00287978"/>
    <w:rsid w:val="002879BD"/>
    <w:rsid w:val="002879F1"/>
    <w:rsid w:val="002879F9"/>
    <w:rsid w:val="00287A28"/>
    <w:rsid w:val="00287AF6"/>
    <w:rsid w:val="00287B0A"/>
    <w:rsid w:val="00287B84"/>
    <w:rsid w:val="00287B91"/>
    <w:rsid w:val="00287BDF"/>
    <w:rsid w:val="00287C10"/>
    <w:rsid w:val="00287CAF"/>
    <w:rsid w:val="00287DB9"/>
    <w:rsid w:val="00287EA1"/>
    <w:rsid w:val="002901A8"/>
    <w:rsid w:val="002904CE"/>
    <w:rsid w:val="00290534"/>
    <w:rsid w:val="00290907"/>
    <w:rsid w:val="00290A55"/>
    <w:rsid w:val="00290A64"/>
    <w:rsid w:val="00290B67"/>
    <w:rsid w:val="00290C56"/>
    <w:rsid w:val="00290CE2"/>
    <w:rsid w:val="00290D9C"/>
    <w:rsid w:val="00290E31"/>
    <w:rsid w:val="00290EB7"/>
    <w:rsid w:val="00291090"/>
    <w:rsid w:val="002910C7"/>
    <w:rsid w:val="002917DF"/>
    <w:rsid w:val="0029184E"/>
    <w:rsid w:val="002918DE"/>
    <w:rsid w:val="00291906"/>
    <w:rsid w:val="00291CFE"/>
    <w:rsid w:val="00291D64"/>
    <w:rsid w:val="00291F07"/>
    <w:rsid w:val="0029214B"/>
    <w:rsid w:val="002922C6"/>
    <w:rsid w:val="002922FE"/>
    <w:rsid w:val="002924B0"/>
    <w:rsid w:val="002924C0"/>
    <w:rsid w:val="002924F9"/>
    <w:rsid w:val="00292A52"/>
    <w:rsid w:val="00292C16"/>
    <w:rsid w:val="00292C77"/>
    <w:rsid w:val="00293010"/>
    <w:rsid w:val="002933DB"/>
    <w:rsid w:val="002933F9"/>
    <w:rsid w:val="0029344B"/>
    <w:rsid w:val="00293671"/>
    <w:rsid w:val="002937F0"/>
    <w:rsid w:val="00293831"/>
    <w:rsid w:val="00293913"/>
    <w:rsid w:val="0029395F"/>
    <w:rsid w:val="00293ACF"/>
    <w:rsid w:val="00293B3D"/>
    <w:rsid w:val="00293B88"/>
    <w:rsid w:val="00293B9A"/>
    <w:rsid w:val="00293D1B"/>
    <w:rsid w:val="00293DE8"/>
    <w:rsid w:val="00293E4A"/>
    <w:rsid w:val="00293EAD"/>
    <w:rsid w:val="00293F04"/>
    <w:rsid w:val="00293F37"/>
    <w:rsid w:val="002940AB"/>
    <w:rsid w:val="00294278"/>
    <w:rsid w:val="00294346"/>
    <w:rsid w:val="002944AA"/>
    <w:rsid w:val="00294541"/>
    <w:rsid w:val="00294587"/>
    <w:rsid w:val="002945F5"/>
    <w:rsid w:val="002946B1"/>
    <w:rsid w:val="002946FA"/>
    <w:rsid w:val="0029479D"/>
    <w:rsid w:val="002948DA"/>
    <w:rsid w:val="00294C71"/>
    <w:rsid w:val="00294C87"/>
    <w:rsid w:val="00294D86"/>
    <w:rsid w:val="0029529E"/>
    <w:rsid w:val="00295652"/>
    <w:rsid w:val="002959BF"/>
    <w:rsid w:val="00295AE5"/>
    <w:rsid w:val="00295C01"/>
    <w:rsid w:val="00295D5F"/>
    <w:rsid w:val="00295EED"/>
    <w:rsid w:val="002964A8"/>
    <w:rsid w:val="002964BC"/>
    <w:rsid w:val="0029674C"/>
    <w:rsid w:val="00296768"/>
    <w:rsid w:val="00296930"/>
    <w:rsid w:val="00296A38"/>
    <w:rsid w:val="00296BE5"/>
    <w:rsid w:val="00296C27"/>
    <w:rsid w:val="00297055"/>
    <w:rsid w:val="00297169"/>
    <w:rsid w:val="002971AD"/>
    <w:rsid w:val="0029725F"/>
    <w:rsid w:val="002972C9"/>
    <w:rsid w:val="00297512"/>
    <w:rsid w:val="002976ED"/>
    <w:rsid w:val="0029771D"/>
    <w:rsid w:val="00297784"/>
    <w:rsid w:val="00297BEB"/>
    <w:rsid w:val="00297CFB"/>
    <w:rsid w:val="002A0175"/>
    <w:rsid w:val="002A01E3"/>
    <w:rsid w:val="002A0262"/>
    <w:rsid w:val="002A05D8"/>
    <w:rsid w:val="002A0693"/>
    <w:rsid w:val="002A0819"/>
    <w:rsid w:val="002A0961"/>
    <w:rsid w:val="002A0FAD"/>
    <w:rsid w:val="002A0FE3"/>
    <w:rsid w:val="002A119C"/>
    <w:rsid w:val="002A1223"/>
    <w:rsid w:val="002A1775"/>
    <w:rsid w:val="002A182B"/>
    <w:rsid w:val="002A1C07"/>
    <w:rsid w:val="002A1F47"/>
    <w:rsid w:val="002A22A8"/>
    <w:rsid w:val="002A233B"/>
    <w:rsid w:val="002A2344"/>
    <w:rsid w:val="002A23E4"/>
    <w:rsid w:val="002A26DA"/>
    <w:rsid w:val="002A26DD"/>
    <w:rsid w:val="002A2700"/>
    <w:rsid w:val="002A272F"/>
    <w:rsid w:val="002A2748"/>
    <w:rsid w:val="002A296E"/>
    <w:rsid w:val="002A2D9F"/>
    <w:rsid w:val="002A2E38"/>
    <w:rsid w:val="002A2E6D"/>
    <w:rsid w:val="002A2FC9"/>
    <w:rsid w:val="002A3041"/>
    <w:rsid w:val="002A32B1"/>
    <w:rsid w:val="002A3461"/>
    <w:rsid w:val="002A363B"/>
    <w:rsid w:val="002A37FD"/>
    <w:rsid w:val="002A3911"/>
    <w:rsid w:val="002A3A01"/>
    <w:rsid w:val="002A3AE7"/>
    <w:rsid w:val="002A3B05"/>
    <w:rsid w:val="002A3BAE"/>
    <w:rsid w:val="002A3CAB"/>
    <w:rsid w:val="002A3CC0"/>
    <w:rsid w:val="002A3E11"/>
    <w:rsid w:val="002A3ED1"/>
    <w:rsid w:val="002A3F90"/>
    <w:rsid w:val="002A3F98"/>
    <w:rsid w:val="002A4292"/>
    <w:rsid w:val="002A4428"/>
    <w:rsid w:val="002A4533"/>
    <w:rsid w:val="002A4D8D"/>
    <w:rsid w:val="002A51E7"/>
    <w:rsid w:val="002A5333"/>
    <w:rsid w:val="002A538E"/>
    <w:rsid w:val="002A54C6"/>
    <w:rsid w:val="002A552F"/>
    <w:rsid w:val="002A55D8"/>
    <w:rsid w:val="002A5750"/>
    <w:rsid w:val="002A5757"/>
    <w:rsid w:val="002A590D"/>
    <w:rsid w:val="002A59ED"/>
    <w:rsid w:val="002A5B30"/>
    <w:rsid w:val="002A5E5C"/>
    <w:rsid w:val="002A5F16"/>
    <w:rsid w:val="002A614D"/>
    <w:rsid w:val="002A636A"/>
    <w:rsid w:val="002A6396"/>
    <w:rsid w:val="002A664A"/>
    <w:rsid w:val="002A678A"/>
    <w:rsid w:val="002A67F7"/>
    <w:rsid w:val="002A683D"/>
    <w:rsid w:val="002A68EC"/>
    <w:rsid w:val="002A6BEE"/>
    <w:rsid w:val="002A6D92"/>
    <w:rsid w:val="002A6EDB"/>
    <w:rsid w:val="002A6F8B"/>
    <w:rsid w:val="002A7382"/>
    <w:rsid w:val="002A744D"/>
    <w:rsid w:val="002A76C2"/>
    <w:rsid w:val="002A7D21"/>
    <w:rsid w:val="002A7D87"/>
    <w:rsid w:val="002A7F1E"/>
    <w:rsid w:val="002B0256"/>
    <w:rsid w:val="002B0338"/>
    <w:rsid w:val="002B038F"/>
    <w:rsid w:val="002B05AF"/>
    <w:rsid w:val="002B0D57"/>
    <w:rsid w:val="002B0DDE"/>
    <w:rsid w:val="002B0E9E"/>
    <w:rsid w:val="002B10D3"/>
    <w:rsid w:val="002B118D"/>
    <w:rsid w:val="002B11D2"/>
    <w:rsid w:val="002B12FB"/>
    <w:rsid w:val="002B1546"/>
    <w:rsid w:val="002B157A"/>
    <w:rsid w:val="002B164A"/>
    <w:rsid w:val="002B16BE"/>
    <w:rsid w:val="002B16EF"/>
    <w:rsid w:val="002B1731"/>
    <w:rsid w:val="002B1787"/>
    <w:rsid w:val="002B1869"/>
    <w:rsid w:val="002B186D"/>
    <w:rsid w:val="002B1A46"/>
    <w:rsid w:val="002B1A81"/>
    <w:rsid w:val="002B1C12"/>
    <w:rsid w:val="002B1D2F"/>
    <w:rsid w:val="002B1D59"/>
    <w:rsid w:val="002B1D8A"/>
    <w:rsid w:val="002B1FA1"/>
    <w:rsid w:val="002B20F9"/>
    <w:rsid w:val="002B257C"/>
    <w:rsid w:val="002B2612"/>
    <w:rsid w:val="002B2817"/>
    <w:rsid w:val="002B289C"/>
    <w:rsid w:val="002B2C13"/>
    <w:rsid w:val="002B2CA9"/>
    <w:rsid w:val="002B305A"/>
    <w:rsid w:val="002B30C1"/>
    <w:rsid w:val="002B3239"/>
    <w:rsid w:val="002B338A"/>
    <w:rsid w:val="002B384F"/>
    <w:rsid w:val="002B3995"/>
    <w:rsid w:val="002B3B04"/>
    <w:rsid w:val="002B3BA8"/>
    <w:rsid w:val="002B3C11"/>
    <w:rsid w:val="002B3C1D"/>
    <w:rsid w:val="002B3E17"/>
    <w:rsid w:val="002B3F8A"/>
    <w:rsid w:val="002B3FB2"/>
    <w:rsid w:val="002B3FEB"/>
    <w:rsid w:val="002B4023"/>
    <w:rsid w:val="002B4371"/>
    <w:rsid w:val="002B438E"/>
    <w:rsid w:val="002B47AD"/>
    <w:rsid w:val="002B4AE5"/>
    <w:rsid w:val="002B4D1A"/>
    <w:rsid w:val="002B4DA1"/>
    <w:rsid w:val="002B4E65"/>
    <w:rsid w:val="002B502C"/>
    <w:rsid w:val="002B514F"/>
    <w:rsid w:val="002B5365"/>
    <w:rsid w:val="002B53D8"/>
    <w:rsid w:val="002B5400"/>
    <w:rsid w:val="002B5404"/>
    <w:rsid w:val="002B542D"/>
    <w:rsid w:val="002B5744"/>
    <w:rsid w:val="002B5856"/>
    <w:rsid w:val="002B5A6A"/>
    <w:rsid w:val="002B5DC3"/>
    <w:rsid w:val="002B5F22"/>
    <w:rsid w:val="002B5F9D"/>
    <w:rsid w:val="002B6042"/>
    <w:rsid w:val="002B611F"/>
    <w:rsid w:val="002B6234"/>
    <w:rsid w:val="002B6601"/>
    <w:rsid w:val="002B6618"/>
    <w:rsid w:val="002B6950"/>
    <w:rsid w:val="002B6B98"/>
    <w:rsid w:val="002B6BC0"/>
    <w:rsid w:val="002B6D60"/>
    <w:rsid w:val="002B7154"/>
    <w:rsid w:val="002B7302"/>
    <w:rsid w:val="002B74BC"/>
    <w:rsid w:val="002B74E4"/>
    <w:rsid w:val="002B7500"/>
    <w:rsid w:val="002B754F"/>
    <w:rsid w:val="002B77A3"/>
    <w:rsid w:val="002B77CE"/>
    <w:rsid w:val="002B7848"/>
    <w:rsid w:val="002B7874"/>
    <w:rsid w:val="002B78C2"/>
    <w:rsid w:val="002B78DC"/>
    <w:rsid w:val="002B7ADC"/>
    <w:rsid w:val="002B7B68"/>
    <w:rsid w:val="002B7CAD"/>
    <w:rsid w:val="002B7CFF"/>
    <w:rsid w:val="002B7D2D"/>
    <w:rsid w:val="002B7D97"/>
    <w:rsid w:val="002B7D9E"/>
    <w:rsid w:val="002C01F5"/>
    <w:rsid w:val="002C053F"/>
    <w:rsid w:val="002C0546"/>
    <w:rsid w:val="002C0989"/>
    <w:rsid w:val="002C0A58"/>
    <w:rsid w:val="002C0BB6"/>
    <w:rsid w:val="002C0BEB"/>
    <w:rsid w:val="002C0D98"/>
    <w:rsid w:val="002C1162"/>
    <w:rsid w:val="002C11CE"/>
    <w:rsid w:val="002C14C3"/>
    <w:rsid w:val="002C150F"/>
    <w:rsid w:val="002C1637"/>
    <w:rsid w:val="002C177A"/>
    <w:rsid w:val="002C1F5D"/>
    <w:rsid w:val="002C1FD8"/>
    <w:rsid w:val="002C20F0"/>
    <w:rsid w:val="002C23A0"/>
    <w:rsid w:val="002C23BB"/>
    <w:rsid w:val="002C23DC"/>
    <w:rsid w:val="002C249F"/>
    <w:rsid w:val="002C29BF"/>
    <w:rsid w:val="002C2A36"/>
    <w:rsid w:val="002C2AB4"/>
    <w:rsid w:val="002C2ABE"/>
    <w:rsid w:val="002C2AF3"/>
    <w:rsid w:val="002C2C03"/>
    <w:rsid w:val="002C2C7E"/>
    <w:rsid w:val="002C2CE7"/>
    <w:rsid w:val="002C3033"/>
    <w:rsid w:val="002C3112"/>
    <w:rsid w:val="002C32C9"/>
    <w:rsid w:val="002C33A7"/>
    <w:rsid w:val="002C33CE"/>
    <w:rsid w:val="002C343C"/>
    <w:rsid w:val="002C34F8"/>
    <w:rsid w:val="002C352F"/>
    <w:rsid w:val="002C3629"/>
    <w:rsid w:val="002C368C"/>
    <w:rsid w:val="002C3AA3"/>
    <w:rsid w:val="002C3C9A"/>
    <w:rsid w:val="002C3E16"/>
    <w:rsid w:val="002C429D"/>
    <w:rsid w:val="002C42AD"/>
    <w:rsid w:val="002C43C3"/>
    <w:rsid w:val="002C43CF"/>
    <w:rsid w:val="002C4760"/>
    <w:rsid w:val="002C48EC"/>
    <w:rsid w:val="002C49D0"/>
    <w:rsid w:val="002C4AB1"/>
    <w:rsid w:val="002C4ADD"/>
    <w:rsid w:val="002C4B04"/>
    <w:rsid w:val="002C4C0C"/>
    <w:rsid w:val="002C4D67"/>
    <w:rsid w:val="002C4EA5"/>
    <w:rsid w:val="002C506C"/>
    <w:rsid w:val="002C50E1"/>
    <w:rsid w:val="002C52B0"/>
    <w:rsid w:val="002C52EA"/>
    <w:rsid w:val="002C5313"/>
    <w:rsid w:val="002C535F"/>
    <w:rsid w:val="002C541C"/>
    <w:rsid w:val="002C54A0"/>
    <w:rsid w:val="002C54CF"/>
    <w:rsid w:val="002C56BC"/>
    <w:rsid w:val="002C57A6"/>
    <w:rsid w:val="002C599E"/>
    <w:rsid w:val="002C59BD"/>
    <w:rsid w:val="002C5CF3"/>
    <w:rsid w:val="002C5FD1"/>
    <w:rsid w:val="002C600D"/>
    <w:rsid w:val="002C612C"/>
    <w:rsid w:val="002C63AF"/>
    <w:rsid w:val="002C63E3"/>
    <w:rsid w:val="002C63EF"/>
    <w:rsid w:val="002C64B4"/>
    <w:rsid w:val="002C66EF"/>
    <w:rsid w:val="002C67F8"/>
    <w:rsid w:val="002C6A0F"/>
    <w:rsid w:val="002C7006"/>
    <w:rsid w:val="002C7038"/>
    <w:rsid w:val="002C7163"/>
    <w:rsid w:val="002C770C"/>
    <w:rsid w:val="002C782D"/>
    <w:rsid w:val="002C7B62"/>
    <w:rsid w:val="002C7CC3"/>
    <w:rsid w:val="002C7D6F"/>
    <w:rsid w:val="002C7EC6"/>
    <w:rsid w:val="002D034C"/>
    <w:rsid w:val="002D070D"/>
    <w:rsid w:val="002D07BF"/>
    <w:rsid w:val="002D0815"/>
    <w:rsid w:val="002D08A5"/>
    <w:rsid w:val="002D0968"/>
    <w:rsid w:val="002D0ACC"/>
    <w:rsid w:val="002D0BC7"/>
    <w:rsid w:val="002D0DDF"/>
    <w:rsid w:val="002D0ECC"/>
    <w:rsid w:val="002D0FB7"/>
    <w:rsid w:val="002D11AA"/>
    <w:rsid w:val="002D12E3"/>
    <w:rsid w:val="002D1547"/>
    <w:rsid w:val="002D15AA"/>
    <w:rsid w:val="002D16CE"/>
    <w:rsid w:val="002D1701"/>
    <w:rsid w:val="002D1A9E"/>
    <w:rsid w:val="002D1CD7"/>
    <w:rsid w:val="002D1DD3"/>
    <w:rsid w:val="002D1DE8"/>
    <w:rsid w:val="002D20D7"/>
    <w:rsid w:val="002D224F"/>
    <w:rsid w:val="002D22A2"/>
    <w:rsid w:val="002D22B7"/>
    <w:rsid w:val="002D23BA"/>
    <w:rsid w:val="002D2596"/>
    <w:rsid w:val="002D269B"/>
    <w:rsid w:val="002D2741"/>
    <w:rsid w:val="002D28F9"/>
    <w:rsid w:val="002D2966"/>
    <w:rsid w:val="002D297B"/>
    <w:rsid w:val="002D2A42"/>
    <w:rsid w:val="002D2E06"/>
    <w:rsid w:val="002D3168"/>
    <w:rsid w:val="002D3267"/>
    <w:rsid w:val="002D3935"/>
    <w:rsid w:val="002D39BD"/>
    <w:rsid w:val="002D3A18"/>
    <w:rsid w:val="002D3D4D"/>
    <w:rsid w:val="002D3D8C"/>
    <w:rsid w:val="002D3DB9"/>
    <w:rsid w:val="002D3DE1"/>
    <w:rsid w:val="002D3F9C"/>
    <w:rsid w:val="002D3FB9"/>
    <w:rsid w:val="002D41D0"/>
    <w:rsid w:val="002D4279"/>
    <w:rsid w:val="002D443C"/>
    <w:rsid w:val="002D444A"/>
    <w:rsid w:val="002D445F"/>
    <w:rsid w:val="002D45E2"/>
    <w:rsid w:val="002D4645"/>
    <w:rsid w:val="002D47EC"/>
    <w:rsid w:val="002D499E"/>
    <w:rsid w:val="002D4A55"/>
    <w:rsid w:val="002D4A9C"/>
    <w:rsid w:val="002D4F77"/>
    <w:rsid w:val="002D5058"/>
    <w:rsid w:val="002D505B"/>
    <w:rsid w:val="002D519D"/>
    <w:rsid w:val="002D52CE"/>
    <w:rsid w:val="002D55EA"/>
    <w:rsid w:val="002D5660"/>
    <w:rsid w:val="002D56B7"/>
    <w:rsid w:val="002D5817"/>
    <w:rsid w:val="002D58DF"/>
    <w:rsid w:val="002D5949"/>
    <w:rsid w:val="002D598A"/>
    <w:rsid w:val="002D59B8"/>
    <w:rsid w:val="002D5CE7"/>
    <w:rsid w:val="002D5CFB"/>
    <w:rsid w:val="002D5D6D"/>
    <w:rsid w:val="002D5E4F"/>
    <w:rsid w:val="002D60A3"/>
    <w:rsid w:val="002D6187"/>
    <w:rsid w:val="002D63C9"/>
    <w:rsid w:val="002D641F"/>
    <w:rsid w:val="002D6445"/>
    <w:rsid w:val="002D65C1"/>
    <w:rsid w:val="002D6688"/>
    <w:rsid w:val="002D687E"/>
    <w:rsid w:val="002D69F4"/>
    <w:rsid w:val="002D6C28"/>
    <w:rsid w:val="002D6FF3"/>
    <w:rsid w:val="002D727B"/>
    <w:rsid w:val="002D72C5"/>
    <w:rsid w:val="002D7524"/>
    <w:rsid w:val="002D77E3"/>
    <w:rsid w:val="002D78C9"/>
    <w:rsid w:val="002D7A87"/>
    <w:rsid w:val="002D7B4F"/>
    <w:rsid w:val="002D7B76"/>
    <w:rsid w:val="002D7DF7"/>
    <w:rsid w:val="002D7F78"/>
    <w:rsid w:val="002E001C"/>
    <w:rsid w:val="002E00AF"/>
    <w:rsid w:val="002E00FB"/>
    <w:rsid w:val="002E0192"/>
    <w:rsid w:val="002E0500"/>
    <w:rsid w:val="002E0533"/>
    <w:rsid w:val="002E063B"/>
    <w:rsid w:val="002E0677"/>
    <w:rsid w:val="002E06A5"/>
    <w:rsid w:val="002E07BA"/>
    <w:rsid w:val="002E0D91"/>
    <w:rsid w:val="002E0DDE"/>
    <w:rsid w:val="002E1176"/>
    <w:rsid w:val="002E1393"/>
    <w:rsid w:val="002E1396"/>
    <w:rsid w:val="002E1A3F"/>
    <w:rsid w:val="002E1B40"/>
    <w:rsid w:val="002E1B51"/>
    <w:rsid w:val="002E1C55"/>
    <w:rsid w:val="002E1D0E"/>
    <w:rsid w:val="002E1DF2"/>
    <w:rsid w:val="002E1F20"/>
    <w:rsid w:val="002E2253"/>
    <w:rsid w:val="002E22E1"/>
    <w:rsid w:val="002E27D4"/>
    <w:rsid w:val="002E281A"/>
    <w:rsid w:val="002E2C38"/>
    <w:rsid w:val="002E2CC1"/>
    <w:rsid w:val="002E2E4D"/>
    <w:rsid w:val="002E2F74"/>
    <w:rsid w:val="002E30C5"/>
    <w:rsid w:val="002E3241"/>
    <w:rsid w:val="002E324D"/>
    <w:rsid w:val="002E336D"/>
    <w:rsid w:val="002E337C"/>
    <w:rsid w:val="002E33AB"/>
    <w:rsid w:val="002E3593"/>
    <w:rsid w:val="002E3748"/>
    <w:rsid w:val="002E383A"/>
    <w:rsid w:val="002E393C"/>
    <w:rsid w:val="002E394E"/>
    <w:rsid w:val="002E39F6"/>
    <w:rsid w:val="002E3A5C"/>
    <w:rsid w:val="002E3AF2"/>
    <w:rsid w:val="002E3B9A"/>
    <w:rsid w:val="002E3D85"/>
    <w:rsid w:val="002E41DD"/>
    <w:rsid w:val="002E44C3"/>
    <w:rsid w:val="002E45F9"/>
    <w:rsid w:val="002E476D"/>
    <w:rsid w:val="002E4A62"/>
    <w:rsid w:val="002E4AB0"/>
    <w:rsid w:val="002E4AC0"/>
    <w:rsid w:val="002E4AF8"/>
    <w:rsid w:val="002E4BAE"/>
    <w:rsid w:val="002E4C1D"/>
    <w:rsid w:val="002E4C67"/>
    <w:rsid w:val="002E4C7B"/>
    <w:rsid w:val="002E4DAE"/>
    <w:rsid w:val="002E4E43"/>
    <w:rsid w:val="002E4FD2"/>
    <w:rsid w:val="002E4FFF"/>
    <w:rsid w:val="002E522B"/>
    <w:rsid w:val="002E5252"/>
    <w:rsid w:val="002E5371"/>
    <w:rsid w:val="002E54AD"/>
    <w:rsid w:val="002E5568"/>
    <w:rsid w:val="002E55E8"/>
    <w:rsid w:val="002E580F"/>
    <w:rsid w:val="002E5863"/>
    <w:rsid w:val="002E58F5"/>
    <w:rsid w:val="002E5C4D"/>
    <w:rsid w:val="002E5D22"/>
    <w:rsid w:val="002E5EE6"/>
    <w:rsid w:val="002E5FCB"/>
    <w:rsid w:val="002E5FE3"/>
    <w:rsid w:val="002E6142"/>
    <w:rsid w:val="002E61E3"/>
    <w:rsid w:val="002E63AC"/>
    <w:rsid w:val="002E66E9"/>
    <w:rsid w:val="002E681A"/>
    <w:rsid w:val="002E694F"/>
    <w:rsid w:val="002E6A47"/>
    <w:rsid w:val="002E6DAE"/>
    <w:rsid w:val="002E6DE1"/>
    <w:rsid w:val="002E703A"/>
    <w:rsid w:val="002E732D"/>
    <w:rsid w:val="002E734E"/>
    <w:rsid w:val="002E7361"/>
    <w:rsid w:val="002E7548"/>
    <w:rsid w:val="002E75B8"/>
    <w:rsid w:val="002E765E"/>
    <w:rsid w:val="002E7807"/>
    <w:rsid w:val="002E7CF3"/>
    <w:rsid w:val="002E7FE4"/>
    <w:rsid w:val="002E7FFD"/>
    <w:rsid w:val="002F074F"/>
    <w:rsid w:val="002F086B"/>
    <w:rsid w:val="002F0BED"/>
    <w:rsid w:val="002F0E43"/>
    <w:rsid w:val="002F0E48"/>
    <w:rsid w:val="002F0F80"/>
    <w:rsid w:val="002F153E"/>
    <w:rsid w:val="002F1682"/>
    <w:rsid w:val="002F17B4"/>
    <w:rsid w:val="002F18AE"/>
    <w:rsid w:val="002F1A35"/>
    <w:rsid w:val="002F1B76"/>
    <w:rsid w:val="002F1D3E"/>
    <w:rsid w:val="002F210F"/>
    <w:rsid w:val="002F21AB"/>
    <w:rsid w:val="002F225D"/>
    <w:rsid w:val="002F2331"/>
    <w:rsid w:val="002F23C4"/>
    <w:rsid w:val="002F23FC"/>
    <w:rsid w:val="002F24D5"/>
    <w:rsid w:val="002F259B"/>
    <w:rsid w:val="002F265E"/>
    <w:rsid w:val="002F26CD"/>
    <w:rsid w:val="002F2A2E"/>
    <w:rsid w:val="002F2BA2"/>
    <w:rsid w:val="002F2D1C"/>
    <w:rsid w:val="002F2D4B"/>
    <w:rsid w:val="002F2D56"/>
    <w:rsid w:val="002F2F21"/>
    <w:rsid w:val="002F2F56"/>
    <w:rsid w:val="002F308B"/>
    <w:rsid w:val="002F30F7"/>
    <w:rsid w:val="002F31F4"/>
    <w:rsid w:val="002F327A"/>
    <w:rsid w:val="002F330B"/>
    <w:rsid w:val="002F3621"/>
    <w:rsid w:val="002F39FE"/>
    <w:rsid w:val="002F3CBA"/>
    <w:rsid w:val="002F3E84"/>
    <w:rsid w:val="002F3EF4"/>
    <w:rsid w:val="002F40F3"/>
    <w:rsid w:val="002F410F"/>
    <w:rsid w:val="002F4140"/>
    <w:rsid w:val="002F41A6"/>
    <w:rsid w:val="002F420F"/>
    <w:rsid w:val="002F4247"/>
    <w:rsid w:val="002F427E"/>
    <w:rsid w:val="002F451D"/>
    <w:rsid w:val="002F4745"/>
    <w:rsid w:val="002F4843"/>
    <w:rsid w:val="002F4A24"/>
    <w:rsid w:val="002F4B18"/>
    <w:rsid w:val="002F4EFD"/>
    <w:rsid w:val="002F4FBD"/>
    <w:rsid w:val="002F50AC"/>
    <w:rsid w:val="002F5139"/>
    <w:rsid w:val="002F5228"/>
    <w:rsid w:val="002F54EF"/>
    <w:rsid w:val="002F55A5"/>
    <w:rsid w:val="002F5707"/>
    <w:rsid w:val="002F59A3"/>
    <w:rsid w:val="002F59E3"/>
    <w:rsid w:val="002F5A7A"/>
    <w:rsid w:val="002F5AA3"/>
    <w:rsid w:val="002F5BC6"/>
    <w:rsid w:val="002F5BFC"/>
    <w:rsid w:val="002F5C12"/>
    <w:rsid w:val="002F5C68"/>
    <w:rsid w:val="002F5DE4"/>
    <w:rsid w:val="002F601B"/>
    <w:rsid w:val="002F610B"/>
    <w:rsid w:val="002F63D5"/>
    <w:rsid w:val="002F6547"/>
    <w:rsid w:val="002F682A"/>
    <w:rsid w:val="002F6B63"/>
    <w:rsid w:val="002F6EBC"/>
    <w:rsid w:val="002F71F9"/>
    <w:rsid w:val="002F73D3"/>
    <w:rsid w:val="002F7600"/>
    <w:rsid w:val="002F79E6"/>
    <w:rsid w:val="002F7A03"/>
    <w:rsid w:val="002F7B6A"/>
    <w:rsid w:val="002F7C93"/>
    <w:rsid w:val="002F7D4C"/>
    <w:rsid w:val="002F7DA6"/>
    <w:rsid w:val="002F7EA4"/>
    <w:rsid w:val="002F7F0C"/>
    <w:rsid w:val="002F7F5C"/>
    <w:rsid w:val="0030005A"/>
    <w:rsid w:val="00300141"/>
    <w:rsid w:val="0030050C"/>
    <w:rsid w:val="00300824"/>
    <w:rsid w:val="003008F4"/>
    <w:rsid w:val="00300BFB"/>
    <w:rsid w:val="00300DC1"/>
    <w:rsid w:val="00300F4F"/>
    <w:rsid w:val="003011EF"/>
    <w:rsid w:val="003013BB"/>
    <w:rsid w:val="003013DA"/>
    <w:rsid w:val="003017F6"/>
    <w:rsid w:val="00301869"/>
    <w:rsid w:val="0030188E"/>
    <w:rsid w:val="0030195E"/>
    <w:rsid w:val="003019EE"/>
    <w:rsid w:val="00301D16"/>
    <w:rsid w:val="00301FA6"/>
    <w:rsid w:val="003020FB"/>
    <w:rsid w:val="00302134"/>
    <w:rsid w:val="003021CE"/>
    <w:rsid w:val="0030249B"/>
    <w:rsid w:val="0030259C"/>
    <w:rsid w:val="0030261F"/>
    <w:rsid w:val="003027BA"/>
    <w:rsid w:val="00302D35"/>
    <w:rsid w:val="00303058"/>
    <w:rsid w:val="00303072"/>
    <w:rsid w:val="003033A5"/>
    <w:rsid w:val="00303657"/>
    <w:rsid w:val="003036CF"/>
    <w:rsid w:val="003038E0"/>
    <w:rsid w:val="00303A23"/>
    <w:rsid w:val="00303A98"/>
    <w:rsid w:val="00303B77"/>
    <w:rsid w:val="00303C2A"/>
    <w:rsid w:val="00303C4D"/>
    <w:rsid w:val="00303CAC"/>
    <w:rsid w:val="00303F52"/>
    <w:rsid w:val="00304069"/>
    <w:rsid w:val="00304228"/>
    <w:rsid w:val="003042A6"/>
    <w:rsid w:val="0030440D"/>
    <w:rsid w:val="003044D4"/>
    <w:rsid w:val="00304517"/>
    <w:rsid w:val="00304532"/>
    <w:rsid w:val="00304648"/>
    <w:rsid w:val="00304C4D"/>
    <w:rsid w:val="00304DD9"/>
    <w:rsid w:val="00304E1D"/>
    <w:rsid w:val="00304EDB"/>
    <w:rsid w:val="00304FC4"/>
    <w:rsid w:val="003051B2"/>
    <w:rsid w:val="003053B6"/>
    <w:rsid w:val="00305521"/>
    <w:rsid w:val="00305694"/>
    <w:rsid w:val="003058B7"/>
    <w:rsid w:val="00305950"/>
    <w:rsid w:val="0030599B"/>
    <w:rsid w:val="00305B57"/>
    <w:rsid w:val="00305C2F"/>
    <w:rsid w:val="00305DC9"/>
    <w:rsid w:val="00305E01"/>
    <w:rsid w:val="00305EED"/>
    <w:rsid w:val="003060FC"/>
    <w:rsid w:val="00306218"/>
    <w:rsid w:val="003063FE"/>
    <w:rsid w:val="00306408"/>
    <w:rsid w:val="00306485"/>
    <w:rsid w:val="0030670D"/>
    <w:rsid w:val="0030671D"/>
    <w:rsid w:val="003067BE"/>
    <w:rsid w:val="0030683C"/>
    <w:rsid w:val="0030695A"/>
    <w:rsid w:val="00306997"/>
    <w:rsid w:val="00306A02"/>
    <w:rsid w:val="00306B12"/>
    <w:rsid w:val="00306B86"/>
    <w:rsid w:val="00306D28"/>
    <w:rsid w:val="0030700F"/>
    <w:rsid w:val="003071AA"/>
    <w:rsid w:val="00307663"/>
    <w:rsid w:val="00307973"/>
    <w:rsid w:val="00307D67"/>
    <w:rsid w:val="00307E5D"/>
    <w:rsid w:val="00307EBC"/>
    <w:rsid w:val="00307FD1"/>
    <w:rsid w:val="00310070"/>
    <w:rsid w:val="00310248"/>
    <w:rsid w:val="0031037F"/>
    <w:rsid w:val="003103AE"/>
    <w:rsid w:val="0031044E"/>
    <w:rsid w:val="003105BC"/>
    <w:rsid w:val="0031066C"/>
    <w:rsid w:val="003107D8"/>
    <w:rsid w:val="00310850"/>
    <w:rsid w:val="003109B7"/>
    <w:rsid w:val="00310B46"/>
    <w:rsid w:val="00310B8A"/>
    <w:rsid w:val="00310C37"/>
    <w:rsid w:val="00310F03"/>
    <w:rsid w:val="00310F7B"/>
    <w:rsid w:val="003111C1"/>
    <w:rsid w:val="003112AF"/>
    <w:rsid w:val="003112E6"/>
    <w:rsid w:val="00311337"/>
    <w:rsid w:val="003115E2"/>
    <w:rsid w:val="00311676"/>
    <w:rsid w:val="003116B3"/>
    <w:rsid w:val="00311730"/>
    <w:rsid w:val="00311D54"/>
    <w:rsid w:val="00311D95"/>
    <w:rsid w:val="00311FB9"/>
    <w:rsid w:val="00311FBF"/>
    <w:rsid w:val="00312139"/>
    <w:rsid w:val="003121A3"/>
    <w:rsid w:val="00312397"/>
    <w:rsid w:val="003123AC"/>
    <w:rsid w:val="003123FB"/>
    <w:rsid w:val="003126D6"/>
    <w:rsid w:val="00312830"/>
    <w:rsid w:val="00312C81"/>
    <w:rsid w:val="00312D45"/>
    <w:rsid w:val="00312D51"/>
    <w:rsid w:val="003130DC"/>
    <w:rsid w:val="00313207"/>
    <w:rsid w:val="00313600"/>
    <w:rsid w:val="0031365E"/>
    <w:rsid w:val="0031375D"/>
    <w:rsid w:val="00313BDA"/>
    <w:rsid w:val="00313C1F"/>
    <w:rsid w:val="00313F2D"/>
    <w:rsid w:val="003140A4"/>
    <w:rsid w:val="003143A8"/>
    <w:rsid w:val="0031445E"/>
    <w:rsid w:val="0031456B"/>
    <w:rsid w:val="00314660"/>
    <w:rsid w:val="00314792"/>
    <w:rsid w:val="003147E3"/>
    <w:rsid w:val="003148F0"/>
    <w:rsid w:val="00314B35"/>
    <w:rsid w:val="00314B5F"/>
    <w:rsid w:val="00314E6B"/>
    <w:rsid w:val="00314EB2"/>
    <w:rsid w:val="00314FB7"/>
    <w:rsid w:val="00315260"/>
    <w:rsid w:val="003152F5"/>
    <w:rsid w:val="0031555F"/>
    <w:rsid w:val="003155C2"/>
    <w:rsid w:val="003155D4"/>
    <w:rsid w:val="00315681"/>
    <w:rsid w:val="003156D2"/>
    <w:rsid w:val="00315911"/>
    <w:rsid w:val="00315959"/>
    <w:rsid w:val="00315B73"/>
    <w:rsid w:val="00315BB6"/>
    <w:rsid w:val="00315D97"/>
    <w:rsid w:val="00315E7E"/>
    <w:rsid w:val="00315EAC"/>
    <w:rsid w:val="00315F2A"/>
    <w:rsid w:val="00316151"/>
    <w:rsid w:val="0031620C"/>
    <w:rsid w:val="0031631E"/>
    <w:rsid w:val="00316536"/>
    <w:rsid w:val="003165C7"/>
    <w:rsid w:val="00316876"/>
    <w:rsid w:val="003169C7"/>
    <w:rsid w:val="00316A57"/>
    <w:rsid w:val="00316A6F"/>
    <w:rsid w:val="00316E6D"/>
    <w:rsid w:val="00316EA9"/>
    <w:rsid w:val="0031726C"/>
    <w:rsid w:val="003173B9"/>
    <w:rsid w:val="0031760E"/>
    <w:rsid w:val="003177C9"/>
    <w:rsid w:val="003178AB"/>
    <w:rsid w:val="00317A11"/>
    <w:rsid w:val="00317A5E"/>
    <w:rsid w:val="00317B7E"/>
    <w:rsid w:val="00317DE5"/>
    <w:rsid w:val="00317FF2"/>
    <w:rsid w:val="003201BF"/>
    <w:rsid w:val="00320390"/>
    <w:rsid w:val="003205B6"/>
    <w:rsid w:val="003205D1"/>
    <w:rsid w:val="003205F1"/>
    <w:rsid w:val="003207B2"/>
    <w:rsid w:val="003208FE"/>
    <w:rsid w:val="00320F2B"/>
    <w:rsid w:val="00321055"/>
    <w:rsid w:val="003211F6"/>
    <w:rsid w:val="0032149D"/>
    <w:rsid w:val="003216FB"/>
    <w:rsid w:val="00321813"/>
    <w:rsid w:val="0032198A"/>
    <w:rsid w:val="00321A63"/>
    <w:rsid w:val="00321B50"/>
    <w:rsid w:val="00321C03"/>
    <w:rsid w:val="00321C76"/>
    <w:rsid w:val="00321C8B"/>
    <w:rsid w:val="00321CDA"/>
    <w:rsid w:val="00321EF4"/>
    <w:rsid w:val="0032202D"/>
    <w:rsid w:val="0032209A"/>
    <w:rsid w:val="0032234C"/>
    <w:rsid w:val="00322492"/>
    <w:rsid w:val="00322716"/>
    <w:rsid w:val="00322814"/>
    <w:rsid w:val="00322AC1"/>
    <w:rsid w:val="00322B97"/>
    <w:rsid w:val="00322FCF"/>
    <w:rsid w:val="00323073"/>
    <w:rsid w:val="00323256"/>
    <w:rsid w:val="00323337"/>
    <w:rsid w:val="003234E0"/>
    <w:rsid w:val="00323931"/>
    <w:rsid w:val="00323C88"/>
    <w:rsid w:val="003241DB"/>
    <w:rsid w:val="00324403"/>
    <w:rsid w:val="00324544"/>
    <w:rsid w:val="00324587"/>
    <w:rsid w:val="0032498B"/>
    <w:rsid w:val="00324A21"/>
    <w:rsid w:val="00324ACE"/>
    <w:rsid w:val="00324E0F"/>
    <w:rsid w:val="00324EDE"/>
    <w:rsid w:val="0032510E"/>
    <w:rsid w:val="00325493"/>
    <w:rsid w:val="00325568"/>
    <w:rsid w:val="003255AC"/>
    <w:rsid w:val="00325648"/>
    <w:rsid w:val="0032578C"/>
    <w:rsid w:val="00325DBD"/>
    <w:rsid w:val="003262A3"/>
    <w:rsid w:val="003263C2"/>
    <w:rsid w:val="003264ED"/>
    <w:rsid w:val="0032657B"/>
    <w:rsid w:val="003267C5"/>
    <w:rsid w:val="00326842"/>
    <w:rsid w:val="00326AF3"/>
    <w:rsid w:val="00326B32"/>
    <w:rsid w:val="00326B59"/>
    <w:rsid w:val="00326B64"/>
    <w:rsid w:val="00326E36"/>
    <w:rsid w:val="00326E91"/>
    <w:rsid w:val="00326F2B"/>
    <w:rsid w:val="00327457"/>
    <w:rsid w:val="003276CA"/>
    <w:rsid w:val="003276E5"/>
    <w:rsid w:val="003276FE"/>
    <w:rsid w:val="00327AEF"/>
    <w:rsid w:val="00327BB6"/>
    <w:rsid w:val="003300BB"/>
    <w:rsid w:val="00330192"/>
    <w:rsid w:val="003302C8"/>
    <w:rsid w:val="0033034D"/>
    <w:rsid w:val="003304A3"/>
    <w:rsid w:val="003306D8"/>
    <w:rsid w:val="00330770"/>
    <w:rsid w:val="00330903"/>
    <w:rsid w:val="00330A88"/>
    <w:rsid w:val="00330CA8"/>
    <w:rsid w:val="00330DD2"/>
    <w:rsid w:val="00330FBE"/>
    <w:rsid w:val="0033113B"/>
    <w:rsid w:val="003311ED"/>
    <w:rsid w:val="00331212"/>
    <w:rsid w:val="0033159A"/>
    <w:rsid w:val="0033171D"/>
    <w:rsid w:val="0033184A"/>
    <w:rsid w:val="00331908"/>
    <w:rsid w:val="00331BCB"/>
    <w:rsid w:val="00331C08"/>
    <w:rsid w:val="00331C6D"/>
    <w:rsid w:val="00331CC0"/>
    <w:rsid w:val="00331F91"/>
    <w:rsid w:val="00331F97"/>
    <w:rsid w:val="0033211B"/>
    <w:rsid w:val="003321C4"/>
    <w:rsid w:val="003321EC"/>
    <w:rsid w:val="003322D5"/>
    <w:rsid w:val="003322F6"/>
    <w:rsid w:val="003323DD"/>
    <w:rsid w:val="003325DE"/>
    <w:rsid w:val="00332656"/>
    <w:rsid w:val="00332B0A"/>
    <w:rsid w:val="00332D7D"/>
    <w:rsid w:val="003332B3"/>
    <w:rsid w:val="003332F3"/>
    <w:rsid w:val="00333334"/>
    <w:rsid w:val="003333AA"/>
    <w:rsid w:val="00333431"/>
    <w:rsid w:val="0033358B"/>
    <w:rsid w:val="003338CD"/>
    <w:rsid w:val="003338F1"/>
    <w:rsid w:val="00333927"/>
    <w:rsid w:val="0033395B"/>
    <w:rsid w:val="00333DD1"/>
    <w:rsid w:val="00333F30"/>
    <w:rsid w:val="00333FA6"/>
    <w:rsid w:val="00333FDC"/>
    <w:rsid w:val="00334168"/>
    <w:rsid w:val="003341F1"/>
    <w:rsid w:val="00334448"/>
    <w:rsid w:val="0033462B"/>
    <w:rsid w:val="003346A0"/>
    <w:rsid w:val="0033480D"/>
    <w:rsid w:val="00334A69"/>
    <w:rsid w:val="00334C86"/>
    <w:rsid w:val="00334C88"/>
    <w:rsid w:val="00334C99"/>
    <w:rsid w:val="00334ECB"/>
    <w:rsid w:val="00334FAD"/>
    <w:rsid w:val="00335178"/>
    <w:rsid w:val="003351F6"/>
    <w:rsid w:val="00335476"/>
    <w:rsid w:val="0033554E"/>
    <w:rsid w:val="003355F6"/>
    <w:rsid w:val="00335633"/>
    <w:rsid w:val="003356F9"/>
    <w:rsid w:val="0033572A"/>
    <w:rsid w:val="003359B3"/>
    <w:rsid w:val="003359C3"/>
    <w:rsid w:val="00336186"/>
    <w:rsid w:val="003362D8"/>
    <w:rsid w:val="003363A7"/>
    <w:rsid w:val="003363E1"/>
    <w:rsid w:val="003364CD"/>
    <w:rsid w:val="003364EB"/>
    <w:rsid w:val="003365BF"/>
    <w:rsid w:val="003366CB"/>
    <w:rsid w:val="00336709"/>
    <w:rsid w:val="0033676F"/>
    <w:rsid w:val="00336822"/>
    <w:rsid w:val="00336878"/>
    <w:rsid w:val="00336891"/>
    <w:rsid w:val="003368FB"/>
    <w:rsid w:val="00336B07"/>
    <w:rsid w:val="00337168"/>
    <w:rsid w:val="003375B2"/>
    <w:rsid w:val="00337628"/>
    <w:rsid w:val="00337853"/>
    <w:rsid w:val="00337BEC"/>
    <w:rsid w:val="00337F25"/>
    <w:rsid w:val="00337F49"/>
    <w:rsid w:val="003401A2"/>
    <w:rsid w:val="00340311"/>
    <w:rsid w:val="0034053A"/>
    <w:rsid w:val="0034055D"/>
    <w:rsid w:val="00340810"/>
    <w:rsid w:val="00340968"/>
    <w:rsid w:val="00340D77"/>
    <w:rsid w:val="00340DF1"/>
    <w:rsid w:val="0034106E"/>
    <w:rsid w:val="0034115D"/>
    <w:rsid w:val="00341197"/>
    <w:rsid w:val="003413B1"/>
    <w:rsid w:val="003413B3"/>
    <w:rsid w:val="003417DE"/>
    <w:rsid w:val="00341970"/>
    <w:rsid w:val="00341A6D"/>
    <w:rsid w:val="00341A85"/>
    <w:rsid w:val="00341A9D"/>
    <w:rsid w:val="00341E14"/>
    <w:rsid w:val="00341E2E"/>
    <w:rsid w:val="00342167"/>
    <w:rsid w:val="0034221C"/>
    <w:rsid w:val="0034232A"/>
    <w:rsid w:val="003428BC"/>
    <w:rsid w:val="003428FB"/>
    <w:rsid w:val="00342923"/>
    <w:rsid w:val="0034293E"/>
    <w:rsid w:val="00342ACF"/>
    <w:rsid w:val="00342ADF"/>
    <w:rsid w:val="00342BC3"/>
    <w:rsid w:val="00342EAB"/>
    <w:rsid w:val="00342F43"/>
    <w:rsid w:val="003432F5"/>
    <w:rsid w:val="00343305"/>
    <w:rsid w:val="00343429"/>
    <w:rsid w:val="00343482"/>
    <w:rsid w:val="00343729"/>
    <w:rsid w:val="00343920"/>
    <w:rsid w:val="00343B10"/>
    <w:rsid w:val="00343CA5"/>
    <w:rsid w:val="00343D6B"/>
    <w:rsid w:val="00343D84"/>
    <w:rsid w:val="00343D97"/>
    <w:rsid w:val="00343E4F"/>
    <w:rsid w:val="00343FE8"/>
    <w:rsid w:val="00344106"/>
    <w:rsid w:val="00344336"/>
    <w:rsid w:val="003444EB"/>
    <w:rsid w:val="00344541"/>
    <w:rsid w:val="00344702"/>
    <w:rsid w:val="00344CB9"/>
    <w:rsid w:val="00344CDA"/>
    <w:rsid w:val="00344D0D"/>
    <w:rsid w:val="00344EBC"/>
    <w:rsid w:val="00345057"/>
    <w:rsid w:val="00345070"/>
    <w:rsid w:val="00345072"/>
    <w:rsid w:val="003452DD"/>
    <w:rsid w:val="0034533B"/>
    <w:rsid w:val="003453B3"/>
    <w:rsid w:val="003453ED"/>
    <w:rsid w:val="00345834"/>
    <w:rsid w:val="00345885"/>
    <w:rsid w:val="00345CA1"/>
    <w:rsid w:val="00345DEB"/>
    <w:rsid w:val="00345EEA"/>
    <w:rsid w:val="003460F0"/>
    <w:rsid w:val="00346224"/>
    <w:rsid w:val="003463B0"/>
    <w:rsid w:val="003464D2"/>
    <w:rsid w:val="003464DA"/>
    <w:rsid w:val="003468C9"/>
    <w:rsid w:val="00346934"/>
    <w:rsid w:val="0034699C"/>
    <w:rsid w:val="00346B4A"/>
    <w:rsid w:val="00346C6B"/>
    <w:rsid w:val="00346CA0"/>
    <w:rsid w:val="00346ECE"/>
    <w:rsid w:val="00347049"/>
    <w:rsid w:val="003470F5"/>
    <w:rsid w:val="003472CF"/>
    <w:rsid w:val="003474A5"/>
    <w:rsid w:val="0034769D"/>
    <w:rsid w:val="003477D2"/>
    <w:rsid w:val="00347FC3"/>
    <w:rsid w:val="00347FEF"/>
    <w:rsid w:val="003500FA"/>
    <w:rsid w:val="00350351"/>
    <w:rsid w:val="00350867"/>
    <w:rsid w:val="003508CD"/>
    <w:rsid w:val="00350B3F"/>
    <w:rsid w:val="00350B65"/>
    <w:rsid w:val="00350DBF"/>
    <w:rsid w:val="00350EC2"/>
    <w:rsid w:val="00350F8C"/>
    <w:rsid w:val="003510EA"/>
    <w:rsid w:val="0035156E"/>
    <w:rsid w:val="003516DB"/>
    <w:rsid w:val="00351708"/>
    <w:rsid w:val="00351995"/>
    <w:rsid w:val="00351A08"/>
    <w:rsid w:val="00351A4B"/>
    <w:rsid w:val="00351C1B"/>
    <w:rsid w:val="00351D79"/>
    <w:rsid w:val="00351E83"/>
    <w:rsid w:val="00351F1A"/>
    <w:rsid w:val="00351F6A"/>
    <w:rsid w:val="00352147"/>
    <w:rsid w:val="003521C3"/>
    <w:rsid w:val="003521F8"/>
    <w:rsid w:val="00352221"/>
    <w:rsid w:val="00352245"/>
    <w:rsid w:val="00352285"/>
    <w:rsid w:val="00352333"/>
    <w:rsid w:val="00352452"/>
    <w:rsid w:val="00352656"/>
    <w:rsid w:val="00352819"/>
    <w:rsid w:val="00352824"/>
    <w:rsid w:val="00352B67"/>
    <w:rsid w:val="00352B84"/>
    <w:rsid w:val="00352E98"/>
    <w:rsid w:val="003530CF"/>
    <w:rsid w:val="003530F2"/>
    <w:rsid w:val="00353153"/>
    <w:rsid w:val="0035315D"/>
    <w:rsid w:val="00353430"/>
    <w:rsid w:val="003534FC"/>
    <w:rsid w:val="003535E3"/>
    <w:rsid w:val="00353609"/>
    <w:rsid w:val="00353665"/>
    <w:rsid w:val="00353737"/>
    <w:rsid w:val="003537D5"/>
    <w:rsid w:val="00353A9F"/>
    <w:rsid w:val="00353B7A"/>
    <w:rsid w:val="00353B83"/>
    <w:rsid w:val="00353D6B"/>
    <w:rsid w:val="00353ED4"/>
    <w:rsid w:val="00353EF5"/>
    <w:rsid w:val="0035401C"/>
    <w:rsid w:val="003541C4"/>
    <w:rsid w:val="003543DB"/>
    <w:rsid w:val="003544BC"/>
    <w:rsid w:val="0035471A"/>
    <w:rsid w:val="0035483C"/>
    <w:rsid w:val="003549AF"/>
    <w:rsid w:val="00354B31"/>
    <w:rsid w:val="00354DDB"/>
    <w:rsid w:val="00354E3F"/>
    <w:rsid w:val="00354EB0"/>
    <w:rsid w:val="00354F2E"/>
    <w:rsid w:val="00355063"/>
    <w:rsid w:val="00355078"/>
    <w:rsid w:val="003551D4"/>
    <w:rsid w:val="00355344"/>
    <w:rsid w:val="0035540A"/>
    <w:rsid w:val="0035548A"/>
    <w:rsid w:val="00355562"/>
    <w:rsid w:val="0035562F"/>
    <w:rsid w:val="00355918"/>
    <w:rsid w:val="00355987"/>
    <w:rsid w:val="00355B78"/>
    <w:rsid w:val="00355C58"/>
    <w:rsid w:val="00355CAE"/>
    <w:rsid w:val="00355D45"/>
    <w:rsid w:val="00355E56"/>
    <w:rsid w:val="00355ED7"/>
    <w:rsid w:val="00355F4A"/>
    <w:rsid w:val="0035607E"/>
    <w:rsid w:val="003561EF"/>
    <w:rsid w:val="003565F5"/>
    <w:rsid w:val="003567D0"/>
    <w:rsid w:val="00356D99"/>
    <w:rsid w:val="00356FDC"/>
    <w:rsid w:val="00357125"/>
    <w:rsid w:val="0035714D"/>
    <w:rsid w:val="0035717C"/>
    <w:rsid w:val="003571CF"/>
    <w:rsid w:val="00357253"/>
    <w:rsid w:val="003572AF"/>
    <w:rsid w:val="003572BA"/>
    <w:rsid w:val="0035733C"/>
    <w:rsid w:val="00357783"/>
    <w:rsid w:val="003577E4"/>
    <w:rsid w:val="003578EF"/>
    <w:rsid w:val="00357B32"/>
    <w:rsid w:val="00357DD4"/>
    <w:rsid w:val="00357F14"/>
    <w:rsid w:val="00357F48"/>
    <w:rsid w:val="00360044"/>
    <w:rsid w:val="003600E7"/>
    <w:rsid w:val="00360291"/>
    <w:rsid w:val="0036029D"/>
    <w:rsid w:val="003602D7"/>
    <w:rsid w:val="003602EA"/>
    <w:rsid w:val="00360572"/>
    <w:rsid w:val="0036073D"/>
    <w:rsid w:val="00360A26"/>
    <w:rsid w:val="00360A48"/>
    <w:rsid w:val="00361294"/>
    <w:rsid w:val="003612BE"/>
    <w:rsid w:val="00361991"/>
    <w:rsid w:val="003619FC"/>
    <w:rsid w:val="00361E35"/>
    <w:rsid w:val="003620FC"/>
    <w:rsid w:val="0036210A"/>
    <w:rsid w:val="0036215C"/>
    <w:rsid w:val="00362423"/>
    <w:rsid w:val="0036258F"/>
    <w:rsid w:val="003625D3"/>
    <w:rsid w:val="003628B6"/>
    <w:rsid w:val="0036298E"/>
    <w:rsid w:val="003629AF"/>
    <w:rsid w:val="00362BA9"/>
    <w:rsid w:val="00362CBF"/>
    <w:rsid w:val="00362FA6"/>
    <w:rsid w:val="0036319B"/>
    <w:rsid w:val="00363535"/>
    <w:rsid w:val="0036361D"/>
    <w:rsid w:val="00363677"/>
    <w:rsid w:val="003639A4"/>
    <w:rsid w:val="00363A18"/>
    <w:rsid w:val="00363A7D"/>
    <w:rsid w:val="00364041"/>
    <w:rsid w:val="00364373"/>
    <w:rsid w:val="00364454"/>
    <w:rsid w:val="00364461"/>
    <w:rsid w:val="00364A58"/>
    <w:rsid w:val="00364C93"/>
    <w:rsid w:val="00364D32"/>
    <w:rsid w:val="00364DFB"/>
    <w:rsid w:val="00364E19"/>
    <w:rsid w:val="00364ED0"/>
    <w:rsid w:val="00364F9E"/>
    <w:rsid w:val="00365063"/>
    <w:rsid w:val="00365701"/>
    <w:rsid w:val="00365783"/>
    <w:rsid w:val="00365814"/>
    <w:rsid w:val="00365830"/>
    <w:rsid w:val="00365D4B"/>
    <w:rsid w:val="00365ED9"/>
    <w:rsid w:val="0036616A"/>
    <w:rsid w:val="00366376"/>
    <w:rsid w:val="00366886"/>
    <w:rsid w:val="00366B1C"/>
    <w:rsid w:val="00366BD0"/>
    <w:rsid w:val="00366E17"/>
    <w:rsid w:val="00366F78"/>
    <w:rsid w:val="00366F94"/>
    <w:rsid w:val="003670A1"/>
    <w:rsid w:val="00367473"/>
    <w:rsid w:val="00367608"/>
    <w:rsid w:val="0036779D"/>
    <w:rsid w:val="00367895"/>
    <w:rsid w:val="003678B1"/>
    <w:rsid w:val="00367B38"/>
    <w:rsid w:val="00367BCB"/>
    <w:rsid w:val="00367CE0"/>
    <w:rsid w:val="00367CE5"/>
    <w:rsid w:val="00367EA4"/>
    <w:rsid w:val="0037004C"/>
    <w:rsid w:val="00370141"/>
    <w:rsid w:val="0037019D"/>
    <w:rsid w:val="003702B3"/>
    <w:rsid w:val="00370356"/>
    <w:rsid w:val="003703B2"/>
    <w:rsid w:val="00370950"/>
    <w:rsid w:val="00370955"/>
    <w:rsid w:val="003709A0"/>
    <w:rsid w:val="00370DEE"/>
    <w:rsid w:val="00370F1A"/>
    <w:rsid w:val="00370F7C"/>
    <w:rsid w:val="00370FB5"/>
    <w:rsid w:val="00370FCD"/>
    <w:rsid w:val="003712FA"/>
    <w:rsid w:val="00371352"/>
    <w:rsid w:val="00371499"/>
    <w:rsid w:val="00371590"/>
    <w:rsid w:val="00371591"/>
    <w:rsid w:val="003716C6"/>
    <w:rsid w:val="003718C7"/>
    <w:rsid w:val="00371A8B"/>
    <w:rsid w:val="00371D13"/>
    <w:rsid w:val="00371DE5"/>
    <w:rsid w:val="00371E6F"/>
    <w:rsid w:val="0037209E"/>
    <w:rsid w:val="003720CE"/>
    <w:rsid w:val="0037227C"/>
    <w:rsid w:val="003722AD"/>
    <w:rsid w:val="003722CC"/>
    <w:rsid w:val="003723AC"/>
    <w:rsid w:val="00372531"/>
    <w:rsid w:val="003725C5"/>
    <w:rsid w:val="003725F8"/>
    <w:rsid w:val="0037294A"/>
    <w:rsid w:val="00372A7C"/>
    <w:rsid w:val="00372C15"/>
    <w:rsid w:val="00372E4E"/>
    <w:rsid w:val="00372E51"/>
    <w:rsid w:val="00372EF2"/>
    <w:rsid w:val="00372F47"/>
    <w:rsid w:val="00372FF1"/>
    <w:rsid w:val="0037326A"/>
    <w:rsid w:val="00373492"/>
    <w:rsid w:val="003734C9"/>
    <w:rsid w:val="00373514"/>
    <w:rsid w:val="003736E6"/>
    <w:rsid w:val="00373822"/>
    <w:rsid w:val="00373853"/>
    <w:rsid w:val="003738DB"/>
    <w:rsid w:val="0037392F"/>
    <w:rsid w:val="00373A8B"/>
    <w:rsid w:val="00373AB7"/>
    <w:rsid w:val="00373C62"/>
    <w:rsid w:val="00373DEF"/>
    <w:rsid w:val="00373F56"/>
    <w:rsid w:val="00373F59"/>
    <w:rsid w:val="0037403C"/>
    <w:rsid w:val="0037413E"/>
    <w:rsid w:val="003741C2"/>
    <w:rsid w:val="003741FD"/>
    <w:rsid w:val="00374483"/>
    <w:rsid w:val="0037473E"/>
    <w:rsid w:val="00374A55"/>
    <w:rsid w:val="00374BF9"/>
    <w:rsid w:val="00374D2B"/>
    <w:rsid w:val="00374EA6"/>
    <w:rsid w:val="00374F3F"/>
    <w:rsid w:val="00374F57"/>
    <w:rsid w:val="0037505A"/>
    <w:rsid w:val="00375565"/>
    <w:rsid w:val="00375679"/>
    <w:rsid w:val="0037569D"/>
    <w:rsid w:val="0037572C"/>
    <w:rsid w:val="00375906"/>
    <w:rsid w:val="00375BE9"/>
    <w:rsid w:val="00375CE8"/>
    <w:rsid w:val="00375DB8"/>
    <w:rsid w:val="00375E58"/>
    <w:rsid w:val="00375E7C"/>
    <w:rsid w:val="003760D7"/>
    <w:rsid w:val="003763A8"/>
    <w:rsid w:val="003767BC"/>
    <w:rsid w:val="00376988"/>
    <w:rsid w:val="00376B0C"/>
    <w:rsid w:val="00376B96"/>
    <w:rsid w:val="00376CE1"/>
    <w:rsid w:val="00376EAE"/>
    <w:rsid w:val="00376F4A"/>
    <w:rsid w:val="00376FA3"/>
    <w:rsid w:val="003770AA"/>
    <w:rsid w:val="003770F0"/>
    <w:rsid w:val="00377158"/>
    <w:rsid w:val="0037720D"/>
    <w:rsid w:val="003772A9"/>
    <w:rsid w:val="00377372"/>
    <w:rsid w:val="00377424"/>
    <w:rsid w:val="003774CC"/>
    <w:rsid w:val="00377553"/>
    <w:rsid w:val="00377745"/>
    <w:rsid w:val="003778EF"/>
    <w:rsid w:val="00377BB5"/>
    <w:rsid w:val="00377EF0"/>
    <w:rsid w:val="00377F6B"/>
    <w:rsid w:val="00380133"/>
    <w:rsid w:val="003804D2"/>
    <w:rsid w:val="00380801"/>
    <w:rsid w:val="00380A3B"/>
    <w:rsid w:val="00380B0A"/>
    <w:rsid w:val="00380C00"/>
    <w:rsid w:val="00380CB4"/>
    <w:rsid w:val="00380D98"/>
    <w:rsid w:val="00380DB2"/>
    <w:rsid w:val="00380E2B"/>
    <w:rsid w:val="0038114E"/>
    <w:rsid w:val="0038175C"/>
    <w:rsid w:val="00381830"/>
    <w:rsid w:val="00381AA3"/>
    <w:rsid w:val="00381AF6"/>
    <w:rsid w:val="00381C4D"/>
    <w:rsid w:val="00381D72"/>
    <w:rsid w:val="00382154"/>
    <w:rsid w:val="003821F7"/>
    <w:rsid w:val="003822D6"/>
    <w:rsid w:val="003823D3"/>
    <w:rsid w:val="003823F1"/>
    <w:rsid w:val="003824C6"/>
    <w:rsid w:val="00382628"/>
    <w:rsid w:val="00382785"/>
    <w:rsid w:val="00382963"/>
    <w:rsid w:val="00382A90"/>
    <w:rsid w:val="00382AD6"/>
    <w:rsid w:val="00382DC4"/>
    <w:rsid w:val="00382E03"/>
    <w:rsid w:val="00382F53"/>
    <w:rsid w:val="0038300D"/>
    <w:rsid w:val="003833CB"/>
    <w:rsid w:val="00383553"/>
    <w:rsid w:val="00383620"/>
    <w:rsid w:val="0038376E"/>
    <w:rsid w:val="00383A56"/>
    <w:rsid w:val="00383B11"/>
    <w:rsid w:val="00383C75"/>
    <w:rsid w:val="00383C94"/>
    <w:rsid w:val="00383F76"/>
    <w:rsid w:val="00383FDE"/>
    <w:rsid w:val="00384155"/>
    <w:rsid w:val="003842F8"/>
    <w:rsid w:val="0038440C"/>
    <w:rsid w:val="00384498"/>
    <w:rsid w:val="003845C5"/>
    <w:rsid w:val="00384604"/>
    <w:rsid w:val="0038470F"/>
    <w:rsid w:val="00384896"/>
    <w:rsid w:val="00384927"/>
    <w:rsid w:val="00384977"/>
    <w:rsid w:val="003849A2"/>
    <w:rsid w:val="00384A21"/>
    <w:rsid w:val="00384A59"/>
    <w:rsid w:val="00384A84"/>
    <w:rsid w:val="00384C85"/>
    <w:rsid w:val="00384CBF"/>
    <w:rsid w:val="00384DAB"/>
    <w:rsid w:val="00384EA6"/>
    <w:rsid w:val="00384ED8"/>
    <w:rsid w:val="00384F65"/>
    <w:rsid w:val="003850DA"/>
    <w:rsid w:val="003850E6"/>
    <w:rsid w:val="003852AF"/>
    <w:rsid w:val="00385603"/>
    <w:rsid w:val="00385622"/>
    <w:rsid w:val="003856E0"/>
    <w:rsid w:val="00385778"/>
    <w:rsid w:val="003857E2"/>
    <w:rsid w:val="003858BE"/>
    <w:rsid w:val="00385920"/>
    <w:rsid w:val="00385B43"/>
    <w:rsid w:val="00385C52"/>
    <w:rsid w:val="00385CB0"/>
    <w:rsid w:val="00385D2A"/>
    <w:rsid w:val="00385D4D"/>
    <w:rsid w:val="00385EA5"/>
    <w:rsid w:val="00385EB6"/>
    <w:rsid w:val="00385F0E"/>
    <w:rsid w:val="0038612D"/>
    <w:rsid w:val="00386245"/>
    <w:rsid w:val="00386309"/>
    <w:rsid w:val="00386367"/>
    <w:rsid w:val="003866CD"/>
    <w:rsid w:val="003866FC"/>
    <w:rsid w:val="0038683F"/>
    <w:rsid w:val="003868DC"/>
    <w:rsid w:val="00386A4E"/>
    <w:rsid w:val="00386A6D"/>
    <w:rsid w:val="00386C02"/>
    <w:rsid w:val="00386D87"/>
    <w:rsid w:val="00386DFB"/>
    <w:rsid w:val="00386EF5"/>
    <w:rsid w:val="0038712E"/>
    <w:rsid w:val="003873A6"/>
    <w:rsid w:val="003875C1"/>
    <w:rsid w:val="003877B5"/>
    <w:rsid w:val="003877C0"/>
    <w:rsid w:val="00387AC4"/>
    <w:rsid w:val="00387AFD"/>
    <w:rsid w:val="00387B15"/>
    <w:rsid w:val="00387BF8"/>
    <w:rsid w:val="003901CC"/>
    <w:rsid w:val="00390499"/>
    <w:rsid w:val="003904B8"/>
    <w:rsid w:val="0039052B"/>
    <w:rsid w:val="003905D2"/>
    <w:rsid w:val="00390712"/>
    <w:rsid w:val="003908B2"/>
    <w:rsid w:val="00390956"/>
    <w:rsid w:val="00390BC8"/>
    <w:rsid w:val="00390C69"/>
    <w:rsid w:val="00390E23"/>
    <w:rsid w:val="00390F6E"/>
    <w:rsid w:val="00390FAD"/>
    <w:rsid w:val="0039105B"/>
    <w:rsid w:val="00391212"/>
    <w:rsid w:val="00391478"/>
    <w:rsid w:val="0039152F"/>
    <w:rsid w:val="003917EB"/>
    <w:rsid w:val="003918FF"/>
    <w:rsid w:val="003919B8"/>
    <w:rsid w:val="003919D6"/>
    <w:rsid w:val="00391A5E"/>
    <w:rsid w:val="00391D08"/>
    <w:rsid w:val="00391D9E"/>
    <w:rsid w:val="00391E1B"/>
    <w:rsid w:val="00392074"/>
    <w:rsid w:val="0039228A"/>
    <w:rsid w:val="00392474"/>
    <w:rsid w:val="003925F5"/>
    <w:rsid w:val="003928A5"/>
    <w:rsid w:val="00392A71"/>
    <w:rsid w:val="00392C14"/>
    <w:rsid w:val="00392EBD"/>
    <w:rsid w:val="003931AB"/>
    <w:rsid w:val="00393908"/>
    <w:rsid w:val="00393A15"/>
    <w:rsid w:val="00393BC3"/>
    <w:rsid w:val="00393C6A"/>
    <w:rsid w:val="00393CEE"/>
    <w:rsid w:val="00393D8A"/>
    <w:rsid w:val="00393FB0"/>
    <w:rsid w:val="0039403F"/>
    <w:rsid w:val="00394101"/>
    <w:rsid w:val="00394141"/>
    <w:rsid w:val="003942EB"/>
    <w:rsid w:val="003942F8"/>
    <w:rsid w:val="003943B9"/>
    <w:rsid w:val="003945B1"/>
    <w:rsid w:val="00394739"/>
    <w:rsid w:val="00394792"/>
    <w:rsid w:val="0039480F"/>
    <w:rsid w:val="00394865"/>
    <w:rsid w:val="003948F0"/>
    <w:rsid w:val="00394938"/>
    <w:rsid w:val="00394DE4"/>
    <w:rsid w:val="00394E9B"/>
    <w:rsid w:val="00394ED8"/>
    <w:rsid w:val="00394F01"/>
    <w:rsid w:val="00395163"/>
    <w:rsid w:val="003954DE"/>
    <w:rsid w:val="00395713"/>
    <w:rsid w:val="003957B2"/>
    <w:rsid w:val="003957C8"/>
    <w:rsid w:val="00395A02"/>
    <w:rsid w:val="00395DE1"/>
    <w:rsid w:val="00396044"/>
    <w:rsid w:val="003962D2"/>
    <w:rsid w:val="00396387"/>
    <w:rsid w:val="003965BB"/>
    <w:rsid w:val="00396673"/>
    <w:rsid w:val="0039677C"/>
    <w:rsid w:val="0039679B"/>
    <w:rsid w:val="00396AA0"/>
    <w:rsid w:val="00396AC0"/>
    <w:rsid w:val="00396BB3"/>
    <w:rsid w:val="00396BC3"/>
    <w:rsid w:val="00396CE7"/>
    <w:rsid w:val="00396EC6"/>
    <w:rsid w:val="00396F3B"/>
    <w:rsid w:val="00396FC0"/>
    <w:rsid w:val="00397170"/>
    <w:rsid w:val="0039731B"/>
    <w:rsid w:val="00397394"/>
    <w:rsid w:val="003973E5"/>
    <w:rsid w:val="003977A8"/>
    <w:rsid w:val="00397944"/>
    <w:rsid w:val="00397FB9"/>
    <w:rsid w:val="003A0078"/>
    <w:rsid w:val="003A01BC"/>
    <w:rsid w:val="003A06AD"/>
    <w:rsid w:val="003A0715"/>
    <w:rsid w:val="003A0927"/>
    <w:rsid w:val="003A0988"/>
    <w:rsid w:val="003A11B9"/>
    <w:rsid w:val="003A1322"/>
    <w:rsid w:val="003A14EF"/>
    <w:rsid w:val="003A15A8"/>
    <w:rsid w:val="003A19A1"/>
    <w:rsid w:val="003A1A48"/>
    <w:rsid w:val="003A1AED"/>
    <w:rsid w:val="003A1B73"/>
    <w:rsid w:val="003A1BC3"/>
    <w:rsid w:val="003A1D15"/>
    <w:rsid w:val="003A1D56"/>
    <w:rsid w:val="003A1DB7"/>
    <w:rsid w:val="003A1E70"/>
    <w:rsid w:val="003A24F5"/>
    <w:rsid w:val="003A2550"/>
    <w:rsid w:val="003A25C6"/>
    <w:rsid w:val="003A27A3"/>
    <w:rsid w:val="003A2961"/>
    <w:rsid w:val="003A29D6"/>
    <w:rsid w:val="003A2A1D"/>
    <w:rsid w:val="003A2A74"/>
    <w:rsid w:val="003A2BFE"/>
    <w:rsid w:val="003A2C4F"/>
    <w:rsid w:val="003A2F40"/>
    <w:rsid w:val="003A313B"/>
    <w:rsid w:val="003A3226"/>
    <w:rsid w:val="003A349F"/>
    <w:rsid w:val="003A35A3"/>
    <w:rsid w:val="003A3627"/>
    <w:rsid w:val="003A36EF"/>
    <w:rsid w:val="003A3798"/>
    <w:rsid w:val="003A38A4"/>
    <w:rsid w:val="003A38E3"/>
    <w:rsid w:val="003A39F6"/>
    <w:rsid w:val="003A3BEA"/>
    <w:rsid w:val="003A3ED5"/>
    <w:rsid w:val="003A4196"/>
    <w:rsid w:val="003A4198"/>
    <w:rsid w:val="003A4518"/>
    <w:rsid w:val="003A4556"/>
    <w:rsid w:val="003A488A"/>
    <w:rsid w:val="003A48E8"/>
    <w:rsid w:val="003A4C9D"/>
    <w:rsid w:val="003A4D86"/>
    <w:rsid w:val="003A4EB4"/>
    <w:rsid w:val="003A500A"/>
    <w:rsid w:val="003A51B1"/>
    <w:rsid w:val="003A520E"/>
    <w:rsid w:val="003A5211"/>
    <w:rsid w:val="003A5361"/>
    <w:rsid w:val="003A54B0"/>
    <w:rsid w:val="003A5545"/>
    <w:rsid w:val="003A55A7"/>
    <w:rsid w:val="003A55D2"/>
    <w:rsid w:val="003A5A89"/>
    <w:rsid w:val="003A5B72"/>
    <w:rsid w:val="003A60B7"/>
    <w:rsid w:val="003A6139"/>
    <w:rsid w:val="003A62D1"/>
    <w:rsid w:val="003A688C"/>
    <w:rsid w:val="003A6895"/>
    <w:rsid w:val="003A6971"/>
    <w:rsid w:val="003A6B71"/>
    <w:rsid w:val="003A6ECE"/>
    <w:rsid w:val="003A73D4"/>
    <w:rsid w:val="003A7654"/>
    <w:rsid w:val="003A7892"/>
    <w:rsid w:val="003A7AC8"/>
    <w:rsid w:val="003A7FAB"/>
    <w:rsid w:val="003B00A5"/>
    <w:rsid w:val="003B01B1"/>
    <w:rsid w:val="003B02FB"/>
    <w:rsid w:val="003B04B1"/>
    <w:rsid w:val="003B05BF"/>
    <w:rsid w:val="003B0740"/>
    <w:rsid w:val="003B0806"/>
    <w:rsid w:val="003B0885"/>
    <w:rsid w:val="003B0B02"/>
    <w:rsid w:val="003B0BC7"/>
    <w:rsid w:val="003B0BDD"/>
    <w:rsid w:val="003B0D00"/>
    <w:rsid w:val="003B0D18"/>
    <w:rsid w:val="003B0ED7"/>
    <w:rsid w:val="003B1085"/>
    <w:rsid w:val="003B1090"/>
    <w:rsid w:val="003B10A4"/>
    <w:rsid w:val="003B11B6"/>
    <w:rsid w:val="003B1289"/>
    <w:rsid w:val="003B13B0"/>
    <w:rsid w:val="003B144A"/>
    <w:rsid w:val="003B1794"/>
    <w:rsid w:val="003B17B7"/>
    <w:rsid w:val="003B1883"/>
    <w:rsid w:val="003B1A87"/>
    <w:rsid w:val="003B1AA7"/>
    <w:rsid w:val="003B1E77"/>
    <w:rsid w:val="003B1ECC"/>
    <w:rsid w:val="003B1F53"/>
    <w:rsid w:val="003B2113"/>
    <w:rsid w:val="003B2156"/>
    <w:rsid w:val="003B21CD"/>
    <w:rsid w:val="003B25B5"/>
    <w:rsid w:val="003B2683"/>
    <w:rsid w:val="003B29A6"/>
    <w:rsid w:val="003B2AA7"/>
    <w:rsid w:val="003B2CBE"/>
    <w:rsid w:val="003B2CF7"/>
    <w:rsid w:val="003B2D5A"/>
    <w:rsid w:val="003B2DDF"/>
    <w:rsid w:val="003B2E86"/>
    <w:rsid w:val="003B2F67"/>
    <w:rsid w:val="003B302C"/>
    <w:rsid w:val="003B3054"/>
    <w:rsid w:val="003B3055"/>
    <w:rsid w:val="003B314D"/>
    <w:rsid w:val="003B35DA"/>
    <w:rsid w:val="003B35F0"/>
    <w:rsid w:val="003B35F7"/>
    <w:rsid w:val="003B371A"/>
    <w:rsid w:val="003B39C3"/>
    <w:rsid w:val="003B3CFA"/>
    <w:rsid w:val="003B3FAD"/>
    <w:rsid w:val="003B40D7"/>
    <w:rsid w:val="003B44D1"/>
    <w:rsid w:val="003B45F0"/>
    <w:rsid w:val="003B4748"/>
    <w:rsid w:val="003B4771"/>
    <w:rsid w:val="003B4783"/>
    <w:rsid w:val="003B4872"/>
    <w:rsid w:val="003B4B50"/>
    <w:rsid w:val="003B4C2B"/>
    <w:rsid w:val="003B4D02"/>
    <w:rsid w:val="003B4DEB"/>
    <w:rsid w:val="003B4FE3"/>
    <w:rsid w:val="003B5093"/>
    <w:rsid w:val="003B51F9"/>
    <w:rsid w:val="003B5663"/>
    <w:rsid w:val="003B567A"/>
    <w:rsid w:val="003B5756"/>
    <w:rsid w:val="003B5794"/>
    <w:rsid w:val="003B5824"/>
    <w:rsid w:val="003B5ABC"/>
    <w:rsid w:val="003B5B2E"/>
    <w:rsid w:val="003B5D25"/>
    <w:rsid w:val="003B5F6C"/>
    <w:rsid w:val="003B5FC3"/>
    <w:rsid w:val="003B6094"/>
    <w:rsid w:val="003B610D"/>
    <w:rsid w:val="003B625F"/>
    <w:rsid w:val="003B6326"/>
    <w:rsid w:val="003B64A7"/>
    <w:rsid w:val="003B6581"/>
    <w:rsid w:val="003B68AF"/>
    <w:rsid w:val="003B695B"/>
    <w:rsid w:val="003B6C0B"/>
    <w:rsid w:val="003B6C65"/>
    <w:rsid w:val="003B6E70"/>
    <w:rsid w:val="003B6E7D"/>
    <w:rsid w:val="003B6FE6"/>
    <w:rsid w:val="003B712F"/>
    <w:rsid w:val="003B71F3"/>
    <w:rsid w:val="003B73D7"/>
    <w:rsid w:val="003B74D8"/>
    <w:rsid w:val="003B74FB"/>
    <w:rsid w:val="003B7550"/>
    <w:rsid w:val="003B7564"/>
    <w:rsid w:val="003B758B"/>
    <w:rsid w:val="003B7592"/>
    <w:rsid w:val="003B76DE"/>
    <w:rsid w:val="003B77DC"/>
    <w:rsid w:val="003B7849"/>
    <w:rsid w:val="003B78C5"/>
    <w:rsid w:val="003B795F"/>
    <w:rsid w:val="003B7A40"/>
    <w:rsid w:val="003B7BAF"/>
    <w:rsid w:val="003B7C1F"/>
    <w:rsid w:val="003B7DBA"/>
    <w:rsid w:val="003B7FFC"/>
    <w:rsid w:val="003C018C"/>
    <w:rsid w:val="003C06F9"/>
    <w:rsid w:val="003C0771"/>
    <w:rsid w:val="003C0909"/>
    <w:rsid w:val="003C094B"/>
    <w:rsid w:val="003C09F3"/>
    <w:rsid w:val="003C0A5D"/>
    <w:rsid w:val="003C0BAE"/>
    <w:rsid w:val="003C0F2C"/>
    <w:rsid w:val="003C102F"/>
    <w:rsid w:val="003C1032"/>
    <w:rsid w:val="003C113D"/>
    <w:rsid w:val="003C1430"/>
    <w:rsid w:val="003C14E3"/>
    <w:rsid w:val="003C1744"/>
    <w:rsid w:val="003C1883"/>
    <w:rsid w:val="003C1A8E"/>
    <w:rsid w:val="003C1B10"/>
    <w:rsid w:val="003C1C09"/>
    <w:rsid w:val="003C1C9E"/>
    <w:rsid w:val="003C1CC0"/>
    <w:rsid w:val="003C1EE0"/>
    <w:rsid w:val="003C1EEB"/>
    <w:rsid w:val="003C1FAB"/>
    <w:rsid w:val="003C22CC"/>
    <w:rsid w:val="003C23F3"/>
    <w:rsid w:val="003C25FA"/>
    <w:rsid w:val="003C268F"/>
    <w:rsid w:val="003C2723"/>
    <w:rsid w:val="003C28AE"/>
    <w:rsid w:val="003C28F3"/>
    <w:rsid w:val="003C28F6"/>
    <w:rsid w:val="003C298B"/>
    <w:rsid w:val="003C2A1B"/>
    <w:rsid w:val="003C2A4D"/>
    <w:rsid w:val="003C2AF2"/>
    <w:rsid w:val="003C2BC5"/>
    <w:rsid w:val="003C2CA8"/>
    <w:rsid w:val="003C2CF1"/>
    <w:rsid w:val="003C2E31"/>
    <w:rsid w:val="003C2F1B"/>
    <w:rsid w:val="003C3005"/>
    <w:rsid w:val="003C31D5"/>
    <w:rsid w:val="003C32C3"/>
    <w:rsid w:val="003C34F6"/>
    <w:rsid w:val="003C3650"/>
    <w:rsid w:val="003C3703"/>
    <w:rsid w:val="003C38B9"/>
    <w:rsid w:val="003C3A4E"/>
    <w:rsid w:val="003C3C0C"/>
    <w:rsid w:val="003C3C79"/>
    <w:rsid w:val="003C40AF"/>
    <w:rsid w:val="003C42D2"/>
    <w:rsid w:val="003C43A7"/>
    <w:rsid w:val="003C45A1"/>
    <w:rsid w:val="003C49ED"/>
    <w:rsid w:val="003C4B79"/>
    <w:rsid w:val="003C4CF9"/>
    <w:rsid w:val="003C4D65"/>
    <w:rsid w:val="003C4F5D"/>
    <w:rsid w:val="003C51AE"/>
    <w:rsid w:val="003C5B3A"/>
    <w:rsid w:val="003C5CFC"/>
    <w:rsid w:val="003C5E85"/>
    <w:rsid w:val="003C5F12"/>
    <w:rsid w:val="003C5FA7"/>
    <w:rsid w:val="003C602C"/>
    <w:rsid w:val="003C6260"/>
    <w:rsid w:val="003C6313"/>
    <w:rsid w:val="003C64F4"/>
    <w:rsid w:val="003C6714"/>
    <w:rsid w:val="003C675E"/>
    <w:rsid w:val="003C67AD"/>
    <w:rsid w:val="003C67D2"/>
    <w:rsid w:val="003C6871"/>
    <w:rsid w:val="003C6893"/>
    <w:rsid w:val="003C6AEE"/>
    <w:rsid w:val="003C6B8E"/>
    <w:rsid w:val="003C6D26"/>
    <w:rsid w:val="003C6E30"/>
    <w:rsid w:val="003C6F4F"/>
    <w:rsid w:val="003C7333"/>
    <w:rsid w:val="003C7853"/>
    <w:rsid w:val="003C7941"/>
    <w:rsid w:val="003C7977"/>
    <w:rsid w:val="003C7C83"/>
    <w:rsid w:val="003D0057"/>
    <w:rsid w:val="003D017F"/>
    <w:rsid w:val="003D043F"/>
    <w:rsid w:val="003D0588"/>
    <w:rsid w:val="003D05D5"/>
    <w:rsid w:val="003D0626"/>
    <w:rsid w:val="003D06E7"/>
    <w:rsid w:val="003D0715"/>
    <w:rsid w:val="003D0838"/>
    <w:rsid w:val="003D086D"/>
    <w:rsid w:val="003D10D1"/>
    <w:rsid w:val="003D1139"/>
    <w:rsid w:val="003D1177"/>
    <w:rsid w:val="003D11D6"/>
    <w:rsid w:val="003D1270"/>
    <w:rsid w:val="003D1324"/>
    <w:rsid w:val="003D134B"/>
    <w:rsid w:val="003D14EC"/>
    <w:rsid w:val="003D155A"/>
    <w:rsid w:val="003D1610"/>
    <w:rsid w:val="003D1736"/>
    <w:rsid w:val="003D1A3D"/>
    <w:rsid w:val="003D1F5A"/>
    <w:rsid w:val="003D2173"/>
    <w:rsid w:val="003D2248"/>
    <w:rsid w:val="003D23A5"/>
    <w:rsid w:val="003D2692"/>
    <w:rsid w:val="003D2726"/>
    <w:rsid w:val="003D2729"/>
    <w:rsid w:val="003D2A7A"/>
    <w:rsid w:val="003D2B88"/>
    <w:rsid w:val="003D2BD5"/>
    <w:rsid w:val="003D2BFA"/>
    <w:rsid w:val="003D2CDF"/>
    <w:rsid w:val="003D2D08"/>
    <w:rsid w:val="003D3009"/>
    <w:rsid w:val="003D30F2"/>
    <w:rsid w:val="003D3318"/>
    <w:rsid w:val="003D331C"/>
    <w:rsid w:val="003D34D4"/>
    <w:rsid w:val="003D365F"/>
    <w:rsid w:val="003D366E"/>
    <w:rsid w:val="003D367D"/>
    <w:rsid w:val="003D3730"/>
    <w:rsid w:val="003D3749"/>
    <w:rsid w:val="003D374B"/>
    <w:rsid w:val="003D37C4"/>
    <w:rsid w:val="003D3A04"/>
    <w:rsid w:val="003D3B96"/>
    <w:rsid w:val="003D3C61"/>
    <w:rsid w:val="003D3C6B"/>
    <w:rsid w:val="003D3D3C"/>
    <w:rsid w:val="003D3F57"/>
    <w:rsid w:val="003D3F98"/>
    <w:rsid w:val="003D3FF7"/>
    <w:rsid w:val="003D429B"/>
    <w:rsid w:val="003D42AC"/>
    <w:rsid w:val="003D4654"/>
    <w:rsid w:val="003D4744"/>
    <w:rsid w:val="003D48C1"/>
    <w:rsid w:val="003D49C8"/>
    <w:rsid w:val="003D4B0D"/>
    <w:rsid w:val="003D4F4D"/>
    <w:rsid w:val="003D4FA4"/>
    <w:rsid w:val="003D505C"/>
    <w:rsid w:val="003D515D"/>
    <w:rsid w:val="003D52BC"/>
    <w:rsid w:val="003D5406"/>
    <w:rsid w:val="003D54D4"/>
    <w:rsid w:val="003D553C"/>
    <w:rsid w:val="003D5870"/>
    <w:rsid w:val="003D5950"/>
    <w:rsid w:val="003D5A22"/>
    <w:rsid w:val="003D5A41"/>
    <w:rsid w:val="003D5A48"/>
    <w:rsid w:val="003D5B4F"/>
    <w:rsid w:val="003D5BC6"/>
    <w:rsid w:val="003D5FCE"/>
    <w:rsid w:val="003D6055"/>
    <w:rsid w:val="003D6126"/>
    <w:rsid w:val="003D62F6"/>
    <w:rsid w:val="003D630C"/>
    <w:rsid w:val="003D6506"/>
    <w:rsid w:val="003D6A64"/>
    <w:rsid w:val="003D6CF2"/>
    <w:rsid w:val="003D6E1E"/>
    <w:rsid w:val="003D7086"/>
    <w:rsid w:val="003D71DE"/>
    <w:rsid w:val="003D76C3"/>
    <w:rsid w:val="003D77D4"/>
    <w:rsid w:val="003D791F"/>
    <w:rsid w:val="003D7C2B"/>
    <w:rsid w:val="003D7D7E"/>
    <w:rsid w:val="003D7E4D"/>
    <w:rsid w:val="003D7F9B"/>
    <w:rsid w:val="003E027D"/>
    <w:rsid w:val="003E02B2"/>
    <w:rsid w:val="003E03F5"/>
    <w:rsid w:val="003E05FB"/>
    <w:rsid w:val="003E08F9"/>
    <w:rsid w:val="003E0B82"/>
    <w:rsid w:val="003E0CE6"/>
    <w:rsid w:val="003E0DE1"/>
    <w:rsid w:val="003E0F9C"/>
    <w:rsid w:val="003E10B3"/>
    <w:rsid w:val="003E12EF"/>
    <w:rsid w:val="003E1329"/>
    <w:rsid w:val="003E15E2"/>
    <w:rsid w:val="003E17A6"/>
    <w:rsid w:val="003E17A9"/>
    <w:rsid w:val="003E1A4C"/>
    <w:rsid w:val="003E1D3A"/>
    <w:rsid w:val="003E1E1E"/>
    <w:rsid w:val="003E1ED3"/>
    <w:rsid w:val="003E2234"/>
    <w:rsid w:val="003E24B5"/>
    <w:rsid w:val="003E2731"/>
    <w:rsid w:val="003E2759"/>
    <w:rsid w:val="003E2A5A"/>
    <w:rsid w:val="003E2AB5"/>
    <w:rsid w:val="003E3024"/>
    <w:rsid w:val="003E304C"/>
    <w:rsid w:val="003E306B"/>
    <w:rsid w:val="003E3277"/>
    <w:rsid w:val="003E3310"/>
    <w:rsid w:val="003E337D"/>
    <w:rsid w:val="003E3638"/>
    <w:rsid w:val="003E3746"/>
    <w:rsid w:val="003E377A"/>
    <w:rsid w:val="003E37B1"/>
    <w:rsid w:val="003E38E2"/>
    <w:rsid w:val="003E3A12"/>
    <w:rsid w:val="003E3A2C"/>
    <w:rsid w:val="003E3AE9"/>
    <w:rsid w:val="003E40C1"/>
    <w:rsid w:val="003E40F2"/>
    <w:rsid w:val="003E4497"/>
    <w:rsid w:val="003E4595"/>
    <w:rsid w:val="003E46F3"/>
    <w:rsid w:val="003E4731"/>
    <w:rsid w:val="003E47D3"/>
    <w:rsid w:val="003E47EA"/>
    <w:rsid w:val="003E4987"/>
    <w:rsid w:val="003E49F4"/>
    <w:rsid w:val="003E4A0B"/>
    <w:rsid w:val="003E4BD7"/>
    <w:rsid w:val="003E4CED"/>
    <w:rsid w:val="003E4DC6"/>
    <w:rsid w:val="003E5362"/>
    <w:rsid w:val="003E53BE"/>
    <w:rsid w:val="003E5452"/>
    <w:rsid w:val="003E553F"/>
    <w:rsid w:val="003E5659"/>
    <w:rsid w:val="003E57E5"/>
    <w:rsid w:val="003E5A63"/>
    <w:rsid w:val="003E5B8F"/>
    <w:rsid w:val="003E60FE"/>
    <w:rsid w:val="003E6132"/>
    <w:rsid w:val="003E61A4"/>
    <w:rsid w:val="003E6336"/>
    <w:rsid w:val="003E6363"/>
    <w:rsid w:val="003E6391"/>
    <w:rsid w:val="003E65A6"/>
    <w:rsid w:val="003E65BC"/>
    <w:rsid w:val="003E6726"/>
    <w:rsid w:val="003E6ABB"/>
    <w:rsid w:val="003E6AFA"/>
    <w:rsid w:val="003E6E58"/>
    <w:rsid w:val="003E6E93"/>
    <w:rsid w:val="003E720F"/>
    <w:rsid w:val="003E736F"/>
    <w:rsid w:val="003E73D9"/>
    <w:rsid w:val="003E75F1"/>
    <w:rsid w:val="003E76E5"/>
    <w:rsid w:val="003E7BA8"/>
    <w:rsid w:val="003E7CDF"/>
    <w:rsid w:val="003E7D5F"/>
    <w:rsid w:val="003E7D65"/>
    <w:rsid w:val="003E7DC5"/>
    <w:rsid w:val="003E7FF9"/>
    <w:rsid w:val="003F00E3"/>
    <w:rsid w:val="003F0176"/>
    <w:rsid w:val="003F022D"/>
    <w:rsid w:val="003F063B"/>
    <w:rsid w:val="003F06F1"/>
    <w:rsid w:val="003F07D1"/>
    <w:rsid w:val="003F08ED"/>
    <w:rsid w:val="003F0947"/>
    <w:rsid w:val="003F0979"/>
    <w:rsid w:val="003F0A22"/>
    <w:rsid w:val="003F0A54"/>
    <w:rsid w:val="003F1103"/>
    <w:rsid w:val="003F12B0"/>
    <w:rsid w:val="003F12C2"/>
    <w:rsid w:val="003F1337"/>
    <w:rsid w:val="003F1379"/>
    <w:rsid w:val="003F1388"/>
    <w:rsid w:val="003F1395"/>
    <w:rsid w:val="003F1546"/>
    <w:rsid w:val="003F167D"/>
    <w:rsid w:val="003F1982"/>
    <w:rsid w:val="003F1ADC"/>
    <w:rsid w:val="003F1B3E"/>
    <w:rsid w:val="003F1C79"/>
    <w:rsid w:val="003F1DC6"/>
    <w:rsid w:val="003F1E1A"/>
    <w:rsid w:val="003F1F6C"/>
    <w:rsid w:val="003F1FB0"/>
    <w:rsid w:val="003F1FD3"/>
    <w:rsid w:val="003F201C"/>
    <w:rsid w:val="003F20C2"/>
    <w:rsid w:val="003F220F"/>
    <w:rsid w:val="003F2315"/>
    <w:rsid w:val="003F2560"/>
    <w:rsid w:val="003F25FC"/>
    <w:rsid w:val="003F2640"/>
    <w:rsid w:val="003F2974"/>
    <w:rsid w:val="003F2DA2"/>
    <w:rsid w:val="003F2DAA"/>
    <w:rsid w:val="003F2F7D"/>
    <w:rsid w:val="003F2F91"/>
    <w:rsid w:val="003F302E"/>
    <w:rsid w:val="003F31A4"/>
    <w:rsid w:val="003F3226"/>
    <w:rsid w:val="003F3444"/>
    <w:rsid w:val="003F357C"/>
    <w:rsid w:val="003F35C2"/>
    <w:rsid w:val="003F3656"/>
    <w:rsid w:val="003F36A7"/>
    <w:rsid w:val="003F3798"/>
    <w:rsid w:val="003F37C3"/>
    <w:rsid w:val="003F388A"/>
    <w:rsid w:val="003F38C6"/>
    <w:rsid w:val="003F395D"/>
    <w:rsid w:val="003F3A07"/>
    <w:rsid w:val="003F3A64"/>
    <w:rsid w:val="003F3A94"/>
    <w:rsid w:val="003F3AAA"/>
    <w:rsid w:val="003F3DAE"/>
    <w:rsid w:val="003F3E83"/>
    <w:rsid w:val="003F3F05"/>
    <w:rsid w:val="003F409C"/>
    <w:rsid w:val="003F428E"/>
    <w:rsid w:val="003F43AD"/>
    <w:rsid w:val="003F4620"/>
    <w:rsid w:val="003F48FB"/>
    <w:rsid w:val="003F4A6E"/>
    <w:rsid w:val="003F4B93"/>
    <w:rsid w:val="003F4DF0"/>
    <w:rsid w:val="003F4F3B"/>
    <w:rsid w:val="003F5680"/>
    <w:rsid w:val="003F571D"/>
    <w:rsid w:val="003F5788"/>
    <w:rsid w:val="003F5A09"/>
    <w:rsid w:val="003F5B2B"/>
    <w:rsid w:val="003F5B9C"/>
    <w:rsid w:val="003F5BA3"/>
    <w:rsid w:val="003F5C09"/>
    <w:rsid w:val="003F5C3D"/>
    <w:rsid w:val="003F5D0D"/>
    <w:rsid w:val="003F60F0"/>
    <w:rsid w:val="003F6141"/>
    <w:rsid w:val="003F64CC"/>
    <w:rsid w:val="003F65D8"/>
    <w:rsid w:val="003F65FF"/>
    <w:rsid w:val="003F67CD"/>
    <w:rsid w:val="003F6915"/>
    <w:rsid w:val="003F6B18"/>
    <w:rsid w:val="003F6F16"/>
    <w:rsid w:val="003F6FE3"/>
    <w:rsid w:val="003F700E"/>
    <w:rsid w:val="003F70CB"/>
    <w:rsid w:val="003F70DE"/>
    <w:rsid w:val="003F7176"/>
    <w:rsid w:val="003F7263"/>
    <w:rsid w:val="003F7414"/>
    <w:rsid w:val="003F74E0"/>
    <w:rsid w:val="003F75DD"/>
    <w:rsid w:val="003F764C"/>
    <w:rsid w:val="003F7695"/>
    <w:rsid w:val="003F770E"/>
    <w:rsid w:val="003F77C8"/>
    <w:rsid w:val="003F78B6"/>
    <w:rsid w:val="003F78F1"/>
    <w:rsid w:val="003F7CCA"/>
    <w:rsid w:val="003F7D38"/>
    <w:rsid w:val="003F7E82"/>
    <w:rsid w:val="003F7EB8"/>
    <w:rsid w:val="003F7EDE"/>
    <w:rsid w:val="003F7F8B"/>
    <w:rsid w:val="0040003E"/>
    <w:rsid w:val="0040027F"/>
    <w:rsid w:val="0040042D"/>
    <w:rsid w:val="004004A8"/>
    <w:rsid w:val="004005BE"/>
    <w:rsid w:val="0040064E"/>
    <w:rsid w:val="0040077A"/>
    <w:rsid w:val="00400C3F"/>
    <w:rsid w:val="00400D2D"/>
    <w:rsid w:val="00400D7C"/>
    <w:rsid w:val="00400FEB"/>
    <w:rsid w:val="0040120C"/>
    <w:rsid w:val="004015B9"/>
    <w:rsid w:val="00401A66"/>
    <w:rsid w:val="00401B4A"/>
    <w:rsid w:val="00401BAD"/>
    <w:rsid w:val="00401BBB"/>
    <w:rsid w:val="00401BFD"/>
    <w:rsid w:val="00401E2D"/>
    <w:rsid w:val="00401F38"/>
    <w:rsid w:val="004020D7"/>
    <w:rsid w:val="004022D4"/>
    <w:rsid w:val="00402469"/>
    <w:rsid w:val="00402531"/>
    <w:rsid w:val="00402737"/>
    <w:rsid w:val="004027F4"/>
    <w:rsid w:val="00402A8A"/>
    <w:rsid w:val="00402B83"/>
    <w:rsid w:val="00402BA6"/>
    <w:rsid w:val="00402C2A"/>
    <w:rsid w:val="00402C5E"/>
    <w:rsid w:val="00402CF9"/>
    <w:rsid w:val="00402EC8"/>
    <w:rsid w:val="00402F5C"/>
    <w:rsid w:val="004030DF"/>
    <w:rsid w:val="00403209"/>
    <w:rsid w:val="0040323C"/>
    <w:rsid w:val="004033C3"/>
    <w:rsid w:val="00403851"/>
    <w:rsid w:val="004038CC"/>
    <w:rsid w:val="00403E3E"/>
    <w:rsid w:val="00403E5A"/>
    <w:rsid w:val="00403FF9"/>
    <w:rsid w:val="00404052"/>
    <w:rsid w:val="004044AB"/>
    <w:rsid w:val="004044FC"/>
    <w:rsid w:val="004047E0"/>
    <w:rsid w:val="004049EF"/>
    <w:rsid w:val="00404A72"/>
    <w:rsid w:val="00404C6C"/>
    <w:rsid w:val="00404CB7"/>
    <w:rsid w:val="0040518F"/>
    <w:rsid w:val="00405275"/>
    <w:rsid w:val="00405356"/>
    <w:rsid w:val="004053A7"/>
    <w:rsid w:val="004059FE"/>
    <w:rsid w:val="00405B41"/>
    <w:rsid w:val="00405C45"/>
    <w:rsid w:val="00405C6A"/>
    <w:rsid w:val="00405F13"/>
    <w:rsid w:val="004061F4"/>
    <w:rsid w:val="00406511"/>
    <w:rsid w:val="00406B9D"/>
    <w:rsid w:val="00406F35"/>
    <w:rsid w:val="00406FD6"/>
    <w:rsid w:val="0040712D"/>
    <w:rsid w:val="0040717A"/>
    <w:rsid w:val="00407608"/>
    <w:rsid w:val="0040760C"/>
    <w:rsid w:val="00407876"/>
    <w:rsid w:val="00407A32"/>
    <w:rsid w:val="00407AAE"/>
    <w:rsid w:val="00407B3B"/>
    <w:rsid w:val="00407BE1"/>
    <w:rsid w:val="00407C46"/>
    <w:rsid w:val="00407C86"/>
    <w:rsid w:val="00407E9C"/>
    <w:rsid w:val="00410005"/>
    <w:rsid w:val="00410294"/>
    <w:rsid w:val="004104AD"/>
    <w:rsid w:val="00410662"/>
    <w:rsid w:val="0041068A"/>
    <w:rsid w:val="004107D1"/>
    <w:rsid w:val="004107F6"/>
    <w:rsid w:val="00410A43"/>
    <w:rsid w:val="00410AD5"/>
    <w:rsid w:val="00410C22"/>
    <w:rsid w:val="00410CD3"/>
    <w:rsid w:val="00410D7E"/>
    <w:rsid w:val="00410E7C"/>
    <w:rsid w:val="004110C2"/>
    <w:rsid w:val="004110EA"/>
    <w:rsid w:val="00411181"/>
    <w:rsid w:val="004111A9"/>
    <w:rsid w:val="004111EA"/>
    <w:rsid w:val="00411343"/>
    <w:rsid w:val="00411893"/>
    <w:rsid w:val="004119EC"/>
    <w:rsid w:val="00411B30"/>
    <w:rsid w:val="00411B47"/>
    <w:rsid w:val="00411D17"/>
    <w:rsid w:val="00411D8F"/>
    <w:rsid w:val="0041213F"/>
    <w:rsid w:val="0041215B"/>
    <w:rsid w:val="00412262"/>
    <w:rsid w:val="00412543"/>
    <w:rsid w:val="00412696"/>
    <w:rsid w:val="00412933"/>
    <w:rsid w:val="00412D38"/>
    <w:rsid w:val="00412D43"/>
    <w:rsid w:val="00412DEB"/>
    <w:rsid w:val="004130AA"/>
    <w:rsid w:val="00413903"/>
    <w:rsid w:val="00413942"/>
    <w:rsid w:val="00413B23"/>
    <w:rsid w:val="00413B8C"/>
    <w:rsid w:val="00413D3B"/>
    <w:rsid w:val="00413D84"/>
    <w:rsid w:val="00413E94"/>
    <w:rsid w:val="00413F4D"/>
    <w:rsid w:val="00413FEB"/>
    <w:rsid w:val="0041435F"/>
    <w:rsid w:val="004148E1"/>
    <w:rsid w:val="00414A55"/>
    <w:rsid w:val="00414AB5"/>
    <w:rsid w:val="00414B62"/>
    <w:rsid w:val="00414DDE"/>
    <w:rsid w:val="0041510E"/>
    <w:rsid w:val="004153D9"/>
    <w:rsid w:val="00415725"/>
    <w:rsid w:val="0041589A"/>
    <w:rsid w:val="004158B1"/>
    <w:rsid w:val="0041594B"/>
    <w:rsid w:val="00415F82"/>
    <w:rsid w:val="00415FB0"/>
    <w:rsid w:val="004161E3"/>
    <w:rsid w:val="004162A7"/>
    <w:rsid w:val="00416519"/>
    <w:rsid w:val="00416535"/>
    <w:rsid w:val="004166D2"/>
    <w:rsid w:val="004168BE"/>
    <w:rsid w:val="004168EA"/>
    <w:rsid w:val="00416929"/>
    <w:rsid w:val="00416989"/>
    <w:rsid w:val="004169D1"/>
    <w:rsid w:val="00416C73"/>
    <w:rsid w:val="00416CB1"/>
    <w:rsid w:val="00416E1D"/>
    <w:rsid w:val="004170C6"/>
    <w:rsid w:val="004170D9"/>
    <w:rsid w:val="00417175"/>
    <w:rsid w:val="00417403"/>
    <w:rsid w:val="00417463"/>
    <w:rsid w:val="00417513"/>
    <w:rsid w:val="00417756"/>
    <w:rsid w:val="00417775"/>
    <w:rsid w:val="004178C7"/>
    <w:rsid w:val="004179F4"/>
    <w:rsid w:val="00417CA7"/>
    <w:rsid w:val="00417CD1"/>
    <w:rsid w:val="00417DEE"/>
    <w:rsid w:val="00417FA2"/>
    <w:rsid w:val="00420123"/>
    <w:rsid w:val="004203D1"/>
    <w:rsid w:val="0042072B"/>
    <w:rsid w:val="00420780"/>
    <w:rsid w:val="004209A2"/>
    <w:rsid w:val="00420B71"/>
    <w:rsid w:val="00420B86"/>
    <w:rsid w:val="00420C33"/>
    <w:rsid w:val="00420EB7"/>
    <w:rsid w:val="00420EF1"/>
    <w:rsid w:val="00420FAD"/>
    <w:rsid w:val="00421197"/>
    <w:rsid w:val="0042119E"/>
    <w:rsid w:val="0042124A"/>
    <w:rsid w:val="004215A6"/>
    <w:rsid w:val="00421648"/>
    <w:rsid w:val="0042183C"/>
    <w:rsid w:val="00421879"/>
    <w:rsid w:val="004218BA"/>
    <w:rsid w:val="004218CA"/>
    <w:rsid w:val="00421B41"/>
    <w:rsid w:val="00421BE4"/>
    <w:rsid w:val="00421D07"/>
    <w:rsid w:val="00421E4F"/>
    <w:rsid w:val="0042212C"/>
    <w:rsid w:val="00422179"/>
    <w:rsid w:val="00422238"/>
    <w:rsid w:val="00422242"/>
    <w:rsid w:val="004222F5"/>
    <w:rsid w:val="00422315"/>
    <w:rsid w:val="0042253E"/>
    <w:rsid w:val="004226B5"/>
    <w:rsid w:val="004226BA"/>
    <w:rsid w:val="004229BC"/>
    <w:rsid w:val="00422AD3"/>
    <w:rsid w:val="00422BCA"/>
    <w:rsid w:val="00422C8E"/>
    <w:rsid w:val="00422F16"/>
    <w:rsid w:val="00422F9B"/>
    <w:rsid w:val="00422FBD"/>
    <w:rsid w:val="004234E9"/>
    <w:rsid w:val="0042350E"/>
    <w:rsid w:val="00423643"/>
    <w:rsid w:val="004239B2"/>
    <w:rsid w:val="00423A87"/>
    <w:rsid w:val="00423CD3"/>
    <w:rsid w:val="00423D07"/>
    <w:rsid w:val="00423DA5"/>
    <w:rsid w:val="00423F43"/>
    <w:rsid w:val="0042410E"/>
    <w:rsid w:val="0042413C"/>
    <w:rsid w:val="00424182"/>
    <w:rsid w:val="0042433F"/>
    <w:rsid w:val="00424587"/>
    <w:rsid w:val="004246EE"/>
    <w:rsid w:val="00424752"/>
    <w:rsid w:val="0042475B"/>
    <w:rsid w:val="004248E7"/>
    <w:rsid w:val="00424959"/>
    <w:rsid w:val="00424A08"/>
    <w:rsid w:val="00424CDD"/>
    <w:rsid w:val="00424F9E"/>
    <w:rsid w:val="00425180"/>
    <w:rsid w:val="00425217"/>
    <w:rsid w:val="00425228"/>
    <w:rsid w:val="0042537D"/>
    <w:rsid w:val="004253D9"/>
    <w:rsid w:val="0042544B"/>
    <w:rsid w:val="0042566B"/>
    <w:rsid w:val="004256F0"/>
    <w:rsid w:val="004257C6"/>
    <w:rsid w:val="004258DE"/>
    <w:rsid w:val="00425BC9"/>
    <w:rsid w:val="00425CB8"/>
    <w:rsid w:val="00425D5C"/>
    <w:rsid w:val="00425DB0"/>
    <w:rsid w:val="00425DE9"/>
    <w:rsid w:val="00425E68"/>
    <w:rsid w:val="00425E8C"/>
    <w:rsid w:val="00425F12"/>
    <w:rsid w:val="0042638B"/>
    <w:rsid w:val="004265A2"/>
    <w:rsid w:val="004265F4"/>
    <w:rsid w:val="004266C8"/>
    <w:rsid w:val="004266CC"/>
    <w:rsid w:val="00426816"/>
    <w:rsid w:val="004269C1"/>
    <w:rsid w:val="004269F3"/>
    <w:rsid w:val="00426C6F"/>
    <w:rsid w:val="00426C91"/>
    <w:rsid w:val="00426F1B"/>
    <w:rsid w:val="00426F8C"/>
    <w:rsid w:val="00426FFE"/>
    <w:rsid w:val="004270DC"/>
    <w:rsid w:val="0042725F"/>
    <w:rsid w:val="004273A8"/>
    <w:rsid w:val="00427724"/>
    <w:rsid w:val="0042778E"/>
    <w:rsid w:val="00427792"/>
    <w:rsid w:val="004278D7"/>
    <w:rsid w:val="0042799C"/>
    <w:rsid w:val="00427CE0"/>
    <w:rsid w:val="00430011"/>
    <w:rsid w:val="0043006D"/>
    <w:rsid w:val="004303CC"/>
    <w:rsid w:val="00430475"/>
    <w:rsid w:val="00430485"/>
    <w:rsid w:val="00430497"/>
    <w:rsid w:val="004304C6"/>
    <w:rsid w:val="004306CF"/>
    <w:rsid w:val="004307F0"/>
    <w:rsid w:val="00430A91"/>
    <w:rsid w:val="00430CBB"/>
    <w:rsid w:val="00431020"/>
    <w:rsid w:val="0043106A"/>
    <w:rsid w:val="00431226"/>
    <w:rsid w:val="004312D8"/>
    <w:rsid w:val="0043153D"/>
    <w:rsid w:val="00431600"/>
    <w:rsid w:val="00431755"/>
    <w:rsid w:val="004319B6"/>
    <w:rsid w:val="00431A51"/>
    <w:rsid w:val="00431AD0"/>
    <w:rsid w:val="00431AF0"/>
    <w:rsid w:val="00431BF4"/>
    <w:rsid w:val="00431C4E"/>
    <w:rsid w:val="00431EC2"/>
    <w:rsid w:val="00431F22"/>
    <w:rsid w:val="00432031"/>
    <w:rsid w:val="004326B4"/>
    <w:rsid w:val="004328E1"/>
    <w:rsid w:val="0043290B"/>
    <w:rsid w:val="00432C78"/>
    <w:rsid w:val="00432D94"/>
    <w:rsid w:val="00432DFE"/>
    <w:rsid w:val="00432E6B"/>
    <w:rsid w:val="004335B9"/>
    <w:rsid w:val="00433652"/>
    <w:rsid w:val="00433857"/>
    <w:rsid w:val="0043393B"/>
    <w:rsid w:val="00433BAB"/>
    <w:rsid w:val="00433BF5"/>
    <w:rsid w:val="00433D4E"/>
    <w:rsid w:val="00433DFB"/>
    <w:rsid w:val="00433E8C"/>
    <w:rsid w:val="00433ED2"/>
    <w:rsid w:val="00433F59"/>
    <w:rsid w:val="00433FE2"/>
    <w:rsid w:val="00434038"/>
    <w:rsid w:val="004341E7"/>
    <w:rsid w:val="00434291"/>
    <w:rsid w:val="00434430"/>
    <w:rsid w:val="00434563"/>
    <w:rsid w:val="00434838"/>
    <w:rsid w:val="0043489D"/>
    <w:rsid w:val="00434A5E"/>
    <w:rsid w:val="00435024"/>
    <w:rsid w:val="004350D6"/>
    <w:rsid w:val="00435383"/>
    <w:rsid w:val="0043557C"/>
    <w:rsid w:val="0043571D"/>
    <w:rsid w:val="0043572F"/>
    <w:rsid w:val="004359B7"/>
    <w:rsid w:val="00435BCC"/>
    <w:rsid w:val="00435C91"/>
    <w:rsid w:val="00435D18"/>
    <w:rsid w:val="00435E62"/>
    <w:rsid w:val="00435E73"/>
    <w:rsid w:val="00435E91"/>
    <w:rsid w:val="00435EB6"/>
    <w:rsid w:val="00435F1B"/>
    <w:rsid w:val="0043622F"/>
    <w:rsid w:val="00436447"/>
    <w:rsid w:val="00436578"/>
    <w:rsid w:val="00436604"/>
    <w:rsid w:val="00436830"/>
    <w:rsid w:val="00436AE6"/>
    <w:rsid w:val="00436C73"/>
    <w:rsid w:val="00436EE9"/>
    <w:rsid w:val="00436FAF"/>
    <w:rsid w:val="00437168"/>
    <w:rsid w:val="004371CE"/>
    <w:rsid w:val="00437270"/>
    <w:rsid w:val="004372CD"/>
    <w:rsid w:val="00437335"/>
    <w:rsid w:val="00437627"/>
    <w:rsid w:val="00437924"/>
    <w:rsid w:val="00437D0E"/>
    <w:rsid w:val="00437DAD"/>
    <w:rsid w:val="00437ED8"/>
    <w:rsid w:val="00437F1A"/>
    <w:rsid w:val="00437FFB"/>
    <w:rsid w:val="00440155"/>
    <w:rsid w:val="0044024B"/>
    <w:rsid w:val="004402BF"/>
    <w:rsid w:val="004404A4"/>
    <w:rsid w:val="004404AF"/>
    <w:rsid w:val="004404E7"/>
    <w:rsid w:val="0044053E"/>
    <w:rsid w:val="00440834"/>
    <w:rsid w:val="004408D5"/>
    <w:rsid w:val="00440CA5"/>
    <w:rsid w:val="00440DAD"/>
    <w:rsid w:val="00440E7F"/>
    <w:rsid w:val="004410AA"/>
    <w:rsid w:val="0044123F"/>
    <w:rsid w:val="00441338"/>
    <w:rsid w:val="0044152B"/>
    <w:rsid w:val="00441648"/>
    <w:rsid w:val="00441678"/>
    <w:rsid w:val="004417A7"/>
    <w:rsid w:val="004417DE"/>
    <w:rsid w:val="00441942"/>
    <w:rsid w:val="0044199A"/>
    <w:rsid w:val="004419D3"/>
    <w:rsid w:val="00441A6D"/>
    <w:rsid w:val="00441AFA"/>
    <w:rsid w:val="00441B0F"/>
    <w:rsid w:val="00441B6C"/>
    <w:rsid w:val="00441D1D"/>
    <w:rsid w:val="00441E36"/>
    <w:rsid w:val="00441ED0"/>
    <w:rsid w:val="00441ED2"/>
    <w:rsid w:val="0044203E"/>
    <w:rsid w:val="004420A5"/>
    <w:rsid w:val="004420C5"/>
    <w:rsid w:val="004422A5"/>
    <w:rsid w:val="004426F2"/>
    <w:rsid w:val="00442966"/>
    <w:rsid w:val="004429B2"/>
    <w:rsid w:val="00442A2E"/>
    <w:rsid w:val="00442D03"/>
    <w:rsid w:val="00442E6E"/>
    <w:rsid w:val="004432FC"/>
    <w:rsid w:val="004433D4"/>
    <w:rsid w:val="00443457"/>
    <w:rsid w:val="0044354A"/>
    <w:rsid w:val="0044356F"/>
    <w:rsid w:val="0044376D"/>
    <w:rsid w:val="00443812"/>
    <w:rsid w:val="0044381A"/>
    <w:rsid w:val="004439FB"/>
    <w:rsid w:val="00443AA2"/>
    <w:rsid w:val="00443BC9"/>
    <w:rsid w:val="00443D10"/>
    <w:rsid w:val="00443E6D"/>
    <w:rsid w:val="00443F9F"/>
    <w:rsid w:val="004440A1"/>
    <w:rsid w:val="004440B5"/>
    <w:rsid w:val="004441A5"/>
    <w:rsid w:val="004444AA"/>
    <w:rsid w:val="0044450C"/>
    <w:rsid w:val="0044487D"/>
    <w:rsid w:val="004449C6"/>
    <w:rsid w:val="00444B88"/>
    <w:rsid w:val="00444D13"/>
    <w:rsid w:val="00444F1B"/>
    <w:rsid w:val="00444F98"/>
    <w:rsid w:val="00444FAD"/>
    <w:rsid w:val="00445141"/>
    <w:rsid w:val="0044515B"/>
    <w:rsid w:val="0044523A"/>
    <w:rsid w:val="0044524B"/>
    <w:rsid w:val="0044531A"/>
    <w:rsid w:val="004453AB"/>
    <w:rsid w:val="0044548F"/>
    <w:rsid w:val="00445598"/>
    <w:rsid w:val="00445721"/>
    <w:rsid w:val="004457D4"/>
    <w:rsid w:val="00445958"/>
    <w:rsid w:val="004459E5"/>
    <w:rsid w:val="00445B70"/>
    <w:rsid w:val="00445E9E"/>
    <w:rsid w:val="00445F32"/>
    <w:rsid w:val="00445F42"/>
    <w:rsid w:val="00446076"/>
    <w:rsid w:val="004460F8"/>
    <w:rsid w:val="00446121"/>
    <w:rsid w:val="0044612B"/>
    <w:rsid w:val="004462F7"/>
    <w:rsid w:val="004466A8"/>
    <w:rsid w:val="0044688B"/>
    <w:rsid w:val="00446B3C"/>
    <w:rsid w:val="00446D69"/>
    <w:rsid w:val="00446DDB"/>
    <w:rsid w:val="00446EF2"/>
    <w:rsid w:val="00446FE1"/>
    <w:rsid w:val="00446FF7"/>
    <w:rsid w:val="004471A1"/>
    <w:rsid w:val="00447243"/>
    <w:rsid w:val="00447300"/>
    <w:rsid w:val="004476E2"/>
    <w:rsid w:val="004477AF"/>
    <w:rsid w:val="00447979"/>
    <w:rsid w:val="004479EF"/>
    <w:rsid w:val="004479F9"/>
    <w:rsid w:val="00447B05"/>
    <w:rsid w:val="00447B0A"/>
    <w:rsid w:val="00447D07"/>
    <w:rsid w:val="00447E45"/>
    <w:rsid w:val="00450208"/>
    <w:rsid w:val="00450267"/>
    <w:rsid w:val="00450380"/>
    <w:rsid w:val="004503F5"/>
    <w:rsid w:val="00450486"/>
    <w:rsid w:val="004504E0"/>
    <w:rsid w:val="004505DC"/>
    <w:rsid w:val="00450603"/>
    <w:rsid w:val="0045068B"/>
    <w:rsid w:val="0045076E"/>
    <w:rsid w:val="00450B10"/>
    <w:rsid w:val="00450CF8"/>
    <w:rsid w:val="00450E43"/>
    <w:rsid w:val="0045136D"/>
    <w:rsid w:val="00451383"/>
    <w:rsid w:val="0045165D"/>
    <w:rsid w:val="00451956"/>
    <w:rsid w:val="0045196C"/>
    <w:rsid w:val="00451C85"/>
    <w:rsid w:val="00451DD1"/>
    <w:rsid w:val="00451E13"/>
    <w:rsid w:val="00451F5F"/>
    <w:rsid w:val="00451FFE"/>
    <w:rsid w:val="00452318"/>
    <w:rsid w:val="004524D9"/>
    <w:rsid w:val="00452671"/>
    <w:rsid w:val="0045278B"/>
    <w:rsid w:val="004527A4"/>
    <w:rsid w:val="004527EC"/>
    <w:rsid w:val="00452C19"/>
    <w:rsid w:val="00452D76"/>
    <w:rsid w:val="00452D86"/>
    <w:rsid w:val="00452D9B"/>
    <w:rsid w:val="00453013"/>
    <w:rsid w:val="00453138"/>
    <w:rsid w:val="00453265"/>
    <w:rsid w:val="004532BE"/>
    <w:rsid w:val="0045332F"/>
    <w:rsid w:val="004539FE"/>
    <w:rsid w:val="00453A84"/>
    <w:rsid w:val="00453BB7"/>
    <w:rsid w:val="00453C92"/>
    <w:rsid w:val="00453D74"/>
    <w:rsid w:val="00453D85"/>
    <w:rsid w:val="00453EFA"/>
    <w:rsid w:val="00453F71"/>
    <w:rsid w:val="00454019"/>
    <w:rsid w:val="004540F6"/>
    <w:rsid w:val="0045415A"/>
    <w:rsid w:val="004541E0"/>
    <w:rsid w:val="004541FE"/>
    <w:rsid w:val="004543DF"/>
    <w:rsid w:val="00454414"/>
    <w:rsid w:val="004547E9"/>
    <w:rsid w:val="00454B85"/>
    <w:rsid w:val="00454D04"/>
    <w:rsid w:val="00454F87"/>
    <w:rsid w:val="0045535B"/>
    <w:rsid w:val="004553CC"/>
    <w:rsid w:val="0045587B"/>
    <w:rsid w:val="00455A2B"/>
    <w:rsid w:val="00455B12"/>
    <w:rsid w:val="00455C99"/>
    <w:rsid w:val="00455CC4"/>
    <w:rsid w:val="00455DBB"/>
    <w:rsid w:val="00455EAA"/>
    <w:rsid w:val="00455FED"/>
    <w:rsid w:val="00456053"/>
    <w:rsid w:val="00456112"/>
    <w:rsid w:val="0045613D"/>
    <w:rsid w:val="00456302"/>
    <w:rsid w:val="00456374"/>
    <w:rsid w:val="0045655C"/>
    <w:rsid w:val="00456AFF"/>
    <w:rsid w:val="00456CA1"/>
    <w:rsid w:val="00456D89"/>
    <w:rsid w:val="0045702B"/>
    <w:rsid w:val="004570BC"/>
    <w:rsid w:val="004571D2"/>
    <w:rsid w:val="004573F6"/>
    <w:rsid w:val="00457558"/>
    <w:rsid w:val="00457811"/>
    <w:rsid w:val="00457863"/>
    <w:rsid w:val="0045796D"/>
    <w:rsid w:val="00457A91"/>
    <w:rsid w:val="00457B46"/>
    <w:rsid w:val="00457BC2"/>
    <w:rsid w:val="004600C2"/>
    <w:rsid w:val="004600ED"/>
    <w:rsid w:val="00460150"/>
    <w:rsid w:val="0046025A"/>
    <w:rsid w:val="004604C7"/>
    <w:rsid w:val="0046075F"/>
    <w:rsid w:val="004608D3"/>
    <w:rsid w:val="00460DE5"/>
    <w:rsid w:val="00460ECE"/>
    <w:rsid w:val="00461020"/>
    <w:rsid w:val="00461126"/>
    <w:rsid w:val="004611EF"/>
    <w:rsid w:val="0046159F"/>
    <w:rsid w:val="004616F9"/>
    <w:rsid w:val="004617B7"/>
    <w:rsid w:val="004618FC"/>
    <w:rsid w:val="00461A93"/>
    <w:rsid w:val="00461AA2"/>
    <w:rsid w:val="00461B7F"/>
    <w:rsid w:val="00461BFF"/>
    <w:rsid w:val="00461C39"/>
    <w:rsid w:val="00461E29"/>
    <w:rsid w:val="00461E2F"/>
    <w:rsid w:val="0046217A"/>
    <w:rsid w:val="004624BD"/>
    <w:rsid w:val="00462538"/>
    <w:rsid w:val="00462718"/>
    <w:rsid w:val="00462872"/>
    <w:rsid w:val="00462921"/>
    <w:rsid w:val="00462B7E"/>
    <w:rsid w:val="00462C6C"/>
    <w:rsid w:val="00462DE0"/>
    <w:rsid w:val="00462F53"/>
    <w:rsid w:val="00462F60"/>
    <w:rsid w:val="00462F76"/>
    <w:rsid w:val="00462FA7"/>
    <w:rsid w:val="004630C0"/>
    <w:rsid w:val="004630C3"/>
    <w:rsid w:val="00463145"/>
    <w:rsid w:val="0046326D"/>
    <w:rsid w:val="004632CB"/>
    <w:rsid w:val="00463488"/>
    <w:rsid w:val="004634A1"/>
    <w:rsid w:val="004635D7"/>
    <w:rsid w:val="0046365A"/>
    <w:rsid w:val="004638C9"/>
    <w:rsid w:val="00463983"/>
    <w:rsid w:val="00463C9A"/>
    <w:rsid w:val="00463DC3"/>
    <w:rsid w:val="00463DCB"/>
    <w:rsid w:val="00463EF7"/>
    <w:rsid w:val="0046457F"/>
    <w:rsid w:val="004645DB"/>
    <w:rsid w:val="00464807"/>
    <w:rsid w:val="0046488B"/>
    <w:rsid w:val="004649A3"/>
    <w:rsid w:val="00464AC9"/>
    <w:rsid w:val="00464B45"/>
    <w:rsid w:val="00464C5F"/>
    <w:rsid w:val="00464FED"/>
    <w:rsid w:val="00465064"/>
    <w:rsid w:val="0046521D"/>
    <w:rsid w:val="00465328"/>
    <w:rsid w:val="00465377"/>
    <w:rsid w:val="004653BA"/>
    <w:rsid w:val="004653F9"/>
    <w:rsid w:val="00465501"/>
    <w:rsid w:val="00465547"/>
    <w:rsid w:val="00465785"/>
    <w:rsid w:val="00465950"/>
    <w:rsid w:val="0046599B"/>
    <w:rsid w:val="00465C20"/>
    <w:rsid w:val="00465D5E"/>
    <w:rsid w:val="00465DBD"/>
    <w:rsid w:val="00465DDF"/>
    <w:rsid w:val="00465DE2"/>
    <w:rsid w:val="00465EA9"/>
    <w:rsid w:val="00465FAA"/>
    <w:rsid w:val="00466133"/>
    <w:rsid w:val="00466249"/>
    <w:rsid w:val="0046631C"/>
    <w:rsid w:val="004663C5"/>
    <w:rsid w:val="004663F0"/>
    <w:rsid w:val="0046640A"/>
    <w:rsid w:val="00466522"/>
    <w:rsid w:val="0046653A"/>
    <w:rsid w:val="004665BB"/>
    <w:rsid w:val="004665CA"/>
    <w:rsid w:val="00466711"/>
    <w:rsid w:val="00466A84"/>
    <w:rsid w:val="00466FA6"/>
    <w:rsid w:val="0046708B"/>
    <w:rsid w:val="00467192"/>
    <w:rsid w:val="00467293"/>
    <w:rsid w:val="004673C7"/>
    <w:rsid w:val="004678CE"/>
    <w:rsid w:val="004678F6"/>
    <w:rsid w:val="00467A64"/>
    <w:rsid w:val="00467D45"/>
    <w:rsid w:val="00467D99"/>
    <w:rsid w:val="00470036"/>
    <w:rsid w:val="004700B2"/>
    <w:rsid w:val="00470356"/>
    <w:rsid w:val="0047049F"/>
    <w:rsid w:val="004705B8"/>
    <w:rsid w:val="0047062E"/>
    <w:rsid w:val="00470675"/>
    <w:rsid w:val="004707C2"/>
    <w:rsid w:val="004708A7"/>
    <w:rsid w:val="00470B38"/>
    <w:rsid w:val="00470C94"/>
    <w:rsid w:val="00470DFA"/>
    <w:rsid w:val="00470E00"/>
    <w:rsid w:val="00470FE7"/>
    <w:rsid w:val="00471012"/>
    <w:rsid w:val="004710CD"/>
    <w:rsid w:val="00471324"/>
    <w:rsid w:val="00471365"/>
    <w:rsid w:val="00471376"/>
    <w:rsid w:val="00471378"/>
    <w:rsid w:val="004713CB"/>
    <w:rsid w:val="00471421"/>
    <w:rsid w:val="00471464"/>
    <w:rsid w:val="004715B8"/>
    <w:rsid w:val="00471662"/>
    <w:rsid w:val="004716FA"/>
    <w:rsid w:val="00471736"/>
    <w:rsid w:val="00471819"/>
    <w:rsid w:val="00471930"/>
    <w:rsid w:val="00471980"/>
    <w:rsid w:val="00471997"/>
    <w:rsid w:val="00471DFA"/>
    <w:rsid w:val="0047200B"/>
    <w:rsid w:val="004722FC"/>
    <w:rsid w:val="00472495"/>
    <w:rsid w:val="0047272B"/>
    <w:rsid w:val="0047287D"/>
    <w:rsid w:val="004728BC"/>
    <w:rsid w:val="00472BD4"/>
    <w:rsid w:val="00472D66"/>
    <w:rsid w:val="00472DC2"/>
    <w:rsid w:val="00472FD0"/>
    <w:rsid w:val="0047309D"/>
    <w:rsid w:val="004730AB"/>
    <w:rsid w:val="004730D5"/>
    <w:rsid w:val="004733E4"/>
    <w:rsid w:val="00473477"/>
    <w:rsid w:val="00473630"/>
    <w:rsid w:val="00473684"/>
    <w:rsid w:val="004739D2"/>
    <w:rsid w:val="00473BF5"/>
    <w:rsid w:val="00473CFD"/>
    <w:rsid w:val="00473EFA"/>
    <w:rsid w:val="00473F1B"/>
    <w:rsid w:val="004741FF"/>
    <w:rsid w:val="00474239"/>
    <w:rsid w:val="0047423D"/>
    <w:rsid w:val="00474321"/>
    <w:rsid w:val="004747BF"/>
    <w:rsid w:val="00474818"/>
    <w:rsid w:val="00474878"/>
    <w:rsid w:val="00474A5B"/>
    <w:rsid w:val="00474B21"/>
    <w:rsid w:val="00474B64"/>
    <w:rsid w:val="00474B80"/>
    <w:rsid w:val="00474CEE"/>
    <w:rsid w:val="00474E7E"/>
    <w:rsid w:val="0047503E"/>
    <w:rsid w:val="004751B3"/>
    <w:rsid w:val="004751D3"/>
    <w:rsid w:val="00475542"/>
    <w:rsid w:val="004755CE"/>
    <w:rsid w:val="0047566D"/>
    <w:rsid w:val="00475CC1"/>
    <w:rsid w:val="00475F89"/>
    <w:rsid w:val="00475FBB"/>
    <w:rsid w:val="00476015"/>
    <w:rsid w:val="00476130"/>
    <w:rsid w:val="00476339"/>
    <w:rsid w:val="004764F9"/>
    <w:rsid w:val="0047662B"/>
    <w:rsid w:val="0047683E"/>
    <w:rsid w:val="00476890"/>
    <w:rsid w:val="00476A79"/>
    <w:rsid w:val="00476A81"/>
    <w:rsid w:val="00476B2A"/>
    <w:rsid w:val="00476DBB"/>
    <w:rsid w:val="0047708A"/>
    <w:rsid w:val="0047743D"/>
    <w:rsid w:val="00477507"/>
    <w:rsid w:val="00477543"/>
    <w:rsid w:val="0047760E"/>
    <w:rsid w:val="00477798"/>
    <w:rsid w:val="00477A55"/>
    <w:rsid w:val="00477B60"/>
    <w:rsid w:val="00477E3D"/>
    <w:rsid w:val="00477FEF"/>
    <w:rsid w:val="0048015F"/>
    <w:rsid w:val="004802FA"/>
    <w:rsid w:val="00480341"/>
    <w:rsid w:val="0048050E"/>
    <w:rsid w:val="0048092B"/>
    <w:rsid w:val="00480AE6"/>
    <w:rsid w:val="00480CD0"/>
    <w:rsid w:val="00480DE7"/>
    <w:rsid w:val="00480F3B"/>
    <w:rsid w:val="00481165"/>
    <w:rsid w:val="004811BB"/>
    <w:rsid w:val="004811EB"/>
    <w:rsid w:val="0048131A"/>
    <w:rsid w:val="00481554"/>
    <w:rsid w:val="00481695"/>
    <w:rsid w:val="004817D0"/>
    <w:rsid w:val="004817F4"/>
    <w:rsid w:val="004817FA"/>
    <w:rsid w:val="004818FF"/>
    <w:rsid w:val="00481971"/>
    <w:rsid w:val="00481972"/>
    <w:rsid w:val="00481A07"/>
    <w:rsid w:val="00481A34"/>
    <w:rsid w:val="00481A71"/>
    <w:rsid w:val="00481BF7"/>
    <w:rsid w:val="00481CFE"/>
    <w:rsid w:val="00481EFA"/>
    <w:rsid w:val="004822EC"/>
    <w:rsid w:val="0048235A"/>
    <w:rsid w:val="00482553"/>
    <w:rsid w:val="00482656"/>
    <w:rsid w:val="0048267E"/>
    <w:rsid w:val="0048283A"/>
    <w:rsid w:val="004828F7"/>
    <w:rsid w:val="0048291C"/>
    <w:rsid w:val="00482A0D"/>
    <w:rsid w:val="00482B48"/>
    <w:rsid w:val="00482CA1"/>
    <w:rsid w:val="00482CFB"/>
    <w:rsid w:val="00482D2D"/>
    <w:rsid w:val="00483436"/>
    <w:rsid w:val="004836EB"/>
    <w:rsid w:val="004839B3"/>
    <w:rsid w:val="00483A42"/>
    <w:rsid w:val="00483B8B"/>
    <w:rsid w:val="00484024"/>
    <w:rsid w:val="00484103"/>
    <w:rsid w:val="0048430F"/>
    <w:rsid w:val="0048465B"/>
    <w:rsid w:val="004847EE"/>
    <w:rsid w:val="004848A1"/>
    <w:rsid w:val="0048497C"/>
    <w:rsid w:val="004849E0"/>
    <w:rsid w:val="00484D6E"/>
    <w:rsid w:val="00485016"/>
    <w:rsid w:val="00485201"/>
    <w:rsid w:val="004853F6"/>
    <w:rsid w:val="00485450"/>
    <w:rsid w:val="00485580"/>
    <w:rsid w:val="0048573B"/>
    <w:rsid w:val="00485AA8"/>
    <w:rsid w:val="00485C6B"/>
    <w:rsid w:val="00485C96"/>
    <w:rsid w:val="00485DFC"/>
    <w:rsid w:val="0048607E"/>
    <w:rsid w:val="00486415"/>
    <w:rsid w:val="00486436"/>
    <w:rsid w:val="004864C9"/>
    <w:rsid w:val="004869B6"/>
    <w:rsid w:val="00486AD4"/>
    <w:rsid w:val="00486D94"/>
    <w:rsid w:val="00486E32"/>
    <w:rsid w:val="00486EF5"/>
    <w:rsid w:val="00486F94"/>
    <w:rsid w:val="00486FE9"/>
    <w:rsid w:val="0048706B"/>
    <w:rsid w:val="004870C8"/>
    <w:rsid w:val="0048718B"/>
    <w:rsid w:val="0048748E"/>
    <w:rsid w:val="00487673"/>
    <w:rsid w:val="0048787B"/>
    <w:rsid w:val="0048791A"/>
    <w:rsid w:val="0048794D"/>
    <w:rsid w:val="004879B3"/>
    <w:rsid w:val="00487A09"/>
    <w:rsid w:val="00487ABD"/>
    <w:rsid w:val="00487B8B"/>
    <w:rsid w:val="00487C69"/>
    <w:rsid w:val="00487D37"/>
    <w:rsid w:val="0049016A"/>
    <w:rsid w:val="0049030C"/>
    <w:rsid w:val="0049037D"/>
    <w:rsid w:val="00490485"/>
    <w:rsid w:val="0049049D"/>
    <w:rsid w:val="00490550"/>
    <w:rsid w:val="004908EC"/>
    <w:rsid w:val="00490AD1"/>
    <w:rsid w:val="00490C95"/>
    <w:rsid w:val="00490E50"/>
    <w:rsid w:val="00491212"/>
    <w:rsid w:val="0049123D"/>
    <w:rsid w:val="004914AC"/>
    <w:rsid w:val="0049172C"/>
    <w:rsid w:val="0049182D"/>
    <w:rsid w:val="00491834"/>
    <w:rsid w:val="0049194C"/>
    <w:rsid w:val="00491A0B"/>
    <w:rsid w:val="00491CD8"/>
    <w:rsid w:val="00491D15"/>
    <w:rsid w:val="00491D50"/>
    <w:rsid w:val="0049203C"/>
    <w:rsid w:val="0049203F"/>
    <w:rsid w:val="00492180"/>
    <w:rsid w:val="004921E4"/>
    <w:rsid w:val="0049229E"/>
    <w:rsid w:val="004922BD"/>
    <w:rsid w:val="00492467"/>
    <w:rsid w:val="0049263D"/>
    <w:rsid w:val="0049273B"/>
    <w:rsid w:val="004927D6"/>
    <w:rsid w:val="004927F8"/>
    <w:rsid w:val="00492877"/>
    <w:rsid w:val="004928C8"/>
    <w:rsid w:val="00492967"/>
    <w:rsid w:val="004929C7"/>
    <w:rsid w:val="00492AD1"/>
    <w:rsid w:val="00492B4C"/>
    <w:rsid w:val="00492B73"/>
    <w:rsid w:val="00492EE9"/>
    <w:rsid w:val="004931D9"/>
    <w:rsid w:val="0049321C"/>
    <w:rsid w:val="004933AE"/>
    <w:rsid w:val="0049340B"/>
    <w:rsid w:val="00493802"/>
    <w:rsid w:val="004939FB"/>
    <w:rsid w:val="00493A10"/>
    <w:rsid w:val="00493CA0"/>
    <w:rsid w:val="00493DCD"/>
    <w:rsid w:val="00493EA8"/>
    <w:rsid w:val="00493F04"/>
    <w:rsid w:val="0049428C"/>
    <w:rsid w:val="00494292"/>
    <w:rsid w:val="00494475"/>
    <w:rsid w:val="00494768"/>
    <w:rsid w:val="00494D9A"/>
    <w:rsid w:val="00494EE4"/>
    <w:rsid w:val="00494FAB"/>
    <w:rsid w:val="004952D5"/>
    <w:rsid w:val="0049556A"/>
    <w:rsid w:val="00495C18"/>
    <w:rsid w:val="00495D46"/>
    <w:rsid w:val="00495D51"/>
    <w:rsid w:val="004960E3"/>
    <w:rsid w:val="00496129"/>
    <w:rsid w:val="0049629A"/>
    <w:rsid w:val="00496618"/>
    <w:rsid w:val="0049684A"/>
    <w:rsid w:val="0049687F"/>
    <w:rsid w:val="004969E0"/>
    <w:rsid w:val="00496CB1"/>
    <w:rsid w:val="00496CB6"/>
    <w:rsid w:val="00496CC4"/>
    <w:rsid w:val="00496D36"/>
    <w:rsid w:val="00496D6E"/>
    <w:rsid w:val="00496E79"/>
    <w:rsid w:val="00496F95"/>
    <w:rsid w:val="0049706F"/>
    <w:rsid w:val="00497262"/>
    <w:rsid w:val="00497386"/>
    <w:rsid w:val="004973C2"/>
    <w:rsid w:val="0049751D"/>
    <w:rsid w:val="004977CA"/>
    <w:rsid w:val="0049794F"/>
    <w:rsid w:val="00497B9E"/>
    <w:rsid w:val="00497D5C"/>
    <w:rsid w:val="00497F28"/>
    <w:rsid w:val="00497F9F"/>
    <w:rsid w:val="00497FD1"/>
    <w:rsid w:val="004A00FB"/>
    <w:rsid w:val="004A02A6"/>
    <w:rsid w:val="004A03A6"/>
    <w:rsid w:val="004A03EF"/>
    <w:rsid w:val="004A0688"/>
    <w:rsid w:val="004A06F3"/>
    <w:rsid w:val="004A08BD"/>
    <w:rsid w:val="004A08EE"/>
    <w:rsid w:val="004A099B"/>
    <w:rsid w:val="004A0B51"/>
    <w:rsid w:val="004A0EE1"/>
    <w:rsid w:val="004A11A6"/>
    <w:rsid w:val="004A14C1"/>
    <w:rsid w:val="004A160A"/>
    <w:rsid w:val="004A1BFB"/>
    <w:rsid w:val="004A1D12"/>
    <w:rsid w:val="004A1D23"/>
    <w:rsid w:val="004A1E5B"/>
    <w:rsid w:val="004A1F50"/>
    <w:rsid w:val="004A211C"/>
    <w:rsid w:val="004A21F9"/>
    <w:rsid w:val="004A22C1"/>
    <w:rsid w:val="004A2326"/>
    <w:rsid w:val="004A23AE"/>
    <w:rsid w:val="004A270E"/>
    <w:rsid w:val="004A2750"/>
    <w:rsid w:val="004A27EF"/>
    <w:rsid w:val="004A285B"/>
    <w:rsid w:val="004A28F0"/>
    <w:rsid w:val="004A2AB2"/>
    <w:rsid w:val="004A2B93"/>
    <w:rsid w:val="004A2E28"/>
    <w:rsid w:val="004A2E50"/>
    <w:rsid w:val="004A3011"/>
    <w:rsid w:val="004A3221"/>
    <w:rsid w:val="004A322F"/>
    <w:rsid w:val="004A34A8"/>
    <w:rsid w:val="004A3584"/>
    <w:rsid w:val="004A3738"/>
    <w:rsid w:val="004A3ACD"/>
    <w:rsid w:val="004A3BD4"/>
    <w:rsid w:val="004A3C8F"/>
    <w:rsid w:val="004A3CCE"/>
    <w:rsid w:val="004A423E"/>
    <w:rsid w:val="004A42BA"/>
    <w:rsid w:val="004A455B"/>
    <w:rsid w:val="004A4E92"/>
    <w:rsid w:val="004A4FA1"/>
    <w:rsid w:val="004A51D8"/>
    <w:rsid w:val="004A5304"/>
    <w:rsid w:val="004A5338"/>
    <w:rsid w:val="004A55C9"/>
    <w:rsid w:val="004A5701"/>
    <w:rsid w:val="004A58BD"/>
    <w:rsid w:val="004A5A47"/>
    <w:rsid w:val="004A5B1B"/>
    <w:rsid w:val="004A5C54"/>
    <w:rsid w:val="004A5FCA"/>
    <w:rsid w:val="004A6067"/>
    <w:rsid w:val="004A60B1"/>
    <w:rsid w:val="004A6113"/>
    <w:rsid w:val="004A61BD"/>
    <w:rsid w:val="004A62F5"/>
    <w:rsid w:val="004A63BD"/>
    <w:rsid w:val="004A67DA"/>
    <w:rsid w:val="004A682A"/>
    <w:rsid w:val="004A684E"/>
    <w:rsid w:val="004A6884"/>
    <w:rsid w:val="004A6895"/>
    <w:rsid w:val="004A6896"/>
    <w:rsid w:val="004A690A"/>
    <w:rsid w:val="004A6940"/>
    <w:rsid w:val="004A69E3"/>
    <w:rsid w:val="004A6A68"/>
    <w:rsid w:val="004A6A9E"/>
    <w:rsid w:val="004A6CF6"/>
    <w:rsid w:val="004A6E49"/>
    <w:rsid w:val="004A7319"/>
    <w:rsid w:val="004A7468"/>
    <w:rsid w:val="004A7814"/>
    <w:rsid w:val="004A785E"/>
    <w:rsid w:val="004A7868"/>
    <w:rsid w:val="004A78DD"/>
    <w:rsid w:val="004A78E0"/>
    <w:rsid w:val="004A793A"/>
    <w:rsid w:val="004A7C07"/>
    <w:rsid w:val="004A7D14"/>
    <w:rsid w:val="004A7DE0"/>
    <w:rsid w:val="004A7EC0"/>
    <w:rsid w:val="004B0052"/>
    <w:rsid w:val="004B02BC"/>
    <w:rsid w:val="004B03BC"/>
    <w:rsid w:val="004B045A"/>
    <w:rsid w:val="004B07AC"/>
    <w:rsid w:val="004B08E7"/>
    <w:rsid w:val="004B09F9"/>
    <w:rsid w:val="004B0BB5"/>
    <w:rsid w:val="004B0EC5"/>
    <w:rsid w:val="004B0F1E"/>
    <w:rsid w:val="004B131D"/>
    <w:rsid w:val="004B1413"/>
    <w:rsid w:val="004B16C2"/>
    <w:rsid w:val="004B1B00"/>
    <w:rsid w:val="004B1CEA"/>
    <w:rsid w:val="004B1DBB"/>
    <w:rsid w:val="004B2070"/>
    <w:rsid w:val="004B20B4"/>
    <w:rsid w:val="004B21B5"/>
    <w:rsid w:val="004B21D2"/>
    <w:rsid w:val="004B2359"/>
    <w:rsid w:val="004B237C"/>
    <w:rsid w:val="004B252E"/>
    <w:rsid w:val="004B29A3"/>
    <w:rsid w:val="004B2A31"/>
    <w:rsid w:val="004B2B80"/>
    <w:rsid w:val="004B2CBF"/>
    <w:rsid w:val="004B2D2C"/>
    <w:rsid w:val="004B2D49"/>
    <w:rsid w:val="004B2F21"/>
    <w:rsid w:val="004B2F6F"/>
    <w:rsid w:val="004B301B"/>
    <w:rsid w:val="004B304C"/>
    <w:rsid w:val="004B31BE"/>
    <w:rsid w:val="004B340D"/>
    <w:rsid w:val="004B34A1"/>
    <w:rsid w:val="004B362E"/>
    <w:rsid w:val="004B3689"/>
    <w:rsid w:val="004B369D"/>
    <w:rsid w:val="004B36F5"/>
    <w:rsid w:val="004B3842"/>
    <w:rsid w:val="004B3AD8"/>
    <w:rsid w:val="004B3C04"/>
    <w:rsid w:val="004B3C8A"/>
    <w:rsid w:val="004B3CEB"/>
    <w:rsid w:val="004B3F35"/>
    <w:rsid w:val="004B3FAD"/>
    <w:rsid w:val="004B4382"/>
    <w:rsid w:val="004B46A1"/>
    <w:rsid w:val="004B482D"/>
    <w:rsid w:val="004B48C1"/>
    <w:rsid w:val="004B4A95"/>
    <w:rsid w:val="004B4FD4"/>
    <w:rsid w:val="004B5033"/>
    <w:rsid w:val="004B508A"/>
    <w:rsid w:val="004B513A"/>
    <w:rsid w:val="004B5370"/>
    <w:rsid w:val="004B5399"/>
    <w:rsid w:val="004B53A9"/>
    <w:rsid w:val="004B5812"/>
    <w:rsid w:val="004B5C66"/>
    <w:rsid w:val="004B5CDA"/>
    <w:rsid w:val="004B5CDF"/>
    <w:rsid w:val="004B608A"/>
    <w:rsid w:val="004B6369"/>
    <w:rsid w:val="004B63B5"/>
    <w:rsid w:val="004B63F8"/>
    <w:rsid w:val="004B64FF"/>
    <w:rsid w:val="004B6584"/>
    <w:rsid w:val="004B65A1"/>
    <w:rsid w:val="004B68C5"/>
    <w:rsid w:val="004B68F6"/>
    <w:rsid w:val="004B6AA3"/>
    <w:rsid w:val="004B6D04"/>
    <w:rsid w:val="004B72EE"/>
    <w:rsid w:val="004B7366"/>
    <w:rsid w:val="004B7595"/>
    <w:rsid w:val="004B7758"/>
    <w:rsid w:val="004B78A2"/>
    <w:rsid w:val="004B7909"/>
    <w:rsid w:val="004B7AB6"/>
    <w:rsid w:val="004B7C47"/>
    <w:rsid w:val="004B7F47"/>
    <w:rsid w:val="004C076E"/>
    <w:rsid w:val="004C085E"/>
    <w:rsid w:val="004C0A67"/>
    <w:rsid w:val="004C0AA4"/>
    <w:rsid w:val="004C0C94"/>
    <w:rsid w:val="004C0D17"/>
    <w:rsid w:val="004C0E73"/>
    <w:rsid w:val="004C0EF1"/>
    <w:rsid w:val="004C1073"/>
    <w:rsid w:val="004C1125"/>
    <w:rsid w:val="004C1517"/>
    <w:rsid w:val="004C1763"/>
    <w:rsid w:val="004C1809"/>
    <w:rsid w:val="004C18F4"/>
    <w:rsid w:val="004C1CA6"/>
    <w:rsid w:val="004C1CA8"/>
    <w:rsid w:val="004C1F02"/>
    <w:rsid w:val="004C1F45"/>
    <w:rsid w:val="004C2163"/>
    <w:rsid w:val="004C21CC"/>
    <w:rsid w:val="004C21F0"/>
    <w:rsid w:val="004C2213"/>
    <w:rsid w:val="004C2532"/>
    <w:rsid w:val="004C2558"/>
    <w:rsid w:val="004C26E5"/>
    <w:rsid w:val="004C27A0"/>
    <w:rsid w:val="004C28CA"/>
    <w:rsid w:val="004C297B"/>
    <w:rsid w:val="004C29A1"/>
    <w:rsid w:val="004C2AAF"/>
    <w:rsid w:val="004C2CE1"/>
    <w:rsid w:val="004C2D9F"/>
    <w:rsid w:val="004C2DA2"/>
    <w:rsid w:val="004C2E50"/>
    <w:rsid w:val="004C31C3"/>
    <w:rsid w:val="004C3384"/>
    <w:rsid w:val="004C3673"/>
    <w:rsid w:val="004C381B"/>
    <w:rsid w:val="004C398B"/>
    <w:rsid w:val="004C39FA"/>
    <w:rsid w:val="004C3A2C"/>
    <w:rsid w:val="004C3D9B"/>
    <w:rsid w:val="004C3E95"/>
    <w:rsid w:val="004C43AD"/>
    <w:rsid w:val="004C43AE"/>
    <w:rsid w:val="004C4541"/>
    <w:rsid w:val="004C4569"/>
    <w:rsid w:val="004C49A8"/>
    <w:rsid w:val="004C4AA0"/>
    <w:rsid w:val="004C4AF3"/>
    <w:rsid w:val="004C4AFA"/>
    <w:rsid w:val="004C4B23"/>
    <w:rsid w:val="004C4D1D"/>
    <w:rsid w:val="004C4D30"/>
    <w:rsid w:val="004C4D88"/>
    <w:rsid w:val="004C4DE3"/>
    <w:rsid w:val="004C53A9"/>
    <w:rsid w:val="004C560E"/>
    <w:rsid w:val="004C57F7"/>
    <w:rsid w:val="004C5B4F"/>
    <w:rsid w:val="004C5C2D"/>
    <w:rsid w:val="004C5CFC"/>
    <w:rsid w:val="004C5FDD"/>
    <w:rsid w:val="004C61A1"/>
    <w:rsid w:val="004C6416"/>
    <w:rsid w:val="004C6447"/>
    <w:rsid w:val="004C64AF"/>
    <w:rsid w:val="004C671F"/>
    <w:rsid w:val="004C6791"/>
    <w:rsid w:val="004C681E"/>
    <w:rsid w:val="004C682E"/>
    <w:rsid w:val="004C6A8E"/>
    <w:rsid w:val="004C6B49"/>
    <w:rsid w:val="004C6BED"/>
    <w:rsid w:val="004C6C0F"/>
    <w:rsid w:val="004C7018"/>
    <w:rsid w:val="004C712E"/>
    <w:rsid w:val="004C71E8"/>
    <w:rsid w:val="004C72C1"/>
    <w:rsid w:val="004C7346"/>
    <w:rsid w:val="004C7407"/>
    <w:rsid w:val="004C74F9"/>
    <w:rsid w:val="004C7593"/>
    <w:rsid w:val="004C7633"/>
    <w:rsid w:val="004C772F"/>
    <w:rsid w:val="004C7908"/>
    <w:rsid w:val="004C7A80"/>
    <w:rsid w:val="004C7C5D"/>
    <w:rsid w:val="004C7C60"/>
    <w:rsid w:val="004C7D5D"/>
    <w:rsid w:val="004C7D8F"/>
    <w:rsid w:val="004C7F0F"/>
    <w:rsid w:val="004C7F31"/>
    <w:rsid w:val="004D0188"/>
    <w:rsid w:val="004D0195"/>
    <w:rsid w:val="004D01CF"/>
    <w:rsid w:val="004D027C"/>
    <w:rsid w:val="004D0642"/>
    <w:rsid w:val="004D0743"/>
    <w:rsid w:val="004D07CF"/>
    <w:rsid w:val="004D0BA5"/>
    <w:rsid w:val="004D0E71"/>
    <w:rsid w:val="004D0EFF"/>
    <w:rsid w:val="004D0F32"/>
    <w:rsid w:val="004D1063"/>
    <w:rsid w:val="004D10CA"/>
    <w:rsid w:val="004D11CB"/>
    <w:rsid w:val="004D12DA"/>
    <w:rsid w:val="004D1487"/>
    <w:rsid w:val="004D14EC"/>
    <w:rsid w:val="004D169A"/>
    <w:rsid w:val="004D16BA"/>
    <w:rsid w:val="004D18D1"/>
    <w:rsid w:val="004D19E3"/>
    <w:rsid w:val="004D1CC7"/>
    <w:rsid w:val="004D1DEE"/>
    <w:rsid w:val="004D1E1F"/>
    <w:rsid w:val="004D1E5A"/>
    <w:rsid w:val="004D1FCA"/>
    <w:rsid w:val="004D20B2"/>
    <w:rsid w:val="004D220D"/>
    <w:rsid w:val="004D2255"/>
    <w:rsid w:val="004D232F"/>
    <w:rsid w:val="004D237E"/>
    <w:rsid w:val="004D239D"/>
    <w:rsid w:val="004D23AB"/>
    <w:rsid w:val="004D262E"/>
    <w:rsid w:val="004D265B"/>
    <w:rsid w:val="004D26E0"/>
    <w:rsid w:val="004D2982"/>
    <w:rsid w:val="004D2A44"/>
    <w:rsid w:val="004D2B80"/>
    <w:rsid w:val="004D2BB4"/>
    <w:rsid w:val="004D2EAC"/>
    <w:rsid w:val="004D3074"/>
    <w:rsid w:val="004D31DE"/>
    <w:rsid w:val="004D3266"/>
    <w:rsid w:val="004D32EA"/>
    <w:rsid w:val="004D33A3"/>
    <w:rsid w:val="004D34E6"/>
    <w:rsid w:val="004D3559"/>
    <w:rsid w:val="004D365C"/>
    <w:rsid w:val="004D366A"/>
    <w:rsid w:val="004D3913"/>
    <w:rsid w:val="004D3A37"/>
    <w:rsid w:val="004D3B76"/>
    <w:rsid w:val="004D3BFD"/>
    <w:rsid w:val="004D3CD1"/>
    <w:rsid w:val="004D3D56"/>
    <w:rsid w:val="004D3D7F"/>
    <w:rsid w:val="004D4100"/>
    <w:rsid w:val="004D42E3"/>
    <w:rsid w:val="004D42EA"/>
    <w:rsid w:val="004D430F"/>
    <w:rsid w:val="004D4460"/>
    <w:rsid w:val="004D4488"/>
    <w:rsid w:val="004D46A1"/>
    <w:rsid w:val="004D4A42"/>
    <w:rsid w:val="004D4C47"/>
    <w:rsid w:val="004D4DA7"/>
    <w:rsid w:val="004D4F88"/>
    <w:rsid w:val="004D5247"/>
    <w:rsid w:val="004D5556"/>
    <w:rsid w:val="004D559B"/>
    <w:rsid w:val="004D5636"/>
    <w:rsid w:val="004D5726"/>
    <w:rsid w:val="004D5A50"/>
    <w:rsid w:val="004D5A9E"/>
    <w:rsid w:val="004D5AAA"/>
    <w:rsid w:val="004D5AD9"/>
    <w:rsid w:val="004D5B9C"/>
    <w:rsid w:val="004D5C02"/>
    <w:rsid w:val="004D5C3B"/>
    <w:rsid w:val="004D5C50"/>
    <w:rsid w:val="004D5DAD"/>
    <w:rsid w:val="004D5E89"/>
    <w:rsid w:val="004D628F"/>
    <w:rsid w:val="004D6322"/>
    <w:rsid w:val="004D633B"/>
    <w:rsid w:val="004D63FB"/>
    <w:rsid w:val="004D681F"/>
    <w:rsid w:val="004D6940"/>
    <w:rsid w:val="004D6EE8"/>
    <w:rsid w:val="004D738E"/>
    <w:rsid w:val="004D764D"/>
    <w:rsid w:val="004D7759"/>
    <w:rsid w:val="004D7912"/>
    <w:rsid w:val="004D7BDD"/>
    <w:rsid w:val="004D7C8E"/>
    <w:rsid w:val="004D7D5A"/>
    <w:rsid w:val="004D7F6F"/>
    <w:rsid w:val="004D7FF2"/>
    <w:rsid w:val="004E0070"/>
    <w:rsid w:val="004E012A"/>
    <w:rsid w:val="004E02EF"/>
    <w:rsid w:val="004E04FD"/>
    <w:rsid w:val="004E05A8"/>
    <w:rsid w:val="004E06DB"/>
    <w:rsid w:val="004E078A"/>
    <w:rsid w:val="004E0B41"/>
    <w:rsid w:val="004E0C8E"/>
    <w:rsid w:val="004E0E15"/>
    <w:rsid w:val="004E1056"/>
    <w:rsid w:val="004E1097"/>
    <w:rsid w:val="004E11B6"/>
    <w:rsid w:val="004E1431"/>
    <w:rsid w:val="004E1896"/>
    <w:rsid w:val="004E18E0"/>
    <w:rsid w:val="004E18E9"/>
    <w:rsid w:val="004E1ABC"/>
    <w:rsid w:val="004E1AEE"/>
    <w:rsid w:val="004E1DE3"/>
    <w:rsid w:val="004E1DF5"/>
    <w:rsid w:val="004E1F20"/>
    <w:rsid w:val="004E21A5"/>
    <w:rsid w:val="004E23BD"/>
    <w:rsid w:val="004E271D"/>
    <w:rsid w:val="004E2745"/>
    <w:rsid w:val="004E2A86"/>
    <w:rsid w:val="004E2C45"/>
    <w:rsid w:val="004E2C56"/>
    <w:rsid w:val="004E2CF7"/>
    <w:rsid w:val="004E2EE1"/>
    <w:rsid w:val="004E3140"/>
    <w:rsid w:val="004E334F"/>
    <w:rsid w:val="004E3751"/>
    <w:rsid w:val="004E388B"/>
    <w:rsid w:val="004E3AD6"/>
    <w:rsid w:val="004E3B17"/>
    <w:rsid w:val="004E3BF1"/>
    <w:rsid w:val="004E3C15"/>
    <w:rsid w:val="004E3C8A"/>
    <w:rsid w:val="004E3D4B"/>
    <w:rsid w:val="004E4015"/>
    <w:rsid w:val="004E41D1"/>
    <w:rsid w:val="004E4202"/>
    <w:rsid w:val="004E4206"/>
    <w:rsid w:val="004E46A2"/>
    <w:rsid w:val="004E48E3"/>
    <w:rsid w:val="004E4C15"/>
    <w:rsid w:val="004E4DC3"/>
    <w:rsid w:val="004E4EA7"/>
    <w:rsid w:val="004E4FAA"/>
    <w:rsid w:val="004E52DA"/>
    <w:rsid w:val="004E543F"/>
    <w:rsid w:val="004E5559"/>
    <w:rsid w:val="004E55E5"/>
    <w:rsid w:val="004E569B"/>
    <w:rsid w:val="004E56C4"/>
    <w:rsid w:val="004E58EE"/>
    <w:rsid w:val="004E5A8E"/>
    <w:rsid w:val="004E5F1D"/>
    <w:rsid w:val="004E6183"/>
    <w:rsid w:val="004E6252"/>
    <w:rsid w:val="004E628E"/>
    <w:rsid w:val="004E630A"/>
    <w:rsid w:val="004E65E2"/>
    <w:rsid w:val="004E6697"/>
    <w:rsid w:val="004E66FC"/>
    <w:rsid w:val="004E6959"/>
    <w:rsid w:val="004E6A59"/>
    <w:rsid w:val="004E6D0A"/>
    <w:rsid w:val="004E6D76"/>
    <w:rsid w:val="004E6D8D"/>
    <w:rsid w:val="004E7004"/>
    <w:rsid w:val="004E7078"/>
    <w:rsid w:val="004E71DB"/>
    <w:rsid w:val="004E787F"/>
    <w:rsid w:val="004E7917"/>
    <w:rsid w:val="004E7962"/>
    <w:rsid w:val="004E7AF6"/>
    <w:rsid w:val="004E7C03"/>
    <w:rsid w:val="004E7C86"/>
    <w:rsid w:val="004E7CCE"/>
    <w:rsid w:val="004E7CDF"/>
    <w:rsid w:val="004E7D0D"/>
    <w:rsid w:val="004E7D5B"/>
    <w:rsid w:val="004E7E49"/>
    <w:rsid w:val="004F010E"/>
    <w:rsid w:val="004F01BF"/>
    <w:rsid w:val="004F0341"/>
    <w:rsid w:val="004F038D"/>
    <w:rsid w:val="004F04CF"/>
    <w:rsid w:val="004F0508"/>
    <w:rsid w:val="004F0A6D"/>
    <w:rsid w:val="004F0AA3"/>
    <w:rsid w:val="004F0E3E"/>
    <w:rsid w:val="004F0E8C"/>
    <w:rsid w:val="004F0EEB"/>
    <w:rsid w:val="004F0FEB"/>
    <w:rsid w:val="004F11E4"/>
    <w:rsid w:val="004F1208"/>
    <w:rsid w:val="004F12A5"/>
    <w:rsid w:val="004F1330"/>
    <w:rsid w:val="004F13B1"/>
    <w:rsid w:val="004F149E"/>
    <w:rsid w:val="004F1644"/>
    <w:rsid w:val="004F17CD"/>
    <w:rsid w:val="004F1830"/>
    <w:rsid w:val="004F19B1"/>
    <w:rsid w:val="004F1A33"/>
    <w:rsid w:val="004F1A7C"/>
    <w:rsid w:val="004F1AA2"/>
    <w:rsid w:val="004F1AE9"/>
    <w:rsid w:val="004F1E45"/>
    <w:rsid w:val="004F20E9"/>
    <w:rsid w:val="004F21CD"/>
    <w:rsid w:val="004F2470"/>
    <w:rsid w:val="004F2607"/>
    <w:rsid w:val="004F260C"/>
    <w:rsid w:val="004F26A8"/>
    <w:rsid w:val="004F26B0"/>
    <w:rsid w:val="004F26DE"/>
    <w:rsid w:val="004F2BA6"/>
    <w:rsid w:val="004F2C92"/>
    <w:rsid w:val="004F2CCF"/>
    <w:rsid w:val="004F2D01"/>
    <w:rsid w:val="004F3023"/>
    <w:rsid w:val="004F3049"/>
    <w:rsid w:val="004F30C1"/>
    <w:rsid w:val="004F3158"/>
    <w:rsid w:val="004F31B7"/>
    <w:rsid w:val="004F3236"/>
    <w:rsid w:val="004F33E9"/>
    <w:rsid w:val="004F3402"/>
    <w:rsid w:val="004F3409"/>
    <w:rsid w:val="004F3650"/>
    <w:rsid w:val="004F3826"/>
    <w:rsid w:val="004F3B71"/>
    <w:rsid w:val="004F3C0A"/>
    <w:rsid w:val="004F3CD7"/>
    <w:rsid w:val="004F3E6D"/>
    <w:rsid w:val="004F3F41"/>
    <w:rsid w:val="004F3FC5"/>
    <w:rsid w:val="004F420C"/>
    <w:rsid w:val="004F42DA"/>
    <w:rsid w:val="004F479E"/>
    <w:rsid w:val="004F4973"/>
    <w:rsid w:val="004F4CE4"/>
    <w:rsid w:val="004F4CEB"/>
    <w:rsid w:val="004F4D6A"/>
    <w:rsid w:val="004F4D7F"/>
    <w:rsid w:val="004F508E"/>
    <w:rsid w:val="004F51AC"/>
    <w:rsid w:val="004F527D"/>
    <w:rsid w:val="004F52F0"/>
    <w:rsid w:val="004F53AA"/>
    <w:rsid w:val="004F5675"/>
    <w:rsid w:val="004F568E"/>
    <w:rsid w:val="004F5A54"/>
    <w:rsid w:val="004F5AE5"/>
    <w:rsid w:val="004F5AEF"/>
    <w:rsid w:val="004F5C39"/>
    <w:rsid w:val="004F5CD5"/>
    <w:rsid w:val="004F5DDB"/>
    <w:rsid w:val="004F6081"/>
    <w:rsid w:val="004F60E2"/>
    <w:rsid w:val="004F623D"/>
    <w:rsid w:val="004F6273"/>
    <w:rsid w:val="004F627B"/>
    <w:rsid w:val="004F63A4"/>
    <w:rsid w:val="004F63FA"/>
    <w:rsid w:val="004F6429"/>
    <w:rsid w:val="004F6763"/>
    <w:rsid w:val="004F679B"/>
    <w:rsid w:val="004F68E8"/>
    <w:rsid w:val="004F6B9F"/>
    <w:rsid w:val="004F6C26"/>
    <w:rsid w:val="004F6CBF"/>
    <w:rsid w:val="004F6FDF"/>
    <w:rsid w:val="004F6FEF"/>
    <w:rsid w:val="004F70A9"/>
    <w:rsid w:val="004F74EE"/>
    <w:rsid w:val="004F77DB"/>
    <w:rsid w:val="004F781C"/>
    <w:rsid w:val="004F7BD9"/>
    <w:rsid w:val="004F7D84"/>
    <w:rsid w:val="004F7F5E"/>
    <w:rsid w:val="00500003"/>
    <w:rsid w:val="005000F5"/>
    <w:rsid w:val="00500191"/>
    <w:rsid w:val="0050038C"/>
    <w:rsid w:val="0050045C"/>
    <w:rsid w:val="005005EA"/>
    <w:rsid w:val="00500671"/>
    <w:rsid w:val="00500936"/>
    <w:rsid w:val="00500B1F"/>
    <w:rsid w:val="00500B8D"/>
    <w:rsid w:val="00500BC2"/>
    <w:rsid w:val="00500D1C"/>
    <w:rsid w:val="00500DCE"/>
    <w:rsid w:val="00500EB2"/>
    <w:rsid w:val="00500F6E"/>
    <w:rsid w:val="0050118A"/>
    <w:rsid w:val="00501516"/>
    <w:rsid w:val="005015B1"/>
    <w:rsid w:val="005015CC"/>
    <w:rsid w:val="00501677"/>
    <w:rsid w:val="005016ED"/>
    <w:rsid w:val="0050172C"/>
    <w:rsid w:val="00501859"/>
    <w:rsid w:val="00501C56"/>
    <w:rsid w:val="00501DE8"/>
    <w:rsid w:val="00501F4A"/>
    <w:rsid w:val="00502011"/>
    <w:rsid w:val="0050204A"/>
    <w:rsid w:val="00502068"/>
    <w:rsid w:val="0050207F"/>
    <w:rsid w:val="00502177"/>
    <w:rsid w:val="005021B0"/>
    <w:rsid w:val="005024AA"/>
    <w:rsid w:val="00502667"/>
    <w:rsid w:val="0050271E"/>
    <w:rsid w:val="00502882"/>
    <w:rsid w:val="00502B6A"/>
    <w:rsid w:val="00502BDE"/>
    <w:rsid w:val="00502C79"/>
    <w:rsid w:val="00502E80"/>
    <w:rsid w:val="00502EBD"/>
    <w:rsid w:val="005030EB"/>
    <w:rsid w:val="00503163"/>
    <w:rsid w:val="005034F9"/>
    <w:rsid w:val="005036A9"/>
    <w:rsid w:val="005037D4"/>
    <w:rsid w:val="005037FC"/>
    <w:rsid w:val="00503803"/>
    <w:rsid w:val="00503839"/>
    <w:rsid w:val="00503891"/>
    <w:rsid w:val="00503C0B"/>
    <w:rsid w:val="00503C7F"/>
    <w:rsid w:val="00503C92"/>
    <w:rsid w:val="00503E23"/>
    <w:rsid w:val="00503F48"/>
    <w:rsid w:val="005040BD"/>
    <w:rsid w:val="005040C2"/>
    <w:rsid w:val="00504189"/>
    <w:rsid w:val="005041E2"/>
    <w:rsid w:val="00504201"/>
    <w:rsid w:val="005044E3"/>
    <w:rsid w:val="00504530"/>
    <w:rsid w:val="00504576"/>
    <w:rsid w:val="00504AF6"/>
    <w:rsid w:val="00504B78"/>
    <w:rsid w:val="00504D1C"/>
    <w:rsid w:val="00504D64"/>
    <w:rsid w:val="00504DC5"/>
    <w:rsid w:val="00504E8F"/>
    <w:rsid w:val="00504F92"/>
    <w:rsid w:val="00505009"/>
    <w:rsid w:val="00505083"/>
    <w:rsid w:val="005053E5"/>
    <w:rsid w:val="005054F6"/>
    <w:rsid w:val="0050599C"/>
    <w:rsid w:val="00505A2C"/>
    <w:rsid w:val="00505C68"/>
    <w:rsid w:val="0050609D"/>
    <w:rsid w:val="005060EF"/>
    <w:rsid w:val="00506199"/>
    <w:rsid w:val="005061CB"/>
    <w:rsid w:val="0050649E"/>
    <w:rsid w:val="0050683A"/>
    <w:rsid w:val="005068F3"/>
    <w:rsid w:val="00506909"/>
    <w:rsid w:val="00506A0C"/>
    <w:rsid w:val="00506F2E"/>
    <w:rsid w:val="00507150"/>
    <w:rsid w:val="00507214"/>
    <w:rsid w:val="0050727A"/>
    <w:rsid w:val="005072D0"/>
    <w:rsid w:val="00507550"/>
    <w:rsid w:val="0050765F"/>
    <w:rsid w:val="0050792E"/>
    <w:rsid w:val="00507980"/>
    <w:rsid w:val="005079C7"/>
    <w:rsid w:val="00507BD4"/>
    <w:rsid w:val="005102FD"/>
    <w:rsid w:val="00510654"/>
    <w:rsid w:val="00510738"/>
    <w:rsid w:val="005108BA"/>
    <w:rsid w:val="00510960"/>
    <w:rsid w:val="00510B77"/>
    <w:rsid w:val="00510D15"/>
    <w:rsid w:val="00510DB1"/>
    <w:rsid w:val="00510E1D"/>
    <w:rsid w:val="00510FE3"/>
    <w:rsid w:val="0051102A"/>
    <w:rsid w:val="005110F6"/>
    <w:rsid w:val="00511170"/>
    <w:rsid w:val="00511276"/>
    <w:rsid w:val="0051156A"/>
    <w:rsid w:val="005115D2"/>
    <w:rsid w:val="00511930"/>
    <w:rsid w:val="0051195F"/>
    <w:rsid w:val="00511B37"/>
    <w:rsid w:val="00511C95"/>
    <w:rsid w:val="00511D82"/>
    <w:rsid w:val="00511DE9"/>
    <w:rsid w:val="00511E04"/>
    <w:rsid w:val="005120AC"/>
    <w:rsid w:val="0051217C"/>
    <w:rsid w:val="00512277"/>
    <w:rsid w:val="00512589"/>
    <w:rsid w:val="0051258A"/>
    <w:rsid w:val="005127B7"/>
    <w:rsid w:val="00512876"/>
    <w:rsid w:val="005129BA"/>
    <w:rsid w:val="00512A06"/>
    <w:rsid w:val="00512C2D"/>
    <w:rsid w:val="00512EB5"/>
    <w:rsid w:val="0051301E"/>
    <w:rsid w:val="00513265"/>
    <w:rsid w:val="0051327E"/>
    <w:rsid w:val="0051334E"/>
    <w:rsid w:val="00513458"/>
    <w:rsid w:val="005135F9"/>
    <w:rsid w:val="0051383F"/>
    <w:rsid w:val="00513919"/>
    <w:rsid w:val="00513C96"/>
    <w:rsid w:val="00513FEC"/>
    <w:rsid w:val="0051400F"/>
    <w:rsid w:val="00514131"/>
    <w:rsid w:val="00514195"/>
    <w:rsid w:val="0051443D"/>
    <w:rsid w:val="005144AF"/>
    <w:rsid w:val="00514562"/>
    <w:rsid w:val="005146AF"/>
    <w:rsid w:val="005146C9"/>
    <w:rsid w:val="00514755"/>
    <w:rsid w:val="0051479D"/>
    <w:rsid w:val="005149F5"/>
    <w:rsid w:val="00514A0D"/>
    <w:rsid w:val="00514B2C"/>
    <w:rsid w:val="00514B33"/>
    <w:rsid w:val="00514B47"/>
    <w:rsid w:val="00514F12"/>
    <w:rsid w:val="0051503A"/>
    <w:rsid w:val="0051503C"/>
    <w:rsid w:val="0051538D"/>
    <w:rsid w:val="005156C8"/>
    <w:rsid w:val="00515723"/>
    <w:rsid w:val="00515731"/>
    <w:rsid w:val="005157DA"/>
    <w:rsid w:val="00515820"/>
    <w:rsid w:val="005158AB"/>
    <w:rsid w:val="00515B35"/>
    <w:rsid w:val="00515B9F"/>
    <w:rsid w:val="00515BEC"/>
    <w:rsid w:val="00515C09"/>
    <w:rsid w:val="00515C2B"/>
    <w:rsid w:val="00515CC1"/>
    <w:rsid w:val="00515D76"/>
    <w:rsid w:val="00515F18"/>
    <w:rsid w:val="005160F8"/>
    <w:rsid w:val="0051612C"/>
    <w:rsid w:val="00516374"/>
    <w:rsid w:val="005165C0"/>
    <w:rsid w:val="00516807"/>
    <w:rsid w:val="00516839"/>
    <w:rsid w:val="00516A89"/>
    <w:rsid w:val="00516BCA"/>
    <w:rsid w:val="00516CA8"/>
    <w:rsid w:val="00516F9A"/>
    <w:rsid w:val="00517234"/>
    <w:rsid w:val="0051727D"/>
    <w:rsid w:val="005173E3"/>
    <w:rsid w:val="005173EE"/>
    <w:rsid w:val="005174D8"/>
    <w:rsid w:val="005178D0"/>
    <w:rsid w:val="00517DCC"/>
    <w:rsid w:val="00517E8F"/>
    <w:rsid w:val="00517F12"/>
    <w:rsid w:val="00520087"/>
    <w:rsid w:val="005200D8"/>
    <w:rsid w:val="00520212"/>
    <w:rsid w:val="00520263"/>
    <w:rsid w:val="00520367"/>
    <w:rsid w:val="0052064C"/>
    <w:rsid w:val="00520702"/>
    <w:rsid w:val="0052084B"/>
    <w:rsid w:val="00520921"/>
    <w:rsid w:val="005209BA"/>
    <w:rsid w:val="00520A1A"/>
    <w:rsid w:val="00520C8A"/>
    <w:rsid w:val="00521189"/>
    <w:rsid w:val="00521209"/>
    <w:rsid w:val="005213F0"/>
    <w:rsid w:val="0052144D"/>
    <w:rsid w:val="005214CE"/>
    <w:rsid w:val="005215DF"/>
    <w:rsid w:val="005219D0"/>
    <w:rsid w:val="00521A9F"/>
    <w:rsid w:val="00521ACB"/>
    <w:rsid w:val="00521C8C"/>
    <w:rsid w:val="00521D71"/>
    <w:rsid w:val="00521DC3"/>
    <w:rsid w:val="00521EC7"/>
    <w:rsid w:val="00521ED2"/>
    <w:rsid w:val="00521F20"/>
    <w:rsid w:val="00521FC4"/>
    <w:rsid w:val="00522438"/>
    <w:rsid w:val="005226C2"/>
    <w:rsid w:val="00522A4A"/>
    <w:rsid w:val="00522C91"/>
    <w:rsid w:val="00522F2F"/>
    <w:rsid w:val="00522FBA"/>
    <w:rsid w:val="0052330C"/>
    <w:rsid w:val="005233A8"/>
    <w:rsid w:val="005233EE"/>
    <w:rsid w:val="005237FA"/>
    <w:rsid w:val="00523864"/>
    <w:rsid w:val="005239DE"/>
    <w:rsid w:val="00523AF0"/>
    <w:rsid w:val="00523C2A"/>
    <w:rsid w:val="00523D15"/>
    <w:rsid w:val="00523D2C"/>
    <w:rsid w:val="00523D8E"/>
    <w:rsid w:val="005241A0"/>
    <w:rsid w:val="00524550"/>
    <w:rsid w:val="005245FE"/>
    <w:rsid w:val="00524780"/>
    <w:rsid w:val="005247DF"/>
    <w:rsid w:val="005248AE"/>
    <w:rsid w:val="00524D29"/>
    <w:rsid w:val="00524DAB"/>
    <w:rsid w:val="00524F47"/>
    <w:rsid w:val="005251C4"/>
    <w:rsid w:val="005252B0"/>
    <w:rsid w:val="00525322"/>
    <w:rsid w:val="0052559A"/>
    <w:rsid w:val="00525769"/>
    <w:rsid w:val="00525807"/>
    <w:rsid w:val="005259D8"/>
    <w:rsid w:val="00525A23"/>
    <w:rsid w:val="00525AD7"/>
    <w:rsid w:val="00525B9E"/>
    <w:rsid w:val="00525D86"/>
    <w:rsid w:val="00525F74"/>
    <w:rsid w:val="00526312"/>
    <w:rsid w:val="00526321"/>
    <w:rsid w:val="005263C4"/>
    <w:rsid w:val="00526555"/>
    <w:rsid w:val="005267B5"/>
    <w:rsid w:val="005267C4"/>
    <w:rsid w:val="0052699D"/>
    <w:rsid w:val="00526B0B"/>
    <w:rsid w:val="00526DE9"/>
    <w:rsid w:val="00526E3C"/>
    <w:rsid w:val="00526F3D"/>
    <w:rsid w:val="005270B2"/>
    <w:rsid w:val="0052730C"/>
    <w:rsid w:val="00527730"/>
    <w:rsid w:val="00527B2B"/>
    <w:rsid w:val="00527BA5"/>
    <w:rsid w:val="00527BD8"/>
    <w:rsid w:val="00527C2E"/>
    <w:rsid w:val="00527C90"/>
    <w:rsid w:val="00527D03"/>
    <w:rsid w:val="005300F7"/>
    <w:rsid w:val="005302F5"/>
    <w:rsid w:val="005303EF"/>
    <w:rsid w:val="0053068D"/>
    <w:rsid w:val="005306DD"/>
    <w:rsid w:val="0053074C"/>
    <w:rsid w:val="005307BE"/>
    <w:rsid w:val="005307D9"/>
    <w:rsid w:val="0053093F"/>
    <w:rsid w:val="00530AA1"/>
    <w:rsid w:val="00530B09"/>
    <w:rsid w:val="00530D0F"/>
    <w:rsid w:val="00530F6F"/>
    <w:rsid w:val="00530FF7"/>
    <w:rsid w:val="00531029"/>
    <w:rsid w:val="00531076"/>
    <w:rsid w:val="005310F5"/>
    <w:rsid w:val="00531221"/>
    <w:rsid w:val="005312FF"/>
    <w:rsid w:val="005317A6"/>
    <w:rsid w:val="00531844"/>
    <w:rsid w:val="005318CE"/>
    <w:rsid w:val="0053191D"/>
    <w:rsid w:val="005319B3"/>
    <w:rsid w:val="00531BA3"/>
    <w:rsid w:val="00531BE0"/>
    <w:rsid w:val="00531BF3"/>
    <w:rsid w:val="00531C83"/>
    <w:rsid w:val="00531CA4"/>
    <w:rsid w:val="00531D07"/>
    <w:rsid w:val="00531F13"/>
    <w:rsid w:val="00531F9B"/>
    <w:rsid w:val="00531FDE"/>
    <w:rsid w:val="00532271"/>
    <w:rsid w:val="00532725"/>
    <w:rsid w:val="0053279D"/>
    <w:rsid w:val="005328FE"/>
    <w:rsid w:val="00532B56"/>
    <w:rsid w:val="00532BE4"/>
    <w:rsid w:val="00532C23"/>
    <w:rsid w:val="00532C2C"/>
    <w:rsid w:val="00532C3B"/>
    <w:rsid w:val="00532C79"/>
    <w:rsid w:val="00532D0D"/>
    <w:rsid w:val="00532F8A"/>
    <w:rsid w:val="00532FA8"/>
    <w:rsid w:val="0053311C"/>
    <w:rsid w:val="00533200"/>
    <w:rsid w:val="00533436"/>
    <w:rsid w:val="0053348C"/>
    <w:rsid w:val="005334D4"/>
    <w:rsid w:val="00533521"/>
    <w:rsid w:val="00533561"/>
    <w:rsid w:val="00533580"/>
    <w:rsid w:val="0053368B"/>
    <w:rsid w:val="005336C0"/>
    <w:rsid w:val="00533A7A"/>
    <w:rsid w:val="00533B8F"/>
    <w:rsid w:val="00533BBA"/>
    <w:rsid w:val="00533C2C"/>
    <w:rsid w:val="00533C4D"/>
    <w:rsid w:val="00533CCA"/>
    <w:rsid w:val="00533CD9"/>
    <w:rsid w:val="00533DAB"/>
    <w:rsid w:val="00533FA2"/>
    <w:rsid w:val="00534076"/>
    <w:rsid w:val="005341C6"/>
    <w:rsid w:val="005343C4"/>
    <w:rsid w:val="0053445E"/>
    <w:rsid w:val="005346CD"/>
    <w:rsid w:val="005347FE"/>
    <w:rsid w:val="00534989"/>
    <w:rsid w:val="00534AFE"/>
    <w:rsid w:val="00534CA5"/>
    <w:rsid w:val="005351ED"/>
    <w:rsid w:val="005354B0"/>
    <w:rsid w:val="00535A07"/>
    <w:rsid w:val="00535B1C"/>
    <w:rsid w:val="00535B73"/>
    <w:rsid w:val="00535BC8"/>
    <w:rsid w:val="00535C72"/>
    <w:rsid w:val="00535C9B"/>
    <w:rsid w:val="00535CFB"/>
    <w:rsid w:val="00535E77"/>
    <w:rsid w:val="00535FB6"/>
    <w:rsid w:val="00535FF5"/>
    <w:rsid w:val="005360E2"/>
    <w:rsid w:val="005361C4"/>
    <w:rsid w:val="0053629F"/>
    <w:rsid w:val="005362A2"/>
    <w:rsid w:val="0053667C"/>
    <w:rsid w:val="00536807"/>
    <w:rsid w:val="0053685C"/>
    <w:rsid w:val="00536891"/>
    <w:rsid w:val="005368B5"/>
    <w:rsid w:val="005368F5"/>
    <w:rsid w:val="00536926"/>
    <w:rsid w:val="00536975"/>
    <w:rsid w:val="00536A33"/>
    <w:rsid w:val="00536A72"/>
    <w:rsid w:val="00536AF6"/>
    <w:rsid w:val="00536B83"/>
    <w:rsid w:val="00536D2C"/>
    <w:rsid w:val="00537467"/>
    <w:rsid w:val="005376AE"/>
    <w:rsid w:val="005376D6"/>
    <w:rsid w:val="0053770E"/>
    <w:rsid w:val="005378A2"/>
    <w:rsid w:val="005378E5"/>
    <w:rsid w:val="00537A56"/>
    <w:rsid w:val="00537B6C"/>
    <w:rsid w:val="00537BF8"/>
    <w:rsid w:val="00537C66"/>
    <w:rsid w:val="00537CAE"/>
    <w:rsid w:val="00537CE2"/>
    <w:rsid w:val="005401BA"/>
    <w:rsid w:val="005402CB"/>
    <w:rsid w:val="00540332"/>
    <w:rsid w:val="005404CC"/>
    <w:rsid w:val="005408A5"/>
    <w:rsid w:val="00540A6A"/>
    <w:rsid w:val="00540AF6"/>
    <w:rsid w:val="00540C6B"/>
    <w:rsid w:val="00540E01"/>
    <w:rsid w:val="00540FB5"/>
    <w:rsid w:val="00541038"/>
    <w:rsid w:val="0054104E"/>
    <w:rsid w:val="005410BF"/>
    <w:rsid w:val="005411F5"/>
    <w:rsid w:val="005412BC"/>
    <w:rsid w:val="0054136C"/>
    <w:rsid w:val="005413E5"/>
    <w:rsid w:val="005414D5"/>
    <w:rsid w:val="005415C4"/>
    <w:rsid w:val="0054171C"/>
    <w:rsid w:val="005417A1"/>
    <w:rsid w:val="0054188B"/>
    <w:rsid w:val="005418F8"/>
    <w:rsid w:val="00541991"/>
    <w:rsid w:val="005419CC"/>
    <w:rsid w:val="00541ECC"/>
    <w:rsid w:val="00541EF3"/>
    <w:rsid w:val="00541FD5"/>
    <w:rsid w:val="005424E7"/>
    <w:rsid w:val="00542559"/>
    <w:rsid w:val="00542679"/>
    <w:rsid w:val="005426DF"/>
    <w:rsid w:val="00542704"/>
    <w:rsid w:val="005428B9"/>
    <w:rsid w:val="00542D09"/>
    <w:rsid w:val="00542DBA"/>
    <w:rsid w:val="00542E95"/>
    <w:rsid w:val="005431D5"/>
    <w:rsid w:val="00543482"/>
    <w:rsid w:val="00543576"/>
    <w:rsid w:val="00543713"/>
    <w:rsid w:val="00543824"/>
    <w:rsid w:val="00543835"/>
    <w:rsid w:val="0054397F"/>
    <w:rsid w:val="00543A2C"/>
    <w:rsid w:val="00543BC8"/>
    <w:rsid w:val="00543C08"/>
    <w:rsid w:val="00543C77"/>
    <w:rsid w:val="00543FE6"/>
    <w:rsid w:val="0054408C"/>
    <w:rsid w:val="00544109"/>
    <w:rsid w:val="00544263"/>
    <w:rsid w:val="0054448B"/>
    <w:rsid w:val="005445F6"/>
    <w:rsid w:val="00544904"/>
    <w:rsid w:val="00544A2D"/>
    <w:rsid w:val="00544A3B"/>
    <w:rsid w:val="00544B3A"/>
    <w:rsid w:val="00544BDA"/>
    <w:rsid w:val="00544C03"/>
    <w:rsid w:val="00544D1C"/>
    <w:rsid w:val="00544DD5"/>
    <w:rsid w:val="00544E3B"/>
    <w:rsid w:val="005450B6"/>
    <w:rsid w:val="00545220"/>
    <w:rsid w:val="005452A3"/>
    <w:rsid w:val="00545332"/>
    <w:rsid w:val="005453C5"/>
    <w:rsid w:val="005453E0"/>
    <w:rsid w:val="005454CE"/>
    <w:rsid w:val="00545546"/>
    <w:rsid w:val="005456FF"/>
    <w:rsid w:val="00545A97"/>
    <w:rsid w:val="00545B15"/>
    <w:rsid w:val="00545C01"/>
    <w:rsid w:val="00545C4E"/>
    <w:rsid w:val="00545F2C"/>
    <w:rsid w:val="00545F48"/>
    <w:rsid w:val="0054624A"/>
    <w:rsid w:val="005463E8"/>
    <w:rsid w:val="00546442"/>
    <w:rsid w:val="0054648B"/>
    <w:rsid w:val="005465C5"/>
    <w:rsid w:val="0054667C"/>
    <w:rsid w:val="0054696E"/>
    <w:rsid w:val="0054698E"/>
    <w:rsid w:val="00546B85"/>
    <w:rsid w:val="00546DB8"/>
    <w:rsid w:val="00546E52"/>
    <w:rsid w:val="00546EF7"/>
    <w:rsid w:val="00546FF9"/>
    <w:rsid w:val="00547192"/>
    <w:rsid w:val="00547308"/>
    <w:rsid w:val="005475EF"/>
    <w:rsid w:val="00547770"/>
    <w:rsid w:val="00547950"/>
    <w:rsid w:val="00547986"/>
    <w:rsid w:val="00547A62"/>
    <w:rsid w:val="00547AA5"/>
    <w:rsid w:val="00547CC7"/>
    <w:rsid w:val="00547CFA"/>
    <w:rsid w:val="00547E48"/>
    <w:rsid w:val="00550185"/>
    <w:rsid w:val="00550196"/>
    <w:rsid w:val="005502A8"/>
    <w:rsid w:val="00550305"/>
    <w:rsid w:val="005503B4"/>
    <w:rsid w:val="005504E5"/>
    <w:rsid w:val="005505C7"/>
    <w:rsid w:val="0055073C"/>
    <w:rsid w:val="00550D55"/>
    <w:rsid w:val="00550D6E"/>
    <w:rsid w:val="00550E8B"/>
    <w:rsid w:val="005511EB"/>
    <w:rsid w:val="00551222"/>
    <w:rsid w:val="0055124F"/>
    <w:rsid w:val="005515F1"/>
    <w:rsid w:val="005518F3"/>
    <w:rsid w:val="00551AAC"/>
    <w:rsid w:val="00551CD0"/>
    <w:rsid w:val="00551E68"/>
    <w:rsid w:val="00551F41"/>
    <w:rsid w:val="0055251E"/>
    <w:rsid w:val="00552526"/>
    <w:rsid w:val="00552781"/>
    <w:rsid w:val="005527DA"/>
    <w:rsid w:val="005527E9"/>
    <w:rsid w:val="00552930"/>
    <w:rsid w:val="00552B18"/>
    <w:rsid w:val="00552B56"/>
    <w:rsid w:val="00552DDD"/>
    <w:rsid w:val="00552E3E"/>
    <w:rsid w:val="00553206"/>
    <w:rsid w:val="005532BD"/>
    <w:rsid w:val="00553374"/>
    <w:rsid w:val="00553393"/>
    <w:rsid w:val="005534D9"/>
    <w:rsid w:val="00553515"/>
    <w:rsid w:val="005539C5"/>
    <w:rsid w:val="00553AF8"/>
    <w:rsid w:val="00553C0A"/>
    <w:rsid w:val="00553F8E"/>
    <w:rsid w:val="00554074"/>
    <w:rsid w:val="00554109"/>
    <w:rsid w:val="0055413C"/>
    <w:rsid w:val="0055427A"/>
    <w:rsid w:val="005543EB"/>
    <w:rsid w:val="005545A0"/>
    <w:rsid w:val="00554985"/>
    <w:rsid w:val="00554F4C"/>
    <w:rsid w:val="00554F8A"/>
    <w:rsid w:val="0055504B"/>
    <w:rsid w:val="00555085"/>
    <w:rsid w:val="00555141"/>
    <w:rsid w:val="0055540E"/>
    <w:rsid w:val="005555F1"/>
    <w:rsid w:val="00555B0F"/>
    <w:rsid w:val="00555D5F"/>
    <w:rsid w:val="00556042"/>
    <w:rsid w:val="00556271"/>
    <w:rsid w:val="00556337"/>
    <w:rsid w:val="00556415"/>
    <w:rsid w:val="005565DA"/>
    <w:rsid w:val="0055674C"/>
    <w:rsid w:val="005567AC"/>
    <w:rsid w:val="005567B1"/>
    <w:rsid w:val="00556859"/>
    <w:rsid w:val="00556864"/>
    <w:rsid w:val="00556BCE"/>
    <w:rsid w:val="00556DF0"/>
    <w:rsid w:val="00556E28"/>
    <w:rsid w:val="00556E38"/>
    <w:rsid w:val="00556E8D"/>
    <w:rsid w:val="00557061"/>
    <w:rsid w:val="00557192"/>
    <w:rsid w:val="005577CA"/>
    <w:rsid w:val="00557899"/>
    <w:rsid w:val="00557B68"/>
    <w:rsid w:val="00557BF2"/>
    <w:rsid w:val="00557C8E"/>
    <w:rsid w:val="00557CB7"/>
    <w:rsid w:val="00557E81"/>
    <w:rsid w:val="00557EEF"/>
    <w:rsid w:val="005600BC"/>
    <w:rsid w:val="005600D7"/>
    <w:rsid w:val="00560111"/>
    <w:rsid w:val="0056038B"/>
    <w:rsid w:val="00560521"/>
    <w:rsid w:val="005605EC"/>
    <w:rsid w:val="00560975"/>
    <w:rsid w:val="00560ABE"/>
    <w:rsid w:val="00560AC9"/>
    <w:rsid w:val="00560B40"/>
    <w:rsid w:val="00560D2B"/>
    <w:rsid w:val="00560EEA"/>
    <w:rsid w:val="005614EF"/>
    <w:rsid w:val="00561604"/>
    <w:rsid w:val="005617B0"/>
    <w:rsid w:val="005618F4"/>
    <w:rsid w:val="0056197B"/>
    <w:rsid w:val="00561B25"/>
    <w:rsid w:val="00561B6B"/>
    <w:rsid w:val="00561C00"/>
    <w:rsid w:val="00561C9F"/>
    <w:rsid w:val="00561CEF"/>
    <w:rsid w:val="005620A4"/>
    <w:rsid w:val="0056212F"/>
    <w:rsid w:val="005622A2"/>
    <w:rsid w:val="005623A0"/>
    <w:rsid w:val="00562464"/>
    <w:rsid w:val="005625D6"/>
    <w:rsid w:val="005625FF"/>
    <w:rsid w:val="005626D3"/>
    <w:rsid w:val="005626EC"/>
    <w:rsid w:val="0056287C"/>
    <w:rsid w:val="005628CA"/>
    <w:rsid w:val="0056290C"/>
    <w:rsid w:val="00562A75"/>
    <w:rsid w:val="00562C3A"/>
    <w:rsid w:val="00562D27"/>
    <w:rsid w:val="00562F3A"/>
    <w:rsid w:val="00562F9C"/>
    <w:rsid w:val="0056310E"/>
    <w:rsid w:val="005635C2"/>
    <w:rsid w:val="005635CE"/>
    <w:rsid w:val="005636CE"/>
    <w:rsid w:val="0056372D"/>
    <w:rsid w:val="00563801"/>
    <w:rsid w:val="00563989"/>
    <w:rsid w:val="00563F39"/>
    <w:rsid w:val="005640BD"/>
    <w:rsid w:val="005640C3"/>
    <w:rsid w:val="005641C1"/>
    <w:rsid w:val="005642B9"/>
    <w:rsid w:val="00564575"/>
    <w:rsid w:val="005645C3"/>
    <w:rsid w:val="00564726"/>
    <w:rsid w:val="00564738"/>
    <w:rsid w:val="00564A56"/>
    <w:rsid w:val="00564A5E"/>
    <w:rsid w:val="00564AC8"/>
    <w:rsid w:val="00564B8A"/>
    <w:rsid w:val="00564BA8"/>
    <w:rsid w:val="00564BD2"/>
    <w:rsid w:val="00564D1E"/>
    <w:rsid w:val="00564DC4"/>
    <w:rsid w:val="00564DF7"/>
    <w:rsid w:val="00564ED6"/>
    <w:rsid w:val="00564F10"/>
    <w:rsid w:val="00564FCD"/>
    <w:rsid w:val="00565285"/>
    <w:rsid w:val="0056537A"/>
    <w:rsid w:val="0056550E"/>
    <w:rsid w:val="0056590B"/>
    <w:rsid w:val="00565A93"/>
    <w:rsid w:val="00565AFD"/>
    <w:rsid w:val="00565B5F"/>
    <w:rsid w:val="00565CEA"/>
    <w:rsid w:val="00565EBF"/>
    <w:rsid w:val="00566218"/>
    <w:rsid w:val="00566261"/>
    <w:rsid w:val="0056633E"/>
    <w:rsid w:val="00566697"/>
    <w:rsid w:val="005666BC"/>
    <w:rsid w:val="005667C6"/>
    <w:rsid w:val="00566880"/>
    <w:rsid w:val="00566B75"/>
    <w:rsid w:val="005673E9"/>
    <w:rsid w:val="005673F6"/>
    <w:rsid w:val="0056775F"/>
    <w:rsid w:val="005677E5"/>
    <w:rsid w:val="00567A56"/>
    <w:rsid w:val="00567B76"/>
    <w:rsid w:val="00567EB7"/>
    <w:rsid w:val="00567EE7"/>
    <w:rsid w:val="00567EEA"/>
    <w:rsid w:val="00567EFE"/>
    <w:rsid w:val="00570035"/>
    <w:rsid w:val="0057052A"/>
    <w:rsid w:val="005705FD"/>
    <w:rsid w:val="00570777"/>
    <w:rsid w:val="005707DA"/>
    <w:rsid w:val="00570912"/>
    <w:rsid w:val="005709E7"/>
    <w:rsid w:val="00570A3A"/>
    <w:rsid w:val="00570AB0"/>
    <w:rsid w:val="00570AC5"/>
    <w:rsid w:val="00570B05"/>
    <w:rsid w:val="00570C73"/>
    <w:rsid w:val="00570D6C"/>
    <w:rsid w:val="00570DDA"/>
    <w:rsid w:val="005710A3"/>
    <w:rsid w:val="00571149"/>
    <w:rsid w:val="00571183"/>
    <w:rsid w:val="0057121D"/>
    <w:rsid w:val="0057123E"/>
    <w:rsid w:val="00571343"/>
    <w:rsid w:val="00571355"/>
    <w:rsid w:val="005713C7"/>
    <w:rsid w:val="005714A9"/>
    <w:rsid w:val="005714E9"/>
    <w:rsid w:val="005716F1"/>
    <w:rsid w:val="0057173F"/>
    <w:rsid w:val="0057192A"/>
    <w:rsid w:val="00571A08"/>
    <w:rsid w:val="00571A4E"/>
    <w:rsid w:val="00571A53"/>
    <w:rsid w:val="00571B26"/>
    <w:rsid w:val="00571D78"/>
    <w:rsid w:val="00571EBB"/>
    <w:rsid w:val="00571F6D"/>
    <w:rsid w:val="005720E3"/>
    <w:rsid w:val="00572352"/>
    <w:rsid w:val="005724A0"/>
    <w:rsid w:val="00572631"/>
    <w:rsid w:val="00572750"/>
    <w:rsid w:val="005727B3"/>
    <w:rsid w:val="005727BB"/>
    <w:rsid w:val="00572880"/>
    <w:rsid w:val="00572B01"/>
    <w:rsid w:val="00572CD4"/>
    <w:rsid w:val="005730EA"/>
    <w:rsid w:val="0057331B"/>
    <w:rsid w:val="00573809"/>
    <w:rsid w:val="00573877"/>
    <w:rsid w:val="00573B1C"/>
    <w:rsid w:val="00573D06"/>
    <w:rsid w:val="00573EA2"/>
    <w:rsid w:val="00573EF5"/>
    <w:rsid w:val="00573FA4"/>
    <w:rsid w:val="005740B9"/>
    <w:rsid w:val="0057413F"/>
    <w:rsid w:val="005741F9"/>
    <w:rsid w:val="00574274"/>
    <w:rsid w:val="0057438E"/>
    <w:rsid w:val="005746D6"/>
    <w:rsid w:val="00574BDD"/>
    <w:rsid w:val="00574C8B"/>
    <w:rsid w:val="00574DFF"/>
    <w:rsid w:val="00574F97"/>
    <w:rsid w:val="00574F9C"/>
    <w:rsid w:val="00574FA7"/>
    <w:rsid w:val="00575266"/>
    <w:rsid w:val="005752D3"/>
    <w:rsid w:val="0057556F"/>
    <w:rsid w:val="0057563D"/>
    <w:rsid w:val="005756F9"/>
    <w:rsid w:val="00575830"/>
    <w:rsid w:val="00575A3E"/>
    <w:rsid w:val="00575A75"/>
    <w:rsid w:val="00575B4E"/>
    <w:rsid w:val="00575BA7"/>
    <w:rsid w:val="00575BCB"/>
    <w:rsid w:val="00575D11"/>
    <w:rsid w:val="00575E5C"/>
    <w:rsid w:val="00575F8C"/>
    <w:rsid w:val="005760E1"/>
    <w:rsid w:val="0057639F"/>
    <w:rsid w:val="005765C6"/>
    <w:rsid w:val="005767D7"/>
    <w:rsid w:val="005768D8"/>
    <w:rsid w:val="005769B8"/>
    <w:rsid w:val="00576B32"/>
    <w:rsid w:val="00576B8C"/>
    <w:rsid w:val="00576DB4"/>
    <w:rsid w:val="00576DC5"/>
    <w:rsid w:val="00576E2C"/>
    <w:rsid w:val="00576F14"/>
    <w:rsid w:val="00576F1D"/>
    <w:rsid w:val="00577087"/>
    <w:rsid w:val="00577222"/>
    <w:rsid w:val="00577276"/>
    <w:rsid w:val="00577722"/>
    <w:rsid w:val="00577944"/>
    <w:rsid w:val="00577A6D"/>
    <w:rsid w:val="00577B23"/>
    <w:rsid w:val="00577B4F"/>
    <w:rsid w:val="00577D17"/>
    <w:rsid w:val="00577E09"/>
    <w:rsid w:val="00577FD0"/>
    <w:rsid w:val="00577FF2"/>
    <w:rsid w:val="00577FF9"/>
    <w:rsid w:val="005800A7"/>
    <w:rsid w:val="00580738"/>
    <w:rsid w:val="0058087C"/>
    <w:rsid w:val="0058096C"/>
    <w:rsid w:val="00580D7C"/>
    <w:rsid w:val="00580E60"/>
    <w:rsid w:val="0058101B"/>
    <w:rsid w:val="00581142"/>
    <w:rsid w:val="005811F1"/>
    <w:rsid w:val="005813B4"/>
    <w:rsid w:val="00581456"/>
    <w:rsid w:val="0058165F"/>
    <w:rsid w:val="005818A2"/>
    <w:rsid w:val="00581CA6"/>
    <w:rsid w:val="00581D79"/>
    <w:rsid w:val="00581DA6"/>
    <w:rsid w:val="00581E97"/>
    <w:rsid w:val="00582014"/>
    <w:rsid w:val="00582277"/>
    <w:rsid w:val="00582604"/>
    <w:rsid w:val="00582629"/>
    <w:rsid w:val="005828C8"/>
    <w:rsid w:val="00582A58"/>
    <w:rsid w:val="00582F8E"/>
    <w:rsid w:val="00583012"/>
    <w:rsid w:val="0058320B"/>
    <w:rsid w:val="0058335A"/>
    <w:rsid w:val="00583403"/>
    <w:rsid w:val="00583B65"/>
    <w:rsid w:val="00583C62"/>
    <w:rsid w:val="00583DAC"/>
    <w:rsid w:val="00583E7E"/>
    <w:rsid w:val="00583F74"/>
    <w:rsid w:val="00583FCE"/>
    <w:rsid w:val="005841B3"/>
    <w:rsid w:val="005842E3"/>
    <w:rsid w:val="005843B0"/>
    <w:rsid w:val="00584427"/>
    <w:rsid w:val="00584668"/>
    <w:rsid w:val="005849B0"/>
    <w:rsid w:val="00584A06"/>
    <w:rsid w:val="00584B3F"/>
    <w:rsid w:val="00584D1B"/>
    <w:rsid w:val="00584E10"/>
    <w:rsid w:val="00584FB3"/>
    <w:rsid w:val="00585448"/>
    <w:rsid w:val="00585567"/>
    <w:rsid w:val="005856D2"/>
    <w:rsid w:val="005857C5"/>
    <w:rsid w:val="005857F2"/>
    <w:rsid w:val="00585891"/>
    <w:rsid w:val="00585A26"/>
    <w:rsid w:val="00585C7A"/>
    <w:rsid w:val="00585EF2"/>
    <w:rsid w:val="0058652D"/>
    <w:rsid w:val="0058667A"/>
    <w:rsid w:val="00586792"/>
    <w:rsid w:val="00586D2B"/>
    <w:rsid w:val="00586F37"/>
    <w:rsid w:val="00586F4D"/>
    <w:rsid w:val="0058700C"/>
    <w:rsid w:val="005870D4"/>
    <w:rsid w:val="0058738C"/>
    <w:rsid w:val="005874FD"/>
    <w:rsid w:val="00587721"/>
    <w:rsid w:val="00587C33"/>
    <w:rsid w:val="00587CC6"/>
    <w:rsid w:val="00587D64"/>
    <w:rsid w:val="00587D75"/>
    <w:rsid w:val="00587DCF"/>
    <w:rsid w:val="00587E73"/>
    <w:rsid w:val="00590058"/>
    <w:rsid w:val="00590490"/>
    <w:rsid w:val="00590494"/>
    <w:rsid w:val="0059093A"/>
    <w:rsid w:val="0059099C"/>
    <w:rsid w:val="005909AC"/>
    <w:rsid w:val="00590BE7"/>
    <w:rsid w:val="00590D41"/>
    <w:rsid w:val="00590DFA"/>
    <w:rsid w:val="00590E97"/>
    <w:rsid w:val="00590FFC"/>
    <w:rsid w:val="00591198"/>
    <w:rsid w:val="00591216"/>
    <w:rsid w:val="0059124A"/>
    <w:rsid w:val="0059125E"/>
    <w:rsid w:val="005912AC"/>
    <w:rsid w:val="00591314"/>
    <w:rsid w:val="005914B3"/>
    <w:rsid w:val="005914EA"/>
    <w:rsid w:val="005915B7"/>
    <w:rsid w:val="00591973"/>
    <w:rsid w:val="00591A3B"/>
    <w:rsid w:val="00591ADC"/>
    <w:rsid w:val="00591C6C"/>
    <w:rsid w:val="00591CE3"/>
    <w:rsid w:val="00591DDE"/>
    <w:rsid w:val="005920F1"/>
    <w:rsid w:val="00592440"/>
    <w:rsid w:val="005927C1"/>
    <w:rsid w:val="00592937"/>
    <w:rsid w:val="0059299F"/>
    <w:rsid w:val="005929B3"/>
    <w:rsid w:val="00592AC7"/>
    <w:rsid w:val="00592C18"/>
    <w:rsid w:val="00592C20"/>
    <w:rsid w:val="00592C71"/>
    <w:rsid w:val="00592F4F"/>
    <w:rsid w:val="00592FD3"/>
    <w:rsid w:val="005930A2"/>
    <w:rsid w:val="005932A1"/>
    <w:rsid w:val="0059345F"/>
    <w:rsid w:val="005936F1"/>
    <w:rsid w:val="00593841"/>
    <w:rsid w:val="00593863"/>
    <w:rsid w:val="005938A0"/>
    <w:rsid w:val="005939F6"/>
    <w:rsid w:val="00593A04"/>
    <w:rsid w:val="00593C77"/>
    <w:rsid w:val="00593D91"/>
    <w:rsid w:val="00593DF9"/>
    <w:rsid w:val="00593EA3"/>
    <w:rsid w:val="00593FC2"/>
    <w:rsid w:val="00594099"/>
    <w:rsid w:val="005940DC"/>
    <w:rsid w:val="00594159"/>
    <w:rsid w:val="00594175"/>
    <w:rsid w:val="00594178"/>
    <w:rsid w:val="005942E3"/>
    <w:rsid w:val="00594329"/>
    <w:rsid w:val="00594368"/>
    <w:rsid w:val="00594410"/>
    <w:rsid w:val="005944FD"/>
    <w:rsid w:val="00594539"/>
    <w:rsid w:val="00594759"/>
    <w:rsid w:val="00594914"/>
    <w:rsid w:val="00594939"/>
    <w:rsid w:val="005949A4"/>
    <w:rsid w:val="00594A87"/>
    <w:rsid w:val="00594B32"/>
    <w:rsid w:val="00594C22"/>
    <w:rsid w:val="00594CD7"/>
    <w:rsid w:val="00594E85"/>
    <w:rsid w:val="00595040"/>
    <w:rsid w:val="0059523A"/>
    <w:rsid w:val="005952FD"/>
    <w:rsid w:val="0059538A"/>
    <w:rsid w:val="00595398"/>
    <w:rsid w:val="0059595F"/>
    <w:rsid w:val="00595DB2"/>
    <w:rsid w:val="00595DF7"/>
    <w:rsid w:val="00595E59"/>
    <w:rsid w:val="00595E80"/>
    <w:rsid w:val="00595E9D"/>
    <w:rsid w:val="00595FC2"/>
    <w:rsid w:val="0059627F"/>
    <w:rsid w:val="0059643A"/>
    <w:rsid w:val="005967DC"/>
    <w:rsid w:val="0059688C"/>
    <w:rsid w:val="00596894"/>
    <w:rsid w:val="00596B83"/>
    <w:rsid w:val="00596BB2"/>
    <w:rsid w:val="00596BF5"/>
    <w:rsid w:val="00596E8C"/>
    <w:rsid w:val="005970B6"/>
    <w:rsid w:val="005972E9"/>
    <w:rsid w:val="005973F5"/>
    <w:rsid w:val="00597422"/>
    <w:rsid w:val="00597575"/>
    <w:rsid w:val="0059757F"/>
    <w:rsid w:val="00597776"/>
    <w:rsid w:val="005977E5"/>
    <w:rsid w:val="00597AC5"/>
    <w:rsid w:val="00597BD6"/>
    <w:rsid w:val="00597DA0"/>
    <w:rsid w:val="005A00A3"/>
    <w:rsid w:val="005A0222"/>
    <w:rsid w:val="005A024A"/>
    <w:rsid w:val="005A0455"/>
    <w:rsid w:val="005A04A6"/>
    <w:rsid w:val="005A04DB"/>
    <w:rsid w:val="005A0513"/>
    <w:rsid w:val="005A0567"/>
    <w:rsid w:val="005A05D6"/>
    <w:rsid w:val="005A0691"/>
    <w:rsid w:val="005A08D4"/>
    <w:rsid w:val="005A099F"/>
    <w:rsid w:val="005A09B7"/>
    <w:rsid w:val="005A0B3E"/>
    <w:rsid w:val="005A0C44"/>
    <w:rsid w:val="005A0EF0"/>
    <w:rsid w:val="005A0FB4"/>
    <w:rsid w:val="005A16EC"/>
    <w:rsid w:val="005A17B1"/>
    <w:rsid w:val="005A1A05"/>
    <w:rsid w:val="005A1AB4"/>
    <w:rsid w:val="005A1BAE"/>
    <w:rsid w:val="005A1BF0"/>
    <w:rsid w:val="005A1D57"/>
    <w:rsid w:val="005A1E79"/>
    <w:rsid w:val="005A2149"/>
    <w:rsid w:val="005A2402"/>
    <w:rsid w:val="005A24DB"/>
    <w:rsid w:val="005A251B"/>
    <w:rsid w:val="005A261A"/>
    <w:rsid w:val="005A2667"/>
    <w:rsid w:val="005A27E7"/>
    <w:rsid w:val="005A2822"/>
    <w:rsid w:val="005A2824"/>
    <w:rsid w:val="005A2841"/>
    <w:rsid w:val="005A2AAB"/>
    <w:rsid w:val="005A2C3D"/>
    <w:rsid w:val="005A2C81"/>
    <w:rsid w:val="005A2E3A"/>
    <w:rsid w:val="005A2F6C"/>
    <w:rsid w:val="005A3087"/>
    <w:rsid w:val="005A308F"/>
    <w:rsid w:val="005A3110"/>
    <w:rsid w:val="005A3137"/>
    <w:rsid w:val="005A3268"/>
    <w:rsid w:val="005A34A3"/>
    <w:rsid w:val="005A36C9"/>
    <w:rsid w:val="005A3879"/>
    <w:rsid w:val="005A3898"/>
    <w:rsid w:val="005A3982"/>
    <w:rsid w:val="005A39F3"/>
    <w:rsid w:val="005A3BE2"/>
    <w:rsid w:val="005A3CC6"/>
    <w:rsid w:val="005A3DA8"/>
    <w:rsid w:val="005A3FC1"/>
    <w:rsid w:val="005A40F2"/>
    <w:rsid w:val="005A4183"/>
    <w:rsid w:val="005A4246"/>
    <w:rsid w:val="005A44B5"/>
    <w:rsid w:val="005A44CF"/>
    <w:rsid w:val="005A4710"/>
    <w:rsid w:val="005A47A4"/>
    <w:rsid w:val="005A499F"/>
    <w:rsid w:val="005A4B0A"/>
    <w:rsid w:val="005A4CDD"/>
    <w:rsid w:val="005A535E"/>
    <w:rsid w:val="005A53D6"/>
    <w:rsid w:val="005A5506"/>
    <w:rsid w:val="005A5615"/>
    <w:rsid w:val="005A56A9"/>
    <w:rsid w:val="005A5799"/>
    <w:rsid w:val="005A5877"/>
    <w:rsid w:val="005A58E4"/>
    <w:rsid w:val="005A58EC"/>
    <w:rsid w:val="005A591B"/>
    <w:rsid w:val="005A5A8A"/>
    <w:rsid w:val="005A5BE9"/>
    <w:rsid w:val="005A5D67"/>
    <w:rsid w:val="005A5FBA"/>
    <w:rsid w:val="005A5FC0"/>
    <w:rsid w:val="005A6085"/>
    <w:rsid w:val="005A63EB"/>
    <w:rsid w:val="005A6466"/>
    <w:rsid w:val="005A6581"/>
    <w:rsid w:val="005A6625"/>
    <w:rsid w:val="005A69D8"/>
    <w:rsid w:val="005A6B2E"/>
    <w:rsid w:val="005A6BC3"/>
    <w:rsid w:val="005A6EF9"/>
    <w:rsid w:val="005A6FFC"/>
    <w:rsid w:val="005A730B"/>
    <w:rsid w:val="005A74B1"/>
    <w:rsid w:val="005A7548"/>
    <w:rsid w:val="005A7752"/>
    <w:rsid w:val="005A7858"/>
    <w:rsid w:val="005A7C24"/>
    <w:rsid w:val="005A7E4A"/>
    <w:rsid w:val="005A7E81"/>
    <w:rsid w:val="005A7F1D"/>
    <w:rsid w:val="005B002D"/>
    <w:rsid w:val="005B0133"/>
    <w:rsid w:val="005B0212"/>
    <w:rsid w:val="005B022B"/>
    <w:rsid w:val="005B02AB"/>
    <w:rsid w:val="005B0312"/>
    <w:rsid w:val="005B05DC"/>
    <w:rsid w:val="005B071A"/>
    <w:rsid w:val="005B0AB2"/>
    <w:rsid w:val="005B0FBA"/>
    <w:rsid w:val="005B11EF"/>
    <w:rsid w:val="005B1283"/>
    <w:rsid w:val="005B1293"/>
    <w:rsid w:val="005B13B2"/>
    <w:rsid w:val="005B13D4"/>
    <w:rsid w:val="005B13ED"/>
    <w:rsid w:val="005B13F6"/>
    <w:rsid w:val="005B14A8"/>
    <w:rsid w:val="005B159E"/>
    <w:rsid w:val="005B15AD"/>
    <w:rsid w:val="005B15F1"/>
    <w:rsid w:val="005B16C8"/>
    <w:rsid w:val="005B1898"/>
    <w:rsid w:val="005B18CE"/>
    <w:rsid w:val="005B1D8A"/>
    <w:rsid w:val="005B1E7C"/>
    <w:rsid w:val="005B21B9"/>
    <w:rsid w:val="005B23D1"/>
    <w:rsid w:val="005B2438"/>
    <w:rsid w:val="005B2EC8"/>
    <w:rsid w:val="005B32F6"/>
    <w:rsid w:val="005B339C"/>
    <w:rsid w:val="005B35E6"/>
    <w:rsid w:val="005B390D"/>
    <w:rsid w:val="005B3B1A"/>
    <w:rsid w:val="005B3B39"/>
    <w:rsid w:val="005B3B46"/>
    <w:rsid w:val="005B3D47"/>
    <w:rsid w:val="005B4157"/>
    <w:rsid w:val="005B4370"/>
    <w:rsid w:val="005B44B9"/>
    <w:rsid w:val="005B466F"/>
    <w:rsid w:val="005B4725"/>
    <w:rsid w:val="005B4857"/>
    <w:rsid w:val="005B489F"/>
    <w:rsid w:val="005B4976"/>
    <w:rsid w:val="005B49DF"/>
    <w:rsid w:val="005B4B56"/>
    <w:rsid w:val="005B4DAE"/>
    <w:rsid w:val="005B5057"/>
    <w:rsid w:val="005B5262"/>
    <w:rsid w:val="005B5277"/>
    <w:rsid w:val="005B5318"/>
    <w:rsid w:val="005B5619"/>
    <w:rsid w:val="005B563E"/>
    <w:rsid w:val="005B5678"/>
    <w:rsid w:val="005B57C3"/>
    <w:rsid w:val="005B58AD"/>
    <w:rsid w:val="005B596D"/>
    <w:rsid w:val="005B6419"/>
    <w:rsid w:val="005B6474"/>
    <w:rsid w:val="005B6478"/>
    <w:rsid w:val="005B64C1"/>
    <w:rsid w:val="005B6833"/>
    <w:rsid w:val="005B6A6C"/>
    <w:rsid w:val="005B6B65"/>
    <w:rsid w:val="005B6D3D"/>
    <w:rsid w:val="005B7006"/>
    <w:rsid w:val="005B70D2"/>
    <w:rsid w:val="005B7162"/>
    <w:rsid w:val="005B72B9"/>
    <w:rsid w:val="005B7592"/>
    <w:rsid w:val="005B7692"/>
    <w:rsid w:val="005B7743"/>
    <w:rsid w:val="005B777F"/>
    <w:rsid w:val="005B78BA"/>
    <w:rsid w:val="005B7A20"/>
    <w:rsid w:val="005B7B38"/>
    <w:rsid w:val="005C0001"/>
    <w:rsid w:val="005C0142"/>
    <w:rsid w:val="005C03F1"/>
    <w:rsid w:val="005C05B8"/>
    <w:rsid w:val="005C066E"/>
    <w:rsid w:val="005C06C5"/>
    <w:rsid w:val="005C06D8"/>
    <w:rsid w:val="005C082A"/>
    <w:rsid w:val="005C0A75"/>
    <w:rsid w:val="005C0C57"/>
    <w:rsid w:val="005C0D1A"/>
    <w:rsid w:val="005C112D"/>
    <w:rsid w:val="005C13A6"/>
    <w:rsid w:val="005C13B3"/>
    <w:rsid w:val="005C142C"/>
    <w:rsid w:val="005C14F9"/>
    <w:rsid w:val="005C151B"/>
    <w:rsid w:val="005C16BC"/>
    <w:rsid w:val="005C17CA"/>
    <w:rsid w:val="005C1853"/>
    <w:rsid w:val="005C1ADF"/>
    <w:rsid w:val="005C1D3F"/>
    <w:rsid w:val="005C1DB4"/>
    <w:rsid w:val="005C1DD8"/>
    <w:rsid w:val="005C1DD9"/>
    <w:rsid w:val="005C1E87"/>
    <w:rsid w:val="005C1FA1"/>
    <w:rsid w:val="005C21A0"/>
    <w:rsid w:val="005C2307"/>
    <w:rsid w:val="005C244F"/>
    <w:rsid w:val="005C2481"/>
    <w:rsid w:val="005C256A"/>
    <w:rsid w:val="005C25E8"/>
    <w:rsid w:val="005C2636"/>
    <w:rsid w:val="005C2711"/>
    <w:rsid w:val="005C275B"/>
    <w:rsid w:val="005C278C"/>
    <w:rsid w:val="005C29E7"/>
    <w:rsid w:val="005C2BB0"/>
    <w:rsid w:val="005C2BEA"/>
    <w:rsid w:val="005C2CC7"/>
    <w:rsid w:val="005C3115"/>
    <w:rsid w:val="005C32BD"/>
    <w:rsid w:val="005C32F5"/>
    <w:rsid w:val="005C34F0"/>
    <w:rsid w:val="005C34F8"/>
    <w:rsid w:val="005C361C"/>
    <w:rsid w:val="005C362C"/>
    <w:rsid w:val="005C369F"/>
    <w:rsid w:val="005C37C5"/>
    <w:rsid w:val="005C384E"/>
    <w:rsid w:val="005C38F1"/>
    <w:rsid w:val="005C3B74"/>
    <w:rsid w:val="005C3D3B"/>
    <w:rsid w:val="005C4228"/>
    <w:rsid w:val="005C43D2"/>
    <w:rsid w:val="005C4A1D"/>
    <w:rsid w:val="005C4E2F"/>
    <w:rsid w:val="005C4E89"/>
    <w:rsid w:val="005C50D4"/>
    <w:rsid w:val="005C52DD"/>
    <w:rsid w:val="005C592C"/>
    <w:rsid w:val="005C5A63"/>
    <w:rsid w:val="005C5C3C"/>
    <w:rsid w:val="005C5E6E"/>
    <w:rsid w:val="005C5F64"/>
    <w:rsid w:val="005C60E8"/>
    <w:rsid w:val="005C6201"/>
    <w:rsid w:val="005C6245"/>
    <w:rsid w:val="005C6472"/>
    <w:rsid w:val="005C64CC"/>
    <w:rsid w:val="005C66BE"/>
    <w:rsid w:val="005C6743"/>
    <w:rsid w:val="005C6B3B"/>
    <w:rsid w:val="005C6B6D"/>
    <w:rsid w:val="005C6F38"/>
    <w:rsid w:val="005C711E"/>
    <w:rsid w:val="005C7269"/>
    <w:rsid w:val="005C75D7"/>
    <w:rsid w:val="005C76B4"/>
    <w:rsid w:val="005C796B"/>
    <w:rsid w:val="005C7A05"/>
    <w:rsid w:val="005C7A10"/>
    <w:rsid w:val="005C7ABA"/>
    <w:rsid w:val="005C7ACC"/>
    <w:rsid w:val="005C7BA9"/>
    <w:rsid w:val="005C7D06"/>
    <w:rsid w:val="005C7F1D"/>
    <w:rsid w:val="005D0303"/>
    <w:rsid w:val="005D03DD"/>
    <w:rsid w:val="005D05C0"/>
    <w:rsid w:val="005D0664"/>
    <w:rsid w:val="005D08AB"/>
    <w:rsid w:val="005D08E0"/>
    <w:rsid w:val="005D0B14"/>
    <w:rsid w:val="005D0B29"/>
    <w:rsid w:val="005D0B59"/>
    <w:rsid w:val="005D0E7F"/>
    <w:rsid w:val="005D0F56"/>
    <w:rsid w:val="005D132B"/>
    <w:rsid w:val="005D14FB"/>
    <w:rsid w:val="005D17D3"/>
    <w:rsid w:val="005D193A"/>
    <w:rsid w:val="005D1AA5"/>
    <w:rsid w:val="005D1FFC"/>
    <w:rsid w:val="005D21E7"/>
    <w:rsid w:val="005D23B7"/>
    <w:rsid w:val="005D23CB"/>
    <w:rsid w:val="005D247F"/>
    <w:rsid w:val="005D24DC"/>
    <w:rsid w:val="005D28ED"/>
    <w:rsid w:val="005D2C18"/>
    <w:rsid w:val="005D2D36"/>
    <w:rsid w:val="005D2E33"/>
    <w:rsid w:val="005D2F93"/>
    <w:rsid w:val="005D3235"/>
    <w:rsid w:val="005D3249"/>
    <w:rsid w:val="005D39D5"/>
    <w:rsid w:val="005D3A8A"/>
    <w:rsid w:val="005D3B18"/>
    <w:rsid w:val="005D3DE1"/>
    <w:rsid w:val="005D3E7E"/>
    <w:rsid w:val="005D4095"/>
    <w:rsid w:val="005D409E"/>
    <w:rsid w:val="005D42B0"/>
    <w:rsid w:val="005D4352"/>
    <w:rsid w:val="005D43A9"/>
    <w:rsid w:val="005D44AA"/>
    <w:rsid w:val="005D44B4"/>
    <w:rsid w:val="005D4503"/>
    <w:rsid w:val="005D487F"/>
    <w:rsid w:val="005D4955"/>
    <w:rsid w:val="005D4997"/>
    <w:rsid w:val="005D49BE"/>
    <w:rsid w:val="005D4AFA"/>
    <w:rsid w:val="005D4DBE"/>
    <w:rsid w:val="005D4F46"/>
    <w:rsid w:val="005D4F4D"/>
    <w:rsid w:val="005D4FB2"/>
    <w:rsid w:val="005D4FFA"/>
    <w:rsid w:val="005D5157"/>
    <w:rsid w:val="005D5231"/>
    <w:rsid w:val="005D5545"/>
    <w:rsid w:val="005D55A5"/>
    <w:rsid w:val="005D55BC"/>
    <w:rsid w:val="005D565A"/>
    <w:rsid w:val="005D5926"/>
    <w:rsid w:val="005D5948"/>
    <w:rsid w:val="005D5B53"/>
    <w:rsid w:val="005D5D4B"/>
    <w:rsid w:val="005D5D62"/>
    <w:rsid w:val="005D5D64"/>
    <w:rsid w:val="005D5DEF"/>
    <w:rsid w:val="005D5EBB"/>
    <w:rsid w:val="005D5EF3"/>
    <w:rsid w:val="005D5FAE"/>
    <w:rsid w:val="005D61F8"/>
    <w:rsid w:val="005D6328"/>
    <w:rsid w:val="005D63E7"/>
    <w:rsid w:val="005D658C"/>
    <w:rsid w:val="005D66FD"/>
    <w:rsid w:val="005D6C69"/>
    <w:rsid w:val="005D6FFC"/>
    <w:rsid w:val="005D713F"/>
    <w:rsid w:val="005D72F8"/>
    <w:rsid w:val="005D7327"/>
    <w:rsid w:val="005D74F3"/>
    <w:rsid w:val="005D77D6"/>
    <w:rsid w:val="005D7953"/>
    <w:rsid w:val="005D7CB0"/>
    <w:rsid w:val="005D7EB0"/>
    <w:rsid w:val="005E01A2"/>
    <w:rsid w:val="005E0291"/>
    <w:rsid w:val="005E04E6"/>
    <w:rsid w:val="005E0520"/>
    <w:rsid w:val="005E0611"/>
    <w:rsid w:val="005E061E"/>
    <w:rsid w:val="005E0728"/>
    <w:rsid w:val="005E0812"/>
    <w:rsid w:val="005E0AB7"/>
    <w:rsid w:val="005E10CE"/>
    <w:rsid w:val="005E1159"/>
    <w:rsid w:val="005E12A8"/>
    <w:rsid w:val="005E16CB"/>
    <w:rsid w:val="005E1768"/>
    <w:rsid w:val="005E177C"/>
    <w:rsid w:val="005E1D3D"/>
    <w:rsid w:val="005E2011"/>
    <w:rsid w:val="005E2049"/>
    <w:rsid w:val="005E2444"/>
    <w:rsid w:val="005E25A9"/>
    <w:rsid w:val="005E2AB1"/>
    <w:rsid w:val="005E2B21"/>
    <w:rsid w:val="005E2D1E"/>
    <w:rsid w:val="005E2E22"/>
    <w:rsid w:val="005E2EC0"/>
    <w:rsid w:val="005E2F8E"/>
    <w:rsid w:val="005E31BE"/>
    <w:rsid w:val="005E320B"/>
    <w:rsid w:val="005E356A"/>
    <w:rsid w:val="005E3654"/>
    <w:rsid w:val="005E39A3"/>
    <w:rsid w:val="005E3C1A"/>
    <w:rsid w:val="005E3C26"/>
    <w:rsid w:val="005E3E92"/>
    <w:rsid w:val="005E3EA6"/>
    <w:rsid w:val="005E3EE8"/>
    <w:rsid w:val="005E419D"/>
    <w:rsid w:val="005E4222"/>
    <w:rsid w:val="005E44F7"/>
    <w:rsid w:val="005E4522"/>
    <w:rsid w:val="005E474F"/>
    <w:rsid w:val="005E4B9A"/>
    <w:rsid w:val="005E4BED"/>
    <w:rsid w:val="005E4C40"/>
    <w:rsid w:val="005E4FA5"/>
    <w:rsid w:val="005E50E8"/>
    <w:rsid w:val="005E51E4"/>
    <w:rsid w:val="005E524D"/>
    <w:rsid w:val="005E52E5"/>
    <w:rsid w:val="005E54F8"/>
    <w:rsid w:val="005E5591"/>
    <w:rsid w:val="005E55BE"/>
    <w:rsid w:val="005E57CE"/>
    <w:rsid w:val="005E587F"/>
    <w:rsid w:val="005E58AA"/>
    <w:rsid w:val="005E5906"/>
    <w:rsid w:val="005E5923"/>
    <w:rsid w:val="005E5BF1"/>
    <w:rsid w:val="005E617E"/>
    <w:rsid w:val="005E625D"/>
    <w:rsid w:val="005E6287"/>
    <w:rsid w:val="005E62AE"/>
    <w:rsid w:val="005E632B"/>
    <w:rsid w:val="005E6506"/>
    <w:rsid w:val="005E672D"/>
    <w:rsid w:val="005E68B8"/>
    <w:rsid w:val="005E69D6"/>
    <w:rsid w:val="005E6A06"/>
    <w:rsid w:val="005E6A91"/>
    <w:rsid w:val="005E6C92"/>
    <w:rsid w:val="005E6E6C"/>
    <w:rsid w:val="005E6EF2"/>
    <w:rsid w:val="005E70B0"/>
    <w:rsid w:val="005E72A0"/>
    <w:rsid w:val="005E7719"/>
    <w:rsid w:val="005E7724"/>
    <w:rsid w:val="005E787E"/>
    <w:rsid w:val="005E78F8"/>
    <w:rsid w:val="005E79CB"/>
    <w:rsid w:val="005E79F0"/>
    <w:rsid w:val="005E7AB1"/>
    <w:rsid w:val="005E7AD8"/>
    <w:rsid w:val="005E7CC4"/>
    <w:rsid w:val="005E7CF2"/>
    <w:rsid w:val="005E7CF9"/>
    <w:rsid w:val="005E7EAE"/>
    <w:rsid w:val="005E7EED"/>
    <w:rsid w:val="005F021D"/>
    <w:rsid w:val="005F02A8"/>
    <w:rsid w:val="005F03CD"/>
    <w:rsid w:val="005F0834"/>
    <w:rsid w:val="005F0A96"/>
    <w:rsid w:val="005F0ACC"/>
    <w:rsid w:val="005F0ADE"/>
    <w:rsid w:val="005F0C38"/>
    <w:rsid w:val="005F0D0A"/>
    <w:rsid w:val="005F0E2B"/>
    <w:rsid w:val="005F0F63"/>
    <w:rsid w:val="005F145A"/>
    <w:rsid w:val="005F1722"/>
    <w:rsid w:val="005F17C9"/>
    <w:rsid w:val="005F1BE2"/>
    <w:rsid w:val="005F1CB9"/>
    <w:rsid w:val="005F2018"/>
    <w:rsid w:val="005F239B"/>
    <w:rsid w:val="005F2405"/>
    <w:rsid w:val="005F25FA"/>
    <w:rsid w:val="005F2722"/>
    <w:rsid w:val="005F274D"/>
    <w:rsid w:val="005F2842"/>
    <w:rsid w:val="005F2A98"/>
    <w:rsid w:val="005F2B8B"/>
    <w:rsid w:val="005F2C50"/>
    <w:rsid w:val="005F2DEB"/>
    <w:rsid w:val="005F2F05"/>
    <w:rsid w:val="005F2FA1"/>
    <w:rsid w:val="005F3083"/>
    <w:rsid w:val="005F30C4"/>
    <w:rsid w:val="005F3111"/>
    <w:rsid w:val="005F3450"/>
    <w:rsid w:val="005F3540"/>
    <w:rsid w:val="005F3638"/>
    <w:rsid w:val="005F36CE"/>
    <w:rsid w:val="005F3775"/>
    <w:rsid w:val="005F378C"/>
    <w:rsid w:val="005F37D9"/>
    <w:rsid w:val="005F37E6"/>
    <w:rsid w:val="005F39A7"/>
    <w:rsid w:val="005F3CC4"/>
    <w:rsid w:val="005F3DA7"/>
    <w:rsid w:val="005F3DA9"/>
    <w:rsid w:val="005F3E96"/>
    <w:rsid w:val="005F3EC0"/>
    <w:rsid w:val="005F4275"/>
    <w:rsid w:val="005F4361"/>
    <w:rsid w:val="005F43E8"/>
    <w:rsid w:val="005F4550"/>
    <w:rsid w:val="005F461D"/>
    <w:rsid w:val="005F4851"/>
    <w:rsid w:val="005F4863"/>
    <w:rsid w:val="005F49B7"/>
    <w:rsid w:val="005F4A5E"/>
    <w:rsid w:val="005F4AC8"/>
    <w:rsid w:val="005F4E92"/>
    <w:rsid w:val="005F4F60"/>
    <w:rsid w:val="005F4FCF"/>
    <w:rsid w:val="005F54E8"/>
    <w:rsid w:val="005F57E7"/>
    <w:rsid w:val="005F58A1"/>
    <w:rsid w:val="005F5B9B"/>
    <w:rsid w:val="005F5C7C"/>
    <w:rsid w:val="005F5F05"/>
    <w:rsid w:val="005F617B"/>
    <w:rsid w:val="005F6277"/>
    <w:rsid w:val="005F62B9"/>
    <w:rsid w:val="005F6379"/>
    <w:rsid w:val="005F651C"/>
    <w:rsid w:val="005F653E"/>
    <w:rsid w:val="005F663E"/>
    <w:rsid w:val="005F6A3E"/>
    <w:rsid w:val="005F6A5F"/>
    <w:rsid w:val="005F6D16"/>
    <w:rsid w:val="005F6DF6"/>
    <w:rsid w:val="005F6F6B"/>
    <w:rsid w:val="005F7079"/>
    <w:rsid w:val="005F7166"/>
    <w:rsid w:val="005F719B"/>
    <w:rsid w:val="005F72DF"/>
    <w:rsid w:val="005F7385"/>
    <w:rsid w:val="005F7572"/>
    <w:rsid w:val="005F77AE"/>
    <w:rsid w:val="005F791F"/>
    <w:rsid w:val="005F7CD1"/>
    <w:rsid w:val="00600067"/>
    <w:rsid w:val="0060014F"/>
    <w:rsid w:val="0060020F"/>
    <w:rsid w:val="0060044D"/>
    <w:rsid w:val="006004A8"/>
    <w:rsid w:val="006004E4"/>
    <w:rsid w:val="006005A0"/>
    <w:rsid w:val="006006B9"/>
    <w:rsid w:val="006009DD"/>
    <w:rsid w:val="00600A57"/>
    <w:rsid w:val="00600C54"/>
    <w:rsid w:val="00600D12"/>
    <w:rsid w:val="00600D47"/>
    <w:rsid w:val="00600DB9"/>
    <w:rsid w:val="00600DCF"/>
    <w:rsid w:val="00601030"/>
    <w:rsid w:val="0060108C"/>
    <w:rsid w:val="0060115D"/>
    <w:rsid w:val="006011E2"/>
    <w:rsid w:val="00601262"/>
    <w:rsid w:val="006015E0"/>
    <w:rsid w:val="006016A4"/>
    <w:rsid w:val="006018B9"/>
    <w:rsid w:val="006018C1"/>
    <w:rsid w:val="006018ED"/>
    <w:rsid w:val="006019DB"/>
    <w:rsid w:val="00602106"/>
    <w:rsid w:val="006021A5"/>
    <w:rsid w:val="006021DC"/>
    <w:rsid w:val="006021E2"/>
    <w:rsid w:val="0060236C"/>
    <w:rsid w:val="006026C5"/>
    <w:rsid w:val="006027C8"/>
    <w:rsid w:val="006027FA"/>
    <w:rsid w:val="00602A63"/>
    <w:rsid w:val="00602B48"/>
    <w:rsid w:val="00602BA0"/>
    <w:rsid w:val="00602CD1"/>
    <w:rsid w:val="00602F13"/>
    <w:rsid w:val="0060306B"/>
    <w:rsid w:val="006030FC"/>
    <w:rsid w:val="006031B7"/>
    <w:rsid w:val="006035C7"/>
    <w:rsid w:val="00603607"/>
    <w:rsid w:val="0060360E"/>
    <w:rsid w:val="0060376F"/>
    <w:rsid w:val="00603880"/>
    <w:rsid w:val="00603CB1"/>
    <w:rsid w:val="006043B8"/>
    <w:rsid w:val="006045A2"/>
    <w:rsid w:val="00604650"/>
    <w:rsid w:val="00604662"/>
    <w:rsid w:val="006046C9"/>
    <w:rsid w:val="006047B1"/>
    <w:rsid w:val="006048FA"/>
    <w:rsid w:val="00604B9A"/>
    <w:rsid w:val="00604D18"/>
    <w:rsid w:val="00604DE8"/>
    <w:rsid w:val="00604EDF"/>
    <w:rsid w:val="006053A6"/>
    <w:rsid w:val="00605490"/>
    <w:rsid w:val="00605590"/>
    <w:rsid w:val="0060566C"/>
    <w:rsid w:val="00605862"/>
    <w:rsid w:val="00605C70"/>
    <w:rsid w:val="00605D58"/>
    <w:rsid w:val="00605D87"/>
    <w:rsid w:val="00605E6A"/>
    <w:rsid w:val="0060616E"/>
    <w:rsid w:val="00606213"/>
    <w:rsid w:val="0060633B"/>
    <w:rsid w:val="006064AE"/>
    <w:rsid w:val="00606609"/>
    <w:rsid w:val="00606614"/>
    <w:rsid w:val="0060685E"/>
    <w:rsid w:val="00606AC6"/>
    <w:rsid w:val="00606B11"/>
    <w:rsid w:val="00606C61"/>
    <w:rsid w:val="00606CB7"/>
    <w:rsid w:val="00606E68"/>
    <w:rsid w:val="00606EAF"/>
    <w:rsid w:val="00606F06"/>
    <w:rsid w:val="00606FDE"/>
    <w:rsid w:val="00607005"/>
    <w:rsid w:val="0060709B"/>
    <w:rsid w:val="006070EA"/>
    <w:rsid w:val="0060729D"/>
    <w:rsid w:val="006072A7"/>
    <w:rsid w:val="006072BC"/>
    <w:rsid w:val="00607743"/>
    <w:rsid w:val="00607A48"/>
    <w:rsid w:val="00607DD9"/>
    <w:rsid w:val="006100D9"/>
    <w:rsid w:val="0061024F"/>
    <w:rsid w:val="0061030A"/>
    <w:rsid w:val="00610C12"/>
    <w:rsid w:val="00610F16"/>
    <w:rsid w:val="0061120D"/>
    <w:rsid w:val="0061129E"/>
    <w:rsid w:val="006113A6"/>
    <w:rsid w:val="00611447"/>
    <w:rsid w:val="00611498"/>
    <w:rsid w:val="006115FF"/>
    <w:rsid w:val="006116EF"/>
    <w:rsid w:val="0061171B"/>
    <w:rsid w:val="00611935"/>
    <w:rsid w:val="00611976"/>
    <w:rsid w:val="00611984"/>
    <w:rsid w:val="006119A1"/>
    <w:rsid w:val="00611B20"/>
    <w:rsid w:val="00611BA9"/>
    <w:rsid w:val="00611C85"/>
    <w:rsid w:val="00611E5D"/>
    <w:rsid w:val="0061203D"/>
    <w:rsid w:val="006125DF"/>
    <w:rsid w:val="00612601"/>
    <w:rsid w:val="00612673"/>
    <w:rsid w:val="006126DC"/>
    <w:rsid w:val="006127AD"/>
    <w:rsid w:val="0061298D"/>
    <w:rsid w:val="00612B50"/>
    <w:rsid w:val="00612D57"/>
    <w:rsid w:val="00612E59"/>
    <w:rsid w:val="00612F08"/>
    <w:rsid w:val="00612F34"/>
    <w:rsid w:val="00613143"/>
    <w:rsid w:val="0061316E"/>
    <w:rsid w:val="006133DF"/>
    <w:rsid w:val="0061358B"/>
    <w:rsid w:val="006136BD"/>
    <w:rsid w:val="00613903"/>
    <w:rsid w:val="0061396E"/>
    <w:rsid w:val="006139A9"/>
    <w:rsid w:val="00613A88"/>
    <w:rsid w:val="00613C7D"/>
    <w:rsid w:val="00613E58"/>
    <w:rsid w:val="00614140"/>
    <w:rsid w:val="006142D9"/>
    <w:rsid w:val="006144D3"/>
    <w:rsid w:val="00614BD4"/>
    <w:rsid w:val="00614E5F"/>
    <w:rsid w:val="00614E94"/>
    <w:rsid w:val="00614ED5"/>
    <w:rsid w:val="00615159"/>
    <w:rsid w:val="00615164"/>
    <w:rsid w:val="006153A4"/>
    <w:rsid w:val="006154B2"/>
    <w:rsid w:val="006154F3"/>
    <w:rsid w:val="00615635"/>
    <w:rsid w:val="006158DD"/>
    <w:rsid w:val="00615D78"/>
    <w:rsid w:val="00615F6D"/>
    <w:rsid w:val="006160FA"/>
    <w:rsid w:val="006161D9"/>
    <w:rsid w:val="0061625B"/>
    <w:rsid w:val="0061654C"/>
    <w:rsid w:val="006165E2"/>
    <w:rsid w:val="00616638"/>
    <w:rsid w:val="00616755"/>
    <w:rsid w:val="006167ED"/>
    <w:rsid w:val="00616A00"/>
    <w:rsid w:val="00616A3C"/>
    <w:rsid w:val="00616D16"/>
    <w:rsid w:val="00616D99"/>
    <w:rsid w:val="00616DFB"/>
    <w:rsid w:val="00616F88"/>
    <w:rsid w:val="00616FE5"/>
    <w:rsid w:val="0061709F"/>
    <w:rsid w:val="00617193"/>
    <w:rsid w:val="00617194"/>
    <w:rsid w:val="00617318"/>
    <w:rsid w:val="006173C8"/>
    <w:rsid w:val="00617651"/>
    <w:rsid w:val="0061766B"/>
    <w:rsid w:val="006176A9"/>
    <w:rsid w:val="0061782B"/>
    <w:rsid w:val="006178CD"/>
    <w:rsid w:val="00617A5B"/>
    <w:rsid w:val="00617AEC"/>
    <w:rsid w:val="00617BC4"/>
    <w:rsid w:val="00617D8A"/>
    <w:rsid w:val="00617F9C"/>
    <w:rsid w:val="006200C7"/>
    <w:rsid w:val="006201DD"/>
    <w:rsid w:val="0062029F"/>
    <w:rsid w:val="00620358"/>
    <w:rsid w:val="006205AB"/>
    <w:rsid w:val="00620627"/>
    <w:rsid w:val="006206B2"/>
    <w:rsid w:val="00620805"/>
    <w:rsid w:val="0062080E"/>
    <w:rsid w:val="00620868"/>
    <w:rsid w:val="006208A0"/>
    <w:rsid w:val="00620969"/>
    <w:rsid w:val="006209B4"/>
    <w:rsid w:val="006209DC"/>
    <w:rsid w:val="00620E73"/>
    <w:rsid w:val="00620F43"/>
    <w:rsid w:val="006210EE"/>
    <w:rsid w:val="006211BE"/>
    <w:rsid w:val="006212E2"/>
    <w:rsid w:val="006214D6"/>
    <w:rsid w:val="00621A09"/>
    <w:rsid w:val="00621A1D"/>
    <w:rsid w:val="00621B8F"/>
    <w:rsid w:val="00621D96"/>
    <w:rsid w:val="00621FDA"/>
    <w:rsid w:val="00622029"/>
    <w:rsid w:val="006220D7"/>
    <w:rsid w:val="00622172"/>
    <w:rsid w:val="00622206"/>
    <w:rsid w:val="006223F4"/>
    <w:rsid w:val="0062288E"/>
    <w:rsid w:val="006228E8"/>
    <w:rsid w:val="006228EF"/>
    <w:rsid w:val="00622981"/>
    <w:rsid w:val="006229E7"/>
    <w:rsid w:val="00622A6E"/>
    <w:rsid w:val="00622AFF"/>
    <w:rsid w:val="00622BE6"/>
    <w:rsid w:val="00622C0F"/>
    <w:rsid w:val="00622C25"/>
    <w:rsid w:val="00622D7D"/>
    <w:rsid w:val="00622DC5"/>
    <w:rsid w:val="00622E14"/>
    <w:rsid w:val="00622EC4"/>
    <w:rsid w:val="00622F5E"/>
    <w:rsid w:val="00622F9C"/>
    <w:rsid w:val="006233EA"/>
    <w:rsid w:val="006237F1"/>
    <w:rsid w:val="006238E0"/>
    <w:rsid w:val="006238E7"/>
    <w:rsid w:val="00623911"/>
    <w:rsid w:val="006239CE"/>
    <w:rsid w:val="006239E3"/>
    <w:rsid w:val="00623A8D"/>
    <w:rsid w:val="00623CD8"/>
    <w:rsid w:val="00623E19"/>
    <w:rsid w:val="00623E63"/>
    <w:rsid w:val="00623F78"/>
    <w:rsid w:val="006241D7"/>
    <w:rsid w:val="00624446"/>
    <w:rsid w:val="006244FD"/>
    <w:rsid w:val="00624537"/>
    <w:rsid w:val="00624616"/>
    <w:rsid w:val="00624805"/>
    <w:rsid w:val="00624981"/>
    <w:rsid w:val="00624B2C"/>
    <w:rsid w:val="00624C2E"/>
    <w:rsid w:val="00624C55"/>
    <w:rsid w:val="00624CCA"/>
    <w:rsid w:val="00624D44"/>
    <w:rsid w:val="00624F1D"/>
    <w:rsid w:val="00624F63"/>
    <w:rsid w:val="00625115"/>
    <w:rsid w:val="006252B3"/>
    <w:rsid w:val="00625448"/>
    <w:rsid w:val="00625599"/>
    <w:rsid w:val="006257B0"/>
    <w:rsid w:val="0062588D"/>
    <w:rsid w:val="00625A9A"/>
    <w:rsid w:val="00625B61"/>
    <w:rsid w:val="00625B84"/>
    <w:rsid w:val="00625C3D"/>
    <w:rsid w:val="00625CB2"/>
    <w:rsid w:val="00625CCC"/>
    <w:rsid w:val="006262EB"/>
    <w:rsid w:val="0062631C"/>
    <w:rsid w:val="00626562"/>
    <w:rsid w:val="00626668"/>
    <w:rsid w:val="00626917"/>
    <w:rsid w:val="00626A36"/>
    <w:rsid w:val="00626D48"/>
    <w:rsid w:val="00627090"/>
    <w:rsid w:val="0062715B"/>
    <w:rsid w:val="0062716D"/>
    <w:rsid w:val="006275DD"/>
    <w:rsid w:val="006277B0"/>
    <w:rsid w:val="006278C2"/>
    <w:rsid w:val="006279D9"/>
    <w:rsid w:val="00627A5F"/>
    <w:rsid w:val="00627B32"/>
    <w:rsid w:val="00627C3A"/>
    <w:rsid w:val="00627D32"/>
    <w:rsid w:val="00627FDB"/>
    <w:rsid w:val="006301C9"/>
    <w:rsid w:val="006304D5"/>
    <w:rsid w:val="006305A3"/>
    <w:rsid w:val="006307A1"/>
    <w:rsid w:val="00630838"/>
    <w:rsid w:val="0063090D"/>
    <w:rsid w:val="00630C11"/>
    <w:rsid w:val="00630D1B"/>
    <w:rsid w:val="00630E01"/>
    <w:rsid w:val="00630F9E"/>
    <w:rsid w:val="00631244"/>
    <w:rsid w:val="006312D0"/>
    <w:rsid w:val="006313A4"/>
    <w:rsid w:val="006313C7"/>
    <w:rsid w:val="0063142E"/>
    <w:rsid w:val="00631678"/>
    <w:rsid w:val="00631905"/>
    <w:rsid w:val="0063190B"/>
    <w:rsid w:val="0063228A"/>
    <w:rsid w:val="006324F0"/>
    <w:rsid w:val="00632558"/>
    <w:rsid w:val="0063259E"/>
    <w:rsid w:val="00632617"/>
    <w:rsid w:val="00632687"/>
    <w:rsid w:val="00632DDA"/>
    <w:rsid w:val="00632E5C"/>
    <w:rsid w:val="006332C7"/>
    <w:rsid w:val="00633330"/>
    <w:rsid w:val="0063349F"/>
    <w:rsid w:val="006335C4"/>
    <w:rsid w:val="0063387D"/>
    <w:rsid w:val="00633ABF"/>
    <w:rsid w:val="00633B34"/>
    <w:rsid w:val="00633E41"/>
    <w:rsid w:val="00633F16"/>
    <w:rsid w:val="00633FE0"/>
    <w:rsid w:val="00634065"/>
    <w:rsid w:val="006341FE"/>
    <w:rsid w:val="0063421C"/>
    <w:rsid w:val="00634371"/>
    <w:rsid w:val="006343D2"/>
    <w:rsid w:val="00634512"/>
    <w:rsid w:val="00634748"/>
    <w:rsid w:val="0063493A"/>
    <w:rsid w:val="00634ABA"/>
    <w:rsid w:val="00634B9C"/>
    <w:rsid w:val="00634BE0"/>
    <w:rsid w:val="00634C18"/>
    <w:rsid w:val="00634D08"/>
    <w:rsid w:val="00634E1F"/>
    <w:rsid w:val="00634FB0"/>
    <w:rsid w:val="006350B5"/>
    <w:rsid w:val="006350F0"/>
    <w:rsid w:val="00635233"/>
    <w:rsid w:val="00635402"/>
    <w:rsid w:val="0063558A"/>
    <w:rsid w:val="00635689"/>
    <w:rsid w:val="006357AC"/>
    <w:rsid w:val="0063580E"/>
    <w:rsid w:val="0063586B"/>
    <w:rsid w:val="006362A3"/>
    <w:rsid w:val="006367C6"/>
    <w:rsid w:val="00636A9C"/>
    <w:rsid w:val="00636BFD"/>
    <w:rsid w:val="00636D2C"/>
    <w:rsid w:val="00636DB5"/>
    <w:rsid w:val="0063710F"/>
    <w:rsid w:val="00637211"/>
    <w:rsid w:val="006372D6"/>
    <w:rsid w:val="006373FC"/>
    <w:rsid w:val="00637462"/>
    <w:rsid w:val="0063776E"/>
    <w:rsid w:val="00637894"/>
    <w:rsid w:val="0063789E"/>
    <w:rsid w:val="00637920"/>
    <w:rsid w:val="00637AD3"/>
    <w:rsid w:val="00637B07"/>
    <w:rsid w:val="00637EB7"/>
    <w:rsid w:val="0064021A"/>
    <w:rsid w:val="0064041E"/>
    <w:rsid w:val="0064043F"/>
    <w:rsid w:val="006407B8"/>
    <w:rsid w:val="006407E6"/>
    <w:rsid w:val="00640869"/>
    <w:rsid w:val="00640881"/>
    <w:rsid w:val="006409B8"/>
    <w:rsid w:val="00640A53"/>
    <w:rsid w:val="00640AD4"/>
    <w:rsid w:val="00640CCC"/>
    <w:rsid w:val="00640CDB"/>
    <w:rsid w:val="00640DD5"/>
    <w:rsid w:val="00640FA6"/>
    <w:rsid w:val="006411B1"/>
    <w:rsid w:val="006415DA"/>
    <w:rsid w:val="006415E4"/>
    <w:rsid w:val="00641795"/>
    <w:rsid w:val="00641B1C"/>
    <w:rsid w:val="00641B1F"/>
    <w:rsid w:val="00641B6E"/>
    <w:rsid w:val="00641C7C"/>
    <w:rsid w:val="00641CB7"/>
    <w:rsid w:val="00641F54"/>
    <w:rsid w:val="00642016"/>
    <w:rsid w:val="006420B9"/>
    <w:rsid w:val="00642240"/>
    <w:rsid w:val="0064271F"/>
    <w:rsid w:val="00642944"/>
    <w:rsid w:val="00642A97"/>
    <w:rsid w:val="00642B3D"/>
    <w:rsid w:val="00642C7B"/>
    <w:rsid w:val="00642CA0"/>
    <w:rsid w:val="00642CAC"/>
    <w:rsid w:val="00642E95"/>
    <w:rsid w:val="0064310A"/>
    <w:rsid w:val="00643183"/>
    <w:rsid w:val="006431B3"/>
    <w:rsid w:val="006432BC"/>
    <w:rsid w:val="0064349A"/>
    <w:rsid w:val="00643568"/>
    <w:rsid w:val="0064357B"/>
    <w:rsid w:val="00643740"/>
    <w:rsid w:val="00643AE1"/>
    <w:rsid w:val="00643AED"/>
    <w:rsid w:val="00643B6C"/>
    <w:rsid w:val="00643D75"/>
    <w:rsid w:val="00643E98"/>
    <w:rsid w:val="0064414F"/>
    <w:rsid w:val="006441F6"/>
    <w:rsid w:val="0064425A"/>
    <w:rsid w:val="00644564"/>
    <w:rsid w:val="00644644"/>
    <w:rsid w:val="00644C4F"/>
    <w:rsid w:val="00645092"/>
    <w:rsid w:val="0064515D"/>
    <w:rsid w:val="006451D8"/>
    <w:rsid w:val="006455E7"/>
    <w:rsid w:val="00645600"/>
    <w:rsid w:val="006457ED"/>
    <w:rsid w:val="006458D0"/>
    <w:rsid w:val="00645983"/>
    <w:rsid w:val="00645CA8"/>
    <w:rsid w:val="00645DCF"/>
    <w:rsid w:val="00645DF2"/>
    <w:rsid w:val="006460F8"/>
    <w:rsid w:val="00646126"/>
    <w:rsid w:val="0064623B"/>
    <w:rsid w:val="006462AF"/>
    <w:rsid w:val="00646388"/>
    <w:rsid w:val="00646659"/>
    <w:rsid w:val="006466E9"/>
    <w:rsid w:val="00646759"/>
    <w:rsid w:val="00646930"/>
    <w:rsid w:val="00646936"/>
    <w:rsid w:val="00646951"/>
    <w:rsid w:val="00646A09"/>
    <w:rsid w:val="00646B1C"/>
    <w:rsid w:val="00646FCA"/>
    <w:rsid w:val="006470DD"/>
    <w:rsid w:val="00647221"/>
    <w:rsid w:val="0064723F"/>
    <w:rsid w:val="0064739B"/>
    <w:rsid w:val="006474C6"/>
    <w:rsid w:val="0064791D"/>
    <w:rsid w:val="00647C21"/>
    <w:rsid w:val="00647C7B"/>
    <w:rsid w:val="00647CD8"/>
    <w:rsid w:val="00647D58"/>
    <w:rsid w:val="00647D6B"/>
    <w:rsid w:val="00647FE5"/>
    <w:rsid w:val="006500F8"/>
    <w:rsid w:val="00650562"/>
    <w:rsid w:val="006505D6"/>
    <w:rsid w:val="00650873"/>
    <w:rsid w:val="006509CB"/>
    <w:rsid w:val="00650B36"/>
    <w:rsid w:val="00650CDF"/>
    <w:rsid w:val="00650D08"/>
    <w:rsid w:val="00650D82"/>
    <w:rsid w:val="00650D95"/>
    <w:rsid w:val="00650DC5"/>
    <w:rsid w:val="00650F23"/>
    <w:rsid w:val="006513FB"/>
    <w:rsid w:val="006514B2"/>
    <w:rsid w:val="0065152F"/>
    <w:rsid w:val="00651635"/>
    <w:rsid w:val="00651990"/>
    <w:rsid w:val="00651AC5"/>
    <w:rsid w:val="00651AFE"/>
    <w:rsid w:val="00651B1E"/>
    <w:rsid w:val="00651E40"/>
    <w:rsid w:val="00651EB5"/>
    <w:rsid w:val="00651F03"/>
    <w:rsid w:val="006520C3"/>
    <w:rsid w:val="00652464"/>
    <w:rsid w:val="00652571"/>
    <w:rsid w:val="00652602"/>
    <w:rsid w:val="00652684"/>
    <w:rsid w:val="006528B8"/>
    <w:rsid w:val="00652A5A"/>
    <w:rsid w:val="00652A84"/>
    <w:rsid w:val="00652B38"/>
    <w:rsid w:val="00652C10"/>
    <w:rsid w:val="00652E11"/>
    <w:rsid w:val="00652E1A"/>
    <w:rsid w:val="00652ED8"/>
    <w:rsid w:val="0065312C"/>
    <w:rsid w:val="006531BD"/>
    <w:rsid w:val="006531D3"/>
    <w:rsid w:val="006532AB"/>
    <w:rsid w:val="0065336E"/>
    <w:rsid w:val="0065357A"/>
    <w:rsid w:val="006537AA"/>
    <w:rsid w:val="00653881"/>
    <w:rsid w:val="006538D6"/>
    <w:rsid w:val="0065398C"/>
    <w:rsid w:val="00653A0B"/>
    <w:rsid w:val="00653BFC"/>
    <w:rsid w:val="00653CF8"/>
    <w:rsid w:val="00653E20"/>
    <w:rsid w:val="00653E6A"/>
    <w:rsid w:val="00653E9C"/>
    <w:rsid w:val="00653F64"/>
    <w:rsid w:val="00653F91"/>
    <w:rsid w:val="00654182"/>
    <w:rsid w:val="0065439D"/>
    <w:rsid w:val="00654589"/>
    <w:rsid w:val="00654755"/>
    <w:rsid w:val="006548B2"/>
    <w:rsid w:val="006548E4"/>
    <w:rsid w:val="0065490D"/>
    <w:rsid w:val="00654A2E"/>
    <w:rsid w:val="00654D30"/>
    <w:rsid w:val="0065510A"/>
    <w:rsid w:val="006552F2"/>
    <w:rsid w:val="0065582C"/>
    <w:rsid w:val="00655E47"/>
    <w:rsid w:val="00655E48"/>
    <w:rsid w:val="00655E94"/>
    <w:rsid w:val="00655F9E"/>
    <w:rsid w:val="00656120"/>
    <w:rsid w:val="00656195"/>
    <w:rsid w:val="006561AD"/>
    <w:rsid w:val="006564C8"/>
    <w:rsid w:val="00656667"/>
    <w:rsid w:val="006566AB"/>
    <w:rsid w:val="006567A1"/>
    <w:rsid w:val="006567C5"/>
    <w:rsid w:val="006567EF"/>
    <w:rsid w:val="00656844"/>
    <w:rsid w:val="00656BC9"/>
    <w:rsid w:val="00656BFD"/>
    <w:rsid w:val="00656E2C"/>
    <w:rsid w:val="00656EBE"/>
    <w:rsid w:val="00656FFC"/>
    <w:rsid w:val="00657147"/>
    <w:rsid w:val="00657381"/>
    <w:rsid w:val="0065765E"/>
    <w:rsid w:val="0065770A"/>
    <w:rsid w:val="00657847"/>
    <w:rsid w:val="006579EF"/>
    <w:rsid w:val="00657A64"/>
    <w:rsid w:val="00657B29"/>
    <w:rsid w:val="00657C0D"/>
    <w:rsid w:val="00657C12"/>
    <w:rsid w:val="00657C1F"/>
    <w:rsid w:val="00657D05"/>
    <w:rsid w:val="00657DCC"/>
    <w:rsid w:val="006601A8"/>
    <w:rsid w:val="00660227"/>
    <w:rsid w:val="0066039E"/>
    <w:rsid w:val="0066047D"/>
    <w:rsid w:val="00660830"/>
    <w:rsid w:val="00660994"/>
    <w:rsid w:val="00660AE9"/>
    <w:rsid w:val="00660BEA"/>
    <w:rsid w:val="00660CBC"/>
    <w:rsid w:val="00660D44"/>
    <w:rsid w:val="00660DDC"/>
    <w:rsid w:val="00660EEB"/>
    <w:rsid w:val="006613D4"/>
    <w:rsid w:val="00661505"/>
    <w:rsid w:val="0066171B"/>
    <w:rsid w:val="0066194F"/>
    <w:rsid w:val="006619C9"/>
    <w:rsid w:val="00661A8F"/>
    <w:rsid w:val="00661C0B"/>
    <w:rsid w:val="00661CF1"/>
    <w:rsid w:val="00661D48"/>
    <w:rsid w:val="00661D86"/>
    <w:rsid w:val="00661E62"/>
    <w:rsid w:val="00661F20"/>
    <w:rsid w:val="00661F9B"/>
    <w:rsid w:val="0066201F"/>
    <w:rsid w:val="006621F8"/>
    <w:rsid w:val="00662210"/>
    <w:rsid w:val="0066231B"/>
    <w:rsid w:val="006623BD"/>
    <w:rsid w:val="006627B2"/>
    <w:rsid w:val="00662979"/>
    <w:rsid w:val="006629D5"/>
    <w:rsid w:val="00662BC1"/>
    <w:rsid w:val="00662C7D"/>
    <w:rsid w:val="00662CBF"/>
    <w:rsid w:val="00662DB2"/>
    <w:rsid w:val="00662E04"/>
    <w:rsid w:val="00662ED3"/>
    <w:rsid w:val="00663156"/>
    <w:rsid w:val="0066322A"/>
    <w:rsid w:val="00663337"/>
    <w:rsid w:val="00663350"/>
    <w:rsid w:val="006635A7"/>
    <w:rsid w:val="00663AD4"/>
    <w:rsid w:val="00663BCB"/>
    <w:rsid w:val="00663C15"/>
    <w:rsid w:val="00663EEE"/>
    <w:rsid w:val="006640CD"/>
    <w:rsid w:val="00664134"/>
    <w:rsid w:val="00664214"/>
    <w:rsid w:val="0066438D"/>
    <w:rsid w:val="006643A8"/>
    <w:rsid w:val="006644AD"/>
    <w:rsid w:val="0066473E"/>
    <w:rsid w:val="00664822"/>
    <w:rsid w:val="00664A33"/>
    <w:rsid w:val="00664A9D"/>
    <w:rsid w:val="00664AE2"/>
    <w:rsid w:val="00664CDD"/>
    <w:rsid w:val="00664DFC"/>
    <w:rsid w:val="00665222"/>
    <w:rsid w:val="00665294"/>
    <w:rsid w:val="006653AA"/>
    <w:rsid w:val="0066540F"/>
    <w:rsid w:val="00665649"/>
    <w:rsid w:val="00665A9A"/>
    <w:rsid w:val="00665BDB"/>
    <w:rsid w:val="00665E64"/>
    <w:rsid w:val="00665FD4"/>
    <w:rsid w:val="00666067"/>
    <w:rsid w:val="00666177"/>
    <w:rsid w:val="006665B2"/>
    <w:rsid w:val="00666685"/>
    <w:rsid w:val="00666779"/>
    <w:rsid w:val="006668E6"/>
    <w:rsid w:val="00666C4D"/>
    <w:rsid w:val="00666ED3"/>
    <w:rsid w:val="006671D1"/>
    <w:rsid w:val="00667364"/>
    <w:rsid w:val="0066743F"/>
    <w:rsid w:val="0066745E"/>
    <w:rsid w:val="006674C2"/>
    <w:rsid w:val="006675E3"/>
    <w:rsid w:val="00667685"/>
    <w:rsid w:val="00667979"/>
    <w:rsid w:val="00667AF7"/>
    <w:rsid w:val="00667B73"/>
    <w:rsid w:val="00667B74"/>
    <w:rsid w:val="00667C48"/>
    <w:rsid w:val="00667CB1"/>
    <w:rsid w:val="00667CF9"/>
    <w:rsid w:val="00667D8A"/>
    <w:rsid w:val="00667EC9"/>
    <w:rsid w:val="00667FBF"/>
    <w:rsid w:val="0067000A"/>
    <w:rsid w:val="006702BF"/>
    <w:rsid w:val="006702EB"/>
    <w:rsid w:val="006703BC"/>
    <w:rsid w:val="006705AB"/>
    <w:rsid w:val="006706E3"/>
    <w:rsid w:val="00670723"/>
    <w:rsid w:val="00670B01"/>
    <w:rsid w:val="00670EE2"/>
    <w:rsid w:val="00671079"/>
    <w:rsid w:val="00671192"/>
    <w:rsid w:val="0067127E"/>
    <w:rsid w:val="006712D7"/>
    <w:rsid w:val="0067134A"/>
    <w:rsid w:val="006714FF"/>
    <w:rsid w:val="0067180E"/>
    <w:rsid w:val="00671839"/>
    <w:rsid w:val="006719C5"/>
    <w:rsid w:val="00671A78"/>
    <w:rsid w:val="00671AA8"/>
    <w:rsid w:val="00671CA7"/>
    <w:rsid w:val="00671DCD"/>
    <w:rsid w:val="00672217"/>
    <w:rsid w:val="006722CA"/>
    <w:rsid w:val="006723AB"/>
    <w:rsid w:val="006724B9"/>
    <w:rsid w:val="0067255F"/>
    <w:rsid w:val="00672619"/>
    <w:rsid w:val="00672620"/>
    <w:rsid w:val="00672711"/>
    <w:rsid w:val="00672739"/>
    <w:rsid w:val="0067277C"/>
    <w:rsid w:val="00672946"/>
    <w:rsid w:val="00672B26"/>
    <w:rsid w:val="00672B89"/>
    <w:rsid w:val="00672C23"/>
    <w:rsid w:val="00672C6D"/>
    <w:rsid w:val="00672E6D"/>
    <w:rsid w:val="00672FA4"/>
    <w:rsid w:val="006730EA"/>
    <w:rsid w:val="0067342A"/>
    <w:rsid w:val="00673431"/>
    <w:rsid w:val="0067344C"/>
    <w:rsid w:val="00673807"/>
    <w:rsid w:val="00673AAD"/>
    <w:rsid w:val="00673C56"/>
    <w:rsid w:val="00673EC2"/>
    <w:rsid w:val="006741E4"/>
    <w:rsid w:val="006742B3"/>
    <w:rsid w:val="006742DF"/>
    <w:rsid w:val="006742E7"/>
    <w:rsid w:val="0067479E"/>
    <w:rsid w:val="006748BB"/>
    <w:rsid w:val="00674984"/>
    <w:rsid w:val="0067499A"/>
    <w:rsid w:val="00674A69"/>
    <w:rsid w:val="00674B12"/>
    <w:rsid w:val="00674CD2"/>
    <w:rsid w:val="00674DC2"/>
    <w:rsid w:val="00674F45"/>
    <w:rsid w:val="00674FB8"/>
    <w:rsid w:val="0067501B"/>
    <w:rsid w:val="006750E9"/>
    <w:rsid w:val="0067514E"/>
    <w:rsid w:val="00675157"/>
    <w:rsid w:val="00675204"/>
    <w:rsid w:val="00675233"/>
    <w:rsid w:val="00675376"/>
    <w:rsid w:val="0067539B"/>
    <w:rsid w:val="006754E6"/>
    <w:rsid w:val="0067595D"/>
    <w:rsid w:val="006759C3"/>
    <w:rsid w:val="00675A36"/>
    <w:rsid w:val="00675DB0"/>
    <w:rsid w:val="00675E26"/>
    <w:rsid w:val="00675F18"/>
    <w:rsid w:val="00675F24"/>
    <w:rsid w:val="00676065"/>
    <w:rsid w:val="0067614C"/>
    <w:rsid w:val="006761BC"/>
    <w:rsid w:val="006761C9"/>
    <w:rsid w:val="00676315"/>
    <w:rsid w:val="0067631D"/>
    <w:rsid w:val="00676767"/>
    <w:rsid w:val="00676802"/>
    <w:rsid w:val="00676A4B"/>
    <w:rsid w:val="00676D3A"/>
    <w:rsid w:val="00676D42"/>
    <w:rsid w:val="00676DEB"/>
    <w:rsid w:val="00676E96"/>
    <w:rsid w:val="0067707B"/>
    <w:rsid w:val="0067718E"/>
    <w:rsid w:val="00677325"/>
    <w:rsid w:val="0067771E"/>
    <w:rsid w:val="00677995"/>
    <w:rsid w:val="00677B3E"/>
    <w:rsid w:val="00677B4C"/>
    <w:rsid w:val="00677B8F"/>
    <w:rsid w:val="00677D2F"/>
    <w:rsid w:val="00677D85"/>
    <w:rsid w:val="00677FEE"/>
    <w:rsid w:val="006801C3"/>
    <w:rsid w:val="0068037B"/>
    <w:rsid w:val="006804E8"/>
    <w:rsid w:val="00680548"/>
    <w:rsid w:val="00680570"/>
    <w:rsid w:val="00680700"/>
    <w:rsid w:val="00680795"/>
    <w:rsid w:val="00680959"/>
    <w:rsid w:val="00680AC3"/>
    <w:rsid w:val="00680C88"/>
    <w:rsid w:val="00680E2B"/>
    <w:rsid w:val="00680E91"/>
    <w:rsid w:val="00680FEF"/>
    <w:rsid w:val="006810A6"/>
    <w:rsid w:val="006810C9"/>
    <w:rsid w:val="006813D0"/>
    <w:rsid w:val="00681759"/>
    <w:rsid w:val="00681792"/>
    <w:rsid w:val="00681BC5"/>
    <w:rsid w:val="00681E7A"/>
    <w:rsid w:val="00681EB2"/>
    <w:rsid w:val="00681F04"/>
    <w:rsid w:val="0068221F"/>
    <w:rsid w:val="00682274"/>
    <w:rsid w:val="00682542"/>
    <w:rsid w:val="00682688"/>
    <w:rsid w:val="00682847"/>
    <w:rsid w:val="00682B2E"/>
    <w:rsid w:val="00682E68"/>
    <w:rsid w:val="00682F42"/>
    <w:rsid w:val="00683292"/>
    <w:rsid w:val="006832DB"/>
    <w:rsid w:val="00683331"/>
    <w:rsid w:val="006835C5"/>
    <w:rsid w:val="006836EB"/>
    <w:rsid w:val="006838B6"/>
    <w:rsid w:val="006838FB"/>
    <w:rsid w:val="0068395C"/>
    <w:rsid w:val="00683A02"/>
    <w:rsid w:val="00683C46"/>
    <w:rsid w:val="00683F73"/>
    <w:rsid w:val="006840D0"/>
    <w:rsid w:val="006840F0"/>
    <w:rsid w:val="006841FE"/>
    <w:rsid w:val="00684278"/>
    <w:rsid w:val="006842B2"/>
    <w:rsid w:val="006844FF"/>
    <w:rsid w:val="00684647"/>
    <w:rsid w:val="0068481A"/>
    <w:rsid w:val="0068481E"/>
    <w:rsid w:val="006849DA"/>
    <w:rsid w:val="00684B9A"/>
    <w:rsid w:val="00684D15"/>
    <w:rsid w:val="00685028"/>
    <w:rsid w:val="006851AA"/>
    <w:rsid w:val="0068537F"/>
    <w:rsid w:val="006853F5"/>
    <w:rsid w:val="0068564B"/>
    <w:rsid w:val="00685B97"/>
    <w:rsid w:val="00685D55"/>
    <w:rsid w:val="00685D8D"/>
    <w:rsid w:val="00685DE6"/>
    <w:rsid w:val="00685E8C"/>
    <w:rsid w:val="006861F9"/>
    <w:rsid w:val="006868F5"/>
    <w:rsid w:val="00686F22"/>
    <w:rsid w:val="00686F33"/>
    <w:rsid w:val="0068714B"/>
    <w:rsid w:val="006871CC"/>
    <w:rsid w:val="006871F9"/>
    <w:rsid w:val="006872C7"/>
    <w:rsid w:val="006872D7"/>
    <w:rsid w:val="00687305"/>
    <w:rsid w:val="0068737D"/>
    <w:rsid w:val="006873E1"/>
    <w:rsid w:val="006874A4"/>
    <w:rsid w:val="006874FC"/>
    <w:rsid w:val="00687639"/>
    <w:rsid w:val="00687884"/>
    <w:rsid w:val="00687935"/>
    <w:rsid w:val="00687C40"/>
    <w:rsid w:val="00687C4A"/>
    <w:rsid w:val="00687C61"/>
    <w:rsid w:val="00687C9A"/>
    <w:rsid w:val="00687CD6"/>
    <w:rsid w:val="0069009C"/>
    <w:rsid w:val="006903FA"/>
    <w:rsid w:val="0069043E"/>
    <w:rsid w:val="006905CB"/>
    <w:rsid w:val="00690802"/>
    <w:rsid w:val="006908F5"/>
    <w:rsid w:val="00690B2E"/>
    <w:rsid w:val="0069146F"/>
    <w:rsid w:val="006917EA"/>
    <w:rsid w:val="00691AA8"/>
    <w:rsid w:val="00691CAA"/>
    <w:rsid w:val="00691CE0"/>
    <w:rsid w:val="00691E2D"/>
    <w:rsid w:val="00691F33"/>
    <w:rsid w:val="0069206E"/>
    <w:rsid w:val="00692080"/>
    <w:rsid w:val="00692098"/>
    <w:rsid w:val="0069216E"/>
    <w:rsid w:val="00692469"/>
    <w:rsid w:val="006926A7"/>
    <w:rsid w:val="00692921"/>
    <w:rsid w:val="00692974"/>
    <w:rsid w:val="006929D7"/>
    <w:rsid w:val="00692A0C"/>
    <w:rsid w:val="00692BFA"/>
    <w:rsid w:val="00692D4E"/>
    <w:rsid w:val="00692DAA"/>
    <w:rsid w:val="0069300F"/>
    <w:rsid w:val="0069303E"/>
    <w:rsid w:val="0069313A"/>
    <w:rsid w:val="00693816"/>
    <w:rsid w:val="00693871"/>
    <w:rsid w:val="00693887"/>
    <w:rsid w:val="0069388D"/>
    <w:rsid w:val="00693E36"/>
    <w:rsid w:val="00694056"/>
    <w:rsid w:val="00694081"/>
    <w:rsid w:val="0069415A"/>
    <w:rsid w:val="00694653"/>
    <w:rsid w:val="0069490B"/>
    <w:rsid w:val="00694994"/>
    <w:rsid w:val="00694AF2"/>
    <w:rsid w:val="00694E0D"/>
    <w:rsid w:val="00694E1A"/>
    <w:rsid w:val="00694E20"/>
    <w:rsid w:val="006953B3"/>
    <w:rsid w:val="006953D0"/>
    <w:rsid w:val="006953DC"/>
    <w:rsid w:val="00695865"/>
    <w:rsid w:val="006958BB"/>
    <w:rsid w:val="006958F8"/>
    <w:rsid w:val="0069595B"/>
    <w:rsid w:val="00695CFE"/>
    <w:rsid w:val="00695EFD"/>
    <w:rsid w:val="00695F5F"/>
    <w:rsid w:val="00696052"/>
    <w:rsid w:val="00696286"/>
    <w:rsid w:val="0069646C"/>
    <w:rsid w:val="00696533"/>
    <w:rsid w:val="0069664F"/>
    <w:rsid w:val="00696AB3"/>
    <w:rsid w:val="00696C85"/>
    <w:rsid w:val="00696CA1"/>
    <w:rsid w:val="00696CE0"/>
    <w:rsid w:val="00696E98"/>
    <w:rsid w:val="00696F76"/>
    <w:rsid w:val="00697330"/>
    <w:rsid w:val="00697430"/>
    <w:rsid w:val="0069776E"/>
    <w:rsid w:val="006978E7"/>
    <w:rsid w:val="00697AAA"/>
    <w:rsid w:val="00697DA0"/>
    <w:rsid w:val="00697E95"/>
    <w:rsid w:val="006A009B"/>
    <w:rsid w:val="006A0131"/>
    <w:rsid w:val="006A016B"/>
    <w:rsid w:val="006A052F"/>
    <w:rsid w:val="006A0759"/>
    <w:rsid w:val="006A0BD9"/>
    <w:rsid w:val="006A0E42"/>
    <w:rsid w:val="006A0EE1"/>
    <w:rsid w:val="006A1167"/>
    <w:rsid w:val="006A117C"/>
    <w:rsid w:val="006A15A0"/>
    <w:rsid w:val="006A1624"/>
    <w:rsid w:val="006A16B6"/>
    <w:rsid w:val="006A1AAA"/>
    <w:rsid w:val="006A1AFB"/>
    <w:rsid w:val="006A1B59"/>
    <w:rsid w:val="006A1CA9"/>
    <w:rsid w:val="006A1CEA"/>
    <w:rsid w:val="006A1D10"/>
    <w:rsid w:val="006A1D99"/>
    <w:rsid w:val="006A1E8D"/>
    <w:rsid w:val="006A2269"/>
    <w:rsid w:val="006A23CA"/>
    <w:rsid w:val="006A26C8"/>
    <w:rsid w:val="006A28BE"/>
    <w:rsid w:val="006A2AAC"/>
    <w:rsid w:val="006A2ABC"/>
    <w:rsid w:val="006A2B5D"/>
    <w:rsid w:val="006A2E1A"/>
    <w:rsid w:val="006A3034"/>
    <w:rsid w:val="006A3119"/>
    <w:rsid w:val="006A31C2"/>
    <w:rsid w:val="006A31CF"/>
    <w:rsid w:val="006A3728"/>
    <w:rsid w:val="006A37AC"/>
    <w:rsid w:val="006A387D"/>
    <w:rsid w:val="006A3A6E"/>
    <w:rsid w:val="006A3ABB"/>
    <w:rsid w:val="006A3B25"/>
    <w:rsid w:val="006A3BF2"/>
    <w:rsid w:val="006A3D9C"/>
    <w:rsid w:val="006A3F26"/>
    <w:rsid w:val="006A415C"/>
    <w:rsid w:val="006A4498"/>
    <w:rsid w:val="006A4647"/>
    <w:rsid w:val="006A4710"/>
    <w:rsid w:val="006A47C8"/>
    <w:rsid w:val="006A47E3"/>
    <w:rsid w:val="006A4C2F"/>
    <w:rsid w:val="006A4C39"/>
    <w:rsid w:val="006A4DB6"/>
    <w:rsid w:val="006A5103"/>
    <w:rsid w:val="006A5275"/>
    <w:rsid w:val="006A53DE"/>
    <w:rsid w:val="006A55DF"/>
    <w:rsid w:val="006A59E3"/>
    <w:rsid w:val="006A5B3A"/>
    <w:rsid w:val="006A5B59"/>
    <w:rsid w:val="006A5C22"/>
    <w:rsid w:val="006A5DBE"/>
    <w:rsid w:val="006A5E64"/>
    <w:rsid w:val="006A5E74"/>
    <w:rsid w:val="006A600D"/>
    <w:rsid w:val="006A6128"/>
    <w:rsid w:val="006A6256"/>
    <w:rsid w:val="006A63CE"/>
    <w:rsid w:val="006A6507"/>
    <w:rsid w:val="006A6728"/>
    <w:rsid w:val="006A67F6"/>
    <w:rsid w:val="006A687B"/>
    <w:rsid w:val="006A69D4"/>
    <w:rsid w:val="006A6B00"/>
    <w:rsid w:val="006A6C4A"/>
    <w:rsid w:val="006A6D69"/>
    <w:rsid w:val="006A6DAE"/>
    <w:rsid w:val="006A6EF3"/>
    <w:rsid w:val="006A7000"/>
    <w:rsid w:val="006A71B2"/>
    <w:rsid w:val="006A73A7"/>
    <w:rsid w:val="006A745F"/>
    <w:rsid w:val="006A7463"/>
    <w:rsid w:val="006A74EF"/>
    <w:rsid w:val="006A77A8"/>
    <w:rsid w:val="006A7815"/>
    <w:rsid w:val="006A78D3"/>
    <w:rsid w:val="006A7933"/>
    <w:rsid w:val="006A7C7A"/>
    <w:rsid w:val="006A7FCB"/>
    <w:rsid w:val="006B00E0"/>
    <w:rsid w:val="006B0123"/>
    <w:rsid w:val="006B016A"/>
    <w:rsid w:val="006B016F"/>
    <w:rsid w:val="006B018D"/>
    <w:rsid w:val="006B0327"/>
    <w:rsid w:val="006B03F8"/>
    <w:rsid w:val="006B043E"/>
    <w:rsid w:val="006B048B"/>
    <w:rsid w:val="006B064D"/>
    <w:rsid w:val="006B065B"/>
    <w:rsid w:val="006B0784"/>
    <w:rsid w:val="006B0C1E"/>
    <w:rsid w:val="006B0CCC"/>
    <w:rsid w:val="006B0D9C"/>
    <w:rsid w:val="006B1062"/>
    <w:rsid w:val="006B170A"/>
    <w:rsid w:val="006B1858"/>
    <w:rsid w:val="006B1992"/>
    <w:rsid w:val="006B1B0A"/>
    <w:rsid w:val="006B1B48"/>
    <w:rsid w:val="006B2121"/>
    <w:rsid w:val="006B2365"/>
    <w:rsid w:val="006B2378"/>
    <w:rsid w:val="006B2608"/>
    <w:rsid w:val="006B26ED"/>
    <w:rsid w:val="006B28EC"/>
    <w:rsid w:val="006B2EDA"/>
    <w:rsid w:val="006B2F86"/>
    <w:rsid w:val="006B32F5"/>
    <w:rsid w:val="006B338B"/>
    <w:rsid w:val="006B3681"/>
    <w:rsid w:val="006B38AB"/>
    <w:rsid w:val="006B38E3"/>
    <w:rsid w:val="006B3B32"/>
    <w:rsid w:val="006B3B60"/>
    <w:rsid w:val="006B3D34"/>
    <w:rsid w:val="006B3DF2"/>
    <w:rsid w:val="006B3EC3"/>
    <w:rsid w:val="006B4155"/>
    <w:rsid w:val="006B457D"/>
    <w:rsid w:val="006B4817"/>
    <w:rsid w:val="006B498B"/>
    <w:rsid w:val="006B499D"/>
    <w:rsid w:val="006B4B81"/>
    <w:rsid w:val="006B4DEA"/>
    <w:rsid w:val="006B4F34"/>
    <w:rsid w:val="006B4F55"/>
    <w:rsid w:val="006B5127"/>
    <w:rsid w:val="006B5134"/>
    <w:rsid w:val="006B51A0"/>
    <w:rsid w:val="006B52E8"/>
    <w:rsid w:val="006B5333"/>
    <w:rsid w:val="006B53D5"/>
    <w:rsid w:val="006B5455"/>
    <w:rsid w:val="006B5568"/>
    <w:rsid w:val="006B5710"/>
    <w:rsid w:val="006B5898"/>
    <w:rsid w:val="006B593E"/>
    <w:rsid w:val="006B5AD0"/>
    <w:rsid w:val="006B5B16"/>
    <w:rsid w:val="006B5C0E"/>
    <w:rsid w:val="006B624F"/>
    <w:rsid w:val="006B6672"/>
    <w:rsid w:val="006B6825"/>
    <w:rsid w:val="006B68B3"/>
    <w:rsid w:val="006B69EC"/>
    <w:rsid w:val="006B6D38"/>
    <w:rsid w:val="006B6D8E"/>
    <w:rsid w:val="006B6DC8"/>
    <w:rsid w:val="006B6EB3"/>
    <w:rsid w:val="006B6F80"/>
    <w:rsid w:val="006B718C"/>
    <w:rsid w:val="006B72B1"/>
    <w:rsid w:val="006B72CD"/>
    <w:rsid w:val="006B7331"/>
    <w:rsid w:val="006B7363"/>
    <w:rsid w:val="006B761E"/>
    <w:rsid w:val="006B7710"/>
    <w:rsid w:val="006B796A"/>
    <w:rsid w:val="006B7BEB"/>
    <w:rsid w:val="006B7C02"/>
    <w:rsid w:val="006B7C2D"/>
    <w:rsid w:val="006B7DDC"/>
    <w:rsid w:val="006C0165"/>
    <w:rsid w:val="006C0182"/>
    <w:rsid w:val="006C0532"/>
    <w:rsid w:val="006C060C"/>
    <w:rsid w:val="006C068A"/>
    <w:rsid w:val="006C09C5"/>
    <w:rsid w:val="006C0A83"/>
    <w:rsid w:val="006C0B53"/>
    <w:rsid w:val="006C0B5A"/>
    <w:rsid w:val="006C0E9C"/>
    <w:rsid w:val="006C1012"/>
    <w:rsid w:val="006C1109"/>
    <w:rsid w:val="006C13F1"/>
    <w:rsid w:val="006C1435"/>
    <w:rsid w:val="006C14A6"/>
    <w:rsid w:val="006C15E2"/>
    <w:rsid w:val="006C166D"/>
    <w:rsid w:val="006C17E1"/>
    <w:rsid w:val="006C18E3"/>
    <w:rsid w:val="006C199C"/>
    <w:rsid w:val="006C1A6B"/>
    <w:rsid w:val="006C1A8F"/>
    <w:rsid w:val="006C1AC1"/>
    <w:rsid w:val="006C1ACB"/>
    <w:rsid w:val="006C1ADE"/>
    <w:rsid w:val="006C1D68"/>
    <w:rsid w:val="006C1F55"/>
    <w:rsid w:val="006C24F5"/>
    <w:rsid w:val="006C2513"/>
    <w:rsid w:val="006C2636"/>
    <w:rsid w:val="006C2656"/>
    <w:rsid w:val="006C270C"/>
    <w:rsid w:val="006C2FA5"/>
    <w:rsid w:val="006C327A"/>
    <w:rsid w:val="006C374F"/>
    <w:rsid w:val="006C3A61"/>
    <w:rsid w:val="006C3A8E"/>
    <w:rsid w:val="006C3B7A"/>
    <w:rsid w:val="006C3EC7"/>
    <w:rsid w:val="006C3EDA"/>
    <w:rsid w:val="006C40C2"/>
    <w:rsid w:val="006C438E"/>
    <w:rsid w:val="006C461E"/>
    <w:rsid w:val="006C466B"/>
    <w:rsid w:val="006C4854"/>
    <w:rsid w:val="006C49B1"/>
    <w:rsid w:val="006C4A9E"/>
    <w:rsid w:val="006C4B6A"/>
    <w:rsid w:val="006C4F1C"/>
    <w:rsid w:val="006C53B3"/>
    <w:rsid w:val="006C550C"/>
    <w:rsid w:val="006C584F"/>
    <w:rsid w:val="006C5931"/>
    <w:rsid w:val="006C59A1"/>
    <w:rsid w:val="006C5A42"/>
    <w:rsid w:val="006C5BFE"/>
    <w:rsid w:val="006C5CF0"/>
    <w:rsid w:val="006C5FE1"/>
    <w:rsid w:val="006C628F"/>
    <w:rsid w:val="006C62FB"/>
    <w:rsid w:val="006C67E0"/>
    <w:rsid w:val="006C6879"/>
    <w:rsid w:val="006C68A7"/>
    <w:rsid w:val="006C6AE5"/>
    <w:rsid w:val="006C6B96"/>
    <w:rsid w:val="006C6D11"/>
    <w:rsid w:val="006C7185"/>
    <w:rsid w:val="006C71EE"/>
    <w:rsid w:val="006C7270"/>
    <w:rsid w:val="006C7297"/>
    <w:rsid w:val="006C73A0"/>
    <w:rsid w:val="006C7464"/>
    <w:rsid w:val="006C7552"/>
    <w:rsid w:val="006C75C8"/>
    <w:rsid w:val="006C76A7"/>
    <w:rsid w:val="006C77A2"/>
    <w:rsid w:val="006C77B7"/>
    <w:rsid w:val="006C78DA"/>
    <w:rsid w:val="006C7984"/>
    <w:rsid w:val="006C7C5B"/>
    <w:rsid w:val="006C7C87"/>
    <w:rsid w:val="006D003F"/>
    <w:rsid w:val="006D04E9"/>
    <w:rsid w:val="006D06FA"/>
    <w:rsid w:val="006D0B9D"/>
    <w:rsid w:val="006D100F"/>
    <w:rsid w:val="006D1156"/>
    <w:rsid w:val="006D12F9"/>
    <w:rsid w:val="006D1345"/>
    <w:rsid w:val="006D144C"/>
    <w:rsid w:val="006D14D6"/>
    <w:rsid w:val="006D15B0"/>
    <w:rsid w:val="006D16AB"/>
    <w:rsid w:val="006D1936"/>
    <w:rsid w:val="006D1B54"/>
    <w:rsid w:val="006D1BFF"/>
    <w:rsid w:val="006D1DE2"/>
    <w:rsid w:val="006D1F0C"/>
    <w:rsid w:val="006D1F83"/>
    <w:rsid w:val="006D23AF"/>
    <w:rsid w:val="006D2821"/>
    <w:rsid w:val="006D2872"/>
    <w:rsid w:val="006D28D8"/>
    <w:rsid w:val="006D2AF1"/>
    <w:rsid w:val="006D2C94"/>
    <w:rsid w:val="006D2CDC"/>
    <w:rsid w:val="006D2D82"/>
    <w:rsid w:val="006D2DA3"/>
    <w:rsid w:val="006D3159"/>
    <w:rsid w:val="006D3470"/>
    <w:rsid w:val="006D3689"/>
    <w:rsid w:val="006D3896"/>
    <w:rsid w:val="006D38C2"/>
    <w:rsid w:val="006D3A41"/>
    <w:rsid w:val="006D3AB3"/>
    <w:rsid w:val="006D3C21"/>
    <w:rsid w:val="006D3D19"/>
    <w:rsid w:val="006D3D37"/>
    <w:rsid w:val="006D4009"/>
    <w:rsid w:val="006D406B"/>
    <w:rsid w:val="006D4252"/>
    <w:rsid w:val="006D42F3"/>
    <w:rsid w:val="006D47B1"/>
    <w:rsid w:val="006D4842"/>
    <w:rsid w:val="006D4925"/>
    <w:rsid w:val="006D4AF4"/>
    <w:rsid w:val="006D4B7A"/>
    <w:rsid w:val="006D4D04"/>
    <w:rsid w:val="006D4DD0"/>
    <w:rsid w:val="006D4E65"/>
    <w:rsid w:val="006D5109"/>
    <w:rsid w:val="006D5256"/>
    <w:rsid w:val="006D534D"/>
    <w:rsid w:val="006D5383"/>
    <w:rsid w:val="006D5399"/>
    <w:rsid w:val="006D53BC"/>
    <w:rsid w:val="006D53D2"/>
    <w:rsid w:val="006D540D"/>
    <w:rsid w:val="006D54B0"/>
    <w:rsid w:val="006D5543"/>
    <w:rsid w:val="006D5793"/>
    <w:rsid w:val="006D57AF"/>
    <w:rsid w:val="006D5C52"/>
    <w:rsid w:val="006D6016"/>
    <w:rsid w:val="006D6231"/>
    <w:rsid w:val="006D635D"/>
    <w:rsid w:val="006D6475"/>
    <w:rsid w:val="006D64AD"/>
    <w:rsid w:val="006D6621"/>
    <w:rsid w:val="006D665F"/>
    <w:rsid w:val="006D66D2"/>
    <w:rsid w:val="006D6818"/>
    <w:rsid w:val="006D68A3"/>
    <w:rsid w:val="006D68FF"/>
    <w:rsid w:val="006D6AF6"/>
    <w:rsid w:val="006D6B3A"/>
    <w:rsid w:val="006D6CA4"/>
    <w:rsid w:val="006D7228"/>
    <w:rsid w:val="006D72FD"/>
    <w:rsid w:val="006D768F"/>
    <w:rsid w:val="006D7A61"/>
    <w:rsid w:val="006D7AC0"/>
    <w:rsid w:val="006D7B91"/>
    <w:rsid w:val="006D7BCF"/>
    <w:rsid w:val="006D7C8F"/>
    <w:rsid w:val="006D7EAC"/>
    <w:rsid w:val="006D7F49"/>
    <w:rsid w:val="006E007D"/>
    <w:rsid w:val="006E0189"/>
    <w:rsid w:val="006E0220"/>
    <w:rsid w:val="006E02C9"/>
    <w:rsid w:val="006E0613"/>
    <w:rsid w:val="006E09A2"/>
    <w:rsid w:val="006E0A6D"/>
    <w:rsid w:val="006E0B29"/>
    <w:rsid w:val="006E0BAC"/>
    <w:rsid w:val="006E0DC3"/>
    <w:rsid w:val="006E0DC8"/>
    <w:rsid w:val="006E0E5C"/>
    <w:rsid w:val="006E10EA"/>
    <w:rsid w:val="006E1225"/>
    <w:rsid w:val="006E134F"/>
    <w:rsid w:val="006E1388"/>
    <w:rsid w:val="006E16AF"/>
    <w:rsid w:val="006E1AB5"/>
    <w:rsid w:val="006E1ABF"/>
    <w:rsid w:val="006E1D64"/>
    <w:rsid w:val="006E1D78"/>
    <w:rsid w:val="006E1E9B"/>
    <w:rsid w:val="006E20AE"/>
    <w:rsid w:val="006E21BB"/>
    <w:rsid w:val="006E21EE"/>
    <w:rsid w:val="006E26A5"/>
    <w:rsid w:val="006E27BC"/>
    <w:rsid w:val="006E2818"/>
    <w:rsid w:val="006E28F2"/>
    <w:rsid w:val="006E2AE5"/>
    <w:rsid w:val="006E2B26"/>
    <w:rsid w:val="006E2D21"/>
    <w:rsid w:val="006E2E5B"/>
    <w:rsid w:val="006E3140"/>
    <w:rsid w:val="006E31F3"/>
    <w:rsid w:val="006E344A"/>
    <w:rsid w:val="006E34B6"/>
    <w:rsid w:val="006E3814"/>
    <w:rsid w:val="006E38C9"/>
    <w:rsid w:val="006E3AD2"/>
    <w:rsid w:val="006E3BC4"/>
    <w:rsid w:val="006E3E31"/>
    <w:rsid w:val="006E3F33"/>
    <w:rsid w:val="006E3FE8"/>
    <w:rsid w:val="006E41BE"/>
    <w:rsid w:val="006E4288"/>
    <w:rsid w:val="006E42C3"/>
    <w:rsid w:val="006E4351"/>
    <w:rsid w:val="006E4614"/>
    <w:rsid w:val="006E4773"/>
    <w:rsid w:val="006E48AD"/>
    <w:rsid w:val="006E4B32"/>
    <w:rsid w:val="006E4C46"/>
    <w:rsid w:val="006E4C83"/>
    <w:rsid w:val="006E4E1E"/>
    <w:rsid w:val="006E4E32"/>
    <w:rsid w:val="006E4F53"/>
    <w:rsid w:val="006E4F5A"/>
    <w:rsid w:val="006E5033"/>
    <w:rsid w:val="006E5269"/>
    <w:rsid w:val="006E55C5"/>
    <w:rsid w:val="006E56E0"/>
    <w:rsid w:val="006E56F2"/>
    <w:rsid w:val="006E571C"/>
    <w:rsid w:val="006E5864"/>
    <w:rsid w:val="006E58CE"/>
    <w:rsid w:val="006E5961"/>
    <w:rsid w:val="006E5974"/>
    <w:rsid w:val="006E5A98"/>
    <w:rsid w:val="006E5ADA"/>
    <w:rsid w:val="006E5EB3"/>
    <w:rsid w:val="006E61C7"/>
    <w:rsid w:val="006E6340"/>
    <w:rsid w:val="006E6354"/>
    <w:rsid w:val="006E63E2"/>
    <w:rsid w:val="006E64D0"/>
    <w:rsid w:val="006E6AC1"/>
    <w:rsid w:val="006E6C6E"/>
    <w:rsid w:val="006E6C75"/>
    <w:rsid w:val="006E6D54"/>
    <w:rsid w:val="006E7278"/>
    <w:rsid w:val="006E7478"/>
    <w:rsid w:val="006E766A"/>
    <w:rsid w:val="006E770D"/>
    <w:rsid w:val="006E7895"/>
    <w:rsid w:val="006E78A3"/>
    <w:rsid w:val="006E7A3C"/>
    <w:rsid w:val="006E7AA9"/>
    <w:rsid w:val="006F0026"/>
    <w:rsid w:val="006F002D"/>
    <w:rsid w:val="006F038D"/>
    <w:rsid w:val="006F0403"/>
    <w:rsid w:val="006F04EB"/>
    <w:rsid w:val="006F0646"/>
    <w:rsid w:val="006F0662"/>
    <w:rsid w:val="006F0679"/>
    <w:rsid w:val="006F07F9"/>
    <w:rsid w:val="006F0813"/>
    <w:rsid w:val="006F0838"/>
    <w:rsid w:val="006F09CA"/>
    <w:rsid w:val="006F0A30"/>
    <w:rsid w:val="006F0CEF"/>
    <w:rsid w:val="006F0D1C"/>
    <w:rsid w:val="006F0D1D"/>
    <w:rsid w:val="006F0FB6"/>
    <w:rsid w:val="006F1070"/>
    <w:rsid w:val="006F124B"/>
    <w:rsid w:val="006F13D9"/>
    <w:rsid w:val="006F1776"/>
    <w:rsid w:val="006F17B2"/>
    <w:rsid w:val="006F1856"/>
    <w:rsid w:val="006F18A0"/>
    <w:rsid w:val="006F1A67"/>
    <w:rsid w:val="006F1B11"/>
    <w:rsid w:val="006F1BAD"/>
    <w:rsid w:val="006F1C8E"/>
    <w:rsid w:val="006F1DD8"/>
    <w:rsid w:val="006F1E0B"/>
    <w:rsid w:val="006F20FA"/>
    <w:rsid w:val="006F2371"/>
    <w:rsid w:val="006F248E"/>
    <w:rsid w:val="006F24AD"/>
    <w:rsid w:val="006F2510"/>
    <w:rsid w:val="006F2582"/>
    <w:rsid w:val="006F2713"/>
    <w:rsid w:val="006F286E"/>
    <w:rsid w:val="006F296E"/>
    <w:rsid w:val="006F29C2"/>
    <w:rsid w:val="006F29DD"/>
    <w:rsid w:val="006F2B3E"/>
    <w:rsid w:val="006F2E02"/>
    <w:rsid w:val="006F2FC6"/>
    <w:rsid w:val="006F2FFA"/>
    <w:rsid w:val="006F31E2"/>
    <w:rsid w:val="006F323D"/>
    <w:rsid w:val="006F32D9"/>
    <w:rsid w:val="006F3346"/>
    <w:rsid w:val="006F3554"/>
    <w:rsid w:val="006F38FE"/>
    <w:rsid w:val="006F3A26"/>
    <w:rsid w:val="006F3AA7"/>
    <w:rsid w:val="006F3BC6"/>
    <w:rsid w:val="006F3EA2"/>
    <w:rsid w:val="006F3EE2"/>
    <w:rsid w:val="006F3F3B"/>
    <w:rsid w:val="006F3FCC"/>
    <w:rsid w:val="006F432E"/>
    <w:rsid w:val="006F4414"/>
    <w:rsid w:val="006F4435"/>
    <w:rsid w:val="006F4508"/>
    <w:rsid w:val="006F493F"/>
    <w:rsid w:val="006F4959"/>
    <w:rsid w:val="006F4B5B"/>
    <w:rsid w:val="006F4BDA"/>
    <w:rsid w:val="006F4C1A"/>
    <w:rsid w:val="006F4FC1"/>
    <w:rsid w:val="006F5027"/>
    <w:rsid w:val="006F505E"/>
    <w:rsid w:val="006F54FD"/>
    <w:rsid w:val="006F57F5"/>
    <w:rsid w:val="006F59B9"/>
    <w:rsid w:val="006F5AF7"/>
    <w:rsid w:val="006F5CBB"/>
    <w:rsid w:val="006F5DBA"/>
    <w:rsid w:val="006F5DF0"/>
    <w:rsid w:val="006F637A"/>
    <w:rsid w:val="006F63BD"/>
    <w:rsid w:val="006F64C5"/>
    <w:rsid w:val="006F65FF"/>
    <w:rsid w:val="006F667A"/>
    <w:rsid w:val="006F66E9"/>
    <w:rsid w:val="006F67BC"/>
    <w:rsid w:val="006F6A74"/>
    <w:rsid w:val="006F6D15"/>
    <w:rsid w:val="006F6DD2"/>
    <w:rsid w:val="006F6E2F"/>
    <w:rsid w:val="006F6E5C"/>
    <w:rsid w:val="006F705D"/>
    <w:rsid w:val="006F70E8"/>
    <w:rsid w:val="006F71B9"/>
    <w:rsid w:val="006F71E1"/>
    <w:rsid w:val="006F72A6"/>
    <w:rsid w:val="006F72D5"/>
    <w:rsid w:val="006F72E3"/>
    <w:rsid w:val="006F7472"/>
    <w:rsid w:val="006F7575"/>
    <w:rsid w:val="006F79E8"/>
    <w:rsid w:val="006F7BAF"/>
    <w:rsid w:val="006F7C0F"/>
    <w:rsid w:val="006F7C31"/>
    <w:rsid w:val="006F7D7C"/>
    <w:rsid w:val="006F7E1C"/>
    <w:rsid w:val="006F7E3C"/>
    <w:rsid w:val="006F7ED6"/>
    <w:rsid w:val="0070003A"/>
    <w:rsid w:val="007001B1"/>
    <w:rsid w:val="0070029F"/>
    <w:rsid w:val="007002BB"/>
    <w:rsid w:val="00700327"/>
    <w:rsid w:val="00700375"/>
    <w:rsid w:val="007003B4"/>
    <w:rsid w:val="007004E2"/>
    <w:rsid w:val="007005FD"/>
    <w:rsid w:val="0070066C"/>
    <w:rsid w:val="007006E4"/>
    <w:rsid w:val="007007AB"/>
    <w:rsid w:val="007008F1"/>
    <w:rsid w:val="007009CE"/>
    <w:rsid w:val="00700A32"/>
    <w:rsid w:val="00700B95"/>
    <w:rsid w:val="00700C18"/>
    <w:rsid w:val="00700E06"/>
    <w:rsid w:val="0070139F"/>
    <w:rsid w:val="007015C7"/>
    <w:rsid w:val="00701608"/>
    <w:rsid w:val="0070165E"/>
    <w:rsid w:val="007016DF"/>
    <w:rsid w:val="00701797"/>
    <w:rsid w:val="007018DA"/>
    <w:rsid w:val="007018F4"/>
    <w:rsid w:val="007021A0"/>
    <w:rsid w:val="00702206"/>
    <w:rsid w:val="007022E1"/>
    <w:rsid w:val="00702458"/>
    <w:rsid w:val="0070250E"/>
    <w:rsid w:val="0070256A"/>
    <w:rsid w:val="00702614"/>
    <w:rsid w:val="007027CB"/>
    <w:rsid w:val="0070285B"/>
    <w:rsid w:val="00702A09"/>
    <w:rsid w:val="00702CFF"/>
    <w:rsid w:val="00702D24"/>
    <w:rsid w:val="00702D3F"/>
    <w:rsid w:val="00702DB2"/>
    <w:rsid w:val="00702E70"/>
    <w:rsid w:val="00702F2C"/>
    <w:rsid w:val="0070339D"/>
    <w:rsid w:val="007033B3"/>
    <w:rsid w:val="007034DD"/>
    <w:rsid w:val="00703531"/>
    <w:rsid w:val="007038AB"/>
    <w:rsid w:val="00703945"/>
    <w:rsid w:val="00703988"/>
    <w:rsid w:val="00703A26"/>
    <w:rsid w:val="00703DCF"/>
    <w:rsid w:val="00703E7C"/>
    <w:rsid w:val="00703EE6"/>
    <w:rsid w:val="00704011"/>
    <w:rsid w:val="007040B2"/>
    <w:rsid w:val="0070427E"/>
    <w:rsid w:val="007042D0"/>
    <w:rsid w:val="007043E8"/>
    <w:rsid w:val="00704433"/>
    <w:rsid w:val="00704645"/>
    <w:rsid w:val="0070479F"/>
    <w:rsid w:val="00704808"/>
    <w:rsid w:val="00704AFA"/>
    <w:rsid w:val="00704BE0"/>
    <w:rsid w:val="00704C26"/>
    <w:rsid w:val="00704CC3"/>
    <w:rsid w:val="00704D80"/>
    <w:rsid w:val="00704DEE"/>
    <w:rsid w:val="00704E55"/>
    <w:rsid w:val="00705002"/>
    <w:rsid w:val="007050E4"/>
    <w:rsid w:val="0070523F"/>
    <w:rsid w:val="0070542A"/>
    <w:rsid w:val="00705586"/>
    <w:rsid w:val="007055AD"/>
    <w:rsid w:val="00705853"/>
    <w:rsid w:val="00705A54"/>
    <w:rsid w:val="00705ADD"/>
    <w:rsid w:val="00706072"/>
    <w:rsid w:val="00706114"/>
    <w:rsid w:val="00706228"/>
    <w:rsid w:val="00706329"/>
    <w:rsid w:val="00706B30"/>
    <w:rsid w:val="00706B6C"/>
    <w:rsid w:val="00706DE2"/>
    <w:rsid w:val="00707029"/>
    <w:rsid w:val="00707030"/>
    <w:rsid w:val="00707063"/>
    <w:rsid w:val="007073FB"/>
    <w:rsid w:val="00707451"/>
    <w:rsid w:val="00707A3D"/>
    <w:rsid w:val="00707B73"/>
    <w:rsid w:val="00707BA8"/>
    <w:rsid w:val="00707D07"/>
    <w:rsid w:val="00707F36"/>
    <w:rsid w:val="00707FBF"/>
    <w:rsid w:val="007102CC"/>
    <w:rsid w:val="0071051D"/>
    <w:rsid w:val="00710529"/>
    <w:rsid w:val="00710AE8"/>
    <w:rsid w:val="00710EBE"/>
    <w:rsid w:val="00710EEB"/>
    <w:rsid w:val="00710EF4"/>
    <w:rsid w:val="0071100E"/>
    <w:rsid w:val="00711139"/>
    <w:rsid w:val="007111B5"/>
    <w:rsid w:val="007111D0"/>
    <w:rsid w:val="0071134C"/>
    <w:rsid w:val="00711455"/>
    <w:rsid w:val="007115DC"/>
    <w:rsid w:val="0071177E"/>
    <w:rsid w:val="007119DF"/>
    <w:rsid w:val="00711CB9"/>
    <w:rsid w:val="007120A2"/>
    <w:rsid w:val="007121C0"/>
    <w:rsid w:val="007126F7"/>
    <w:rsid w:val="007127F0"/>
    <w:rsid w:val="00712A74"/>
    <w:rsid w:val="00712BB2"/>
    <w:rsid w:val="00712D01"/>
    <w:rsid w:val="00712D5D"/>
    <w:rsid w:val="00712D62"/>
    <w:rsid w:val="00712F92"/>
    <w:rsid w:val="00712FCD"/>
    <w:rsid w:val="007130B8"/>
    <w:rsid w:val="007130E8"/>
    <w:rsid w:val="00713191"/>
    <w:rsid w:val="00713216"/>
    <w:rsid w:val="0071344B"/>
    <w:rsid w:val="007135FA"/>
    <w:rsid w:val="00713D5A"/>
    <w:rsid w:val="00713E14"/>
    <w:rsid w:val="0071414E"/>
    <w:rsid w:val="00714180"/>
    <w:rsid w:val="00714192"/>
    <w:rsid w:val="00714257"/>
    <w:rsid w:val="00714307"/>
    <w:rsid w:val="007143F8"/>
    <w:rsid w:val="00714470"/>
    <w:rsid w:val="0071466F"/>
    <w:rsid w:val="0071483C"/>
    <w:rsid w:val="00714B46"/>
    <w:rsid w:val="00714EB9"/>
    <w:rsid w:val="00715076"/>
    <w:rsid w:val="00715154"/>
    <w:rsid w:val="007151B0"/>
    <w:rsid w:val="007152A2"/>
    <w:rsid w:val="0071535F"/>
    <w:rsid w:val="00715481"/>
    <w:rsid w:val="007158BB"/>
    <w:rsid w:val="00715BC6"/>
    <w:rsid w:val="00715C85"/>
    <w:rsid w:val="00715D6E"/>
    <w:rsid w:val="00715F30"/>
    <w:rsid w:val="007162A1"/>
    <w:rsid w:val="00716449"/>
    <w:rsid w:val="0071645A"/>
    <w:rsid w:val="0071687F"/>
    <w:rsid w:val="00716880"/>
    <w:rsid w:val="00716881"/>
    <w:rsid w:val="00716C58"/>
    <w:rsid w:val="00716F72"/>
    <w:rsid w:val="00716FC5"/>
    <w:rsid w:val="007172A8"/>
    <w:rsid w:val="0071737B"/>
    <w:rsid w:val="007175F3"/>
    <w:rsid w:val="0071769B"/>
    <w:rsid w:val="007177F3"/>
    <w:rsid w:val="0071789F"/>
    <w:rsid w:val="00717971"/>
    <w:rsid w:val="00717CFC"/>
    <w:rsid w:val="00717FF0"/>
    <w:rsid w:val="00720068"/>
    <w:rsid w:val="00720140"/>
    <w:rsid w:val="0072031E"/>
    <w:rsid w:val="0072038E"/>
    <w:rsid w:val="0072055C"/>
    <w:rsid w:val="007205B1"/>
    <w:rsid w:val="007206C6"/>
    <w:rsid w:val="007206CC"/>
    <w:rsid w:val="00720AE1"/>
    <w:rsid w:val="007210F8"/>
    <w:rsid w:val="00721288"/>
    <w:rsid w:val="0072155B"/>
    <w:rsid w:val="00722042"/>
    <w:rsid w:val="007222F0"/>
    <w:rsid w:val="007224F4"/>
    <w:rsid w:val="0072270C"/>
    <w:rsid w:val="00722714"/>
    <w:rsid w:val="007227AC"/>
    <w:rsid w:val="007228FB"/>
    <w:rsid w:val="00722A29"/>
    <w:rsid w:val="00722C78"/>
    <w:rsid w:val="00722D34"/>
    <w:rsid w:val="00723127"/>
    <w:rsid w:val="007231AE"/>
    <w:rsid w:val="007232A0"/>
    <w:rsid w:val="007232DB"/>
    <w:rsid w:val="007233B7"/>
    <w:rsid w:val="007233BF"/>
    <w:rsid w:val="00723419"/>
    <w:rsid w:val="007234E8"/>
    <w:rsid w:val="0072357D"/>
    <w:rsid w:val="007236BD"/>
    <w:rsid w:val="007238D5"/>
    <w:rsid w:val="007239B3"/>
    <w:rsid w:val="007239BB"/>
    <w:rsid w:val="00723A11"/>
    <w:rsid w:val="00723A4F"/>
    <w:rsid w:val="00723A53"/>
    <w:rsid w:val="00723B2E"/>
    <w:rsid w:val="00723B81"/>
    <w:rsid w:val="00723BAB"/>
    <w:rsid w:val="00723BE2"/>
    <w:rsid w:val="00723D87"/>
    <w:rsid w:val="00723E32"/>
    <w:rsid w:val="00723FAD"/>
    <w:rsid w:val="0072407B"/>
    <w:rsid w:val="007244AA"/>
    <w:rsid w:val="007244EF"/>
    <w:rsid w:val="00724515"/>
    <w:rsid w:val="007245C3"/>
    <w:rsid w:val="007248BC"/>
    <w:rsid w:val="007248C8"/>
    <w:rsid w:val="007249A5"/>
    <w:rsid w:val="00724A07"/>
    <w:rsid w:val="00724A83"/>
    <w:rsid w:val="00724AD5"/>
    <w:rsid w:val="00724CA8"/>
    <w:rsid w:val="00725154"/>
    <w:rsid w:val="0072526D"/>
    <w:rsid w:val="007252D1"/>
    <w:rsid w:val="00725507"/>
    <w:rsid w:val="007255E1"/>
    <w:rsid w:val="00725711"/>
    <w:rsid w:val="00725C98"/>
    <w:rsid w:val="00725CEE"/>
    <w:rsid w:val="00725D31"/>
    <w:rsid w:val="00725E72"/>
    <w:rsid w:val="00725EC5"/>
    <w:rsid w:val="00726042"/>
    <w:rsid w:val="00726078"/>
    <w:rsid w:val="00726138"/>
    <w:rsid w:val="007262BE"/>
    <w:rsid w:val="0072634E"/>
    <w:rsid w:val="00726765"/>
    <w:rsid w:val="00726856"/>
    <w:rsid w:val="0072698C"/>
    <w:rsid w:val="00726A6F"/>
    <w:rsid w:val="00726BF0"/>
    <w:rsid w:val="00726C06"/>
    <w:rsid w:val="00726C07"/>
    <w:rsid w:val="00726C62"/>
    <w:rsid w:val="00726E7B"/>
    <w:rsid w:val="00726E92"/>
    <w:rsid w:val="00726F95"/>
    <w:rsid w:val="00727047"/>
    <w:rsid w:val="00727072"/>
    <w:rsid w:val="007272AA"/>
    <w:rsid w:val="00727377"/>
    <w:rsid w:val="0072747B"/>
    <w:rsid w:val="007274AD"/>
    <w:rsid w:val="00727550"/>
    <w:rsid w:val="007276E9"/>
    <w:rsid w:val="007277AA"/>
    <w:rsid w:val="0072782D"/>
    <w:rsid w:val="007278E0"/>
    <w:rsid w:val="00727AB8"/>
    <w:rsid w:val="00727BC6"/>
    <w:rsid w:val="00727DD2"/>
    <w:rsid w:val="00727EEA"/>
    <w:rsid w:val="007301A3"/>
    <w:rsid w:val="007304AA"/>
    <w:rsid w:val="007307A7"/>
    <w:rsid w:val="007307C2"/>
    <w:rsid w:val="0073083C"/>
    <w:rsid w:val="007308CC"/>
    <w:rsid w:val="00730A2F"/>
    <w:rsid w:val="00730B47"/>
    <w:rsid w:val="00730D26"/>
    <w:rsid w:val="0073114E"/>
    <w:rsid w:val="007312CD"/>
    <w:rsid w:val="0073137B"/>
    <w:rsid w:val="00731496"/>
    <w:rsid w:val="007314A8"/>
    <w:rsid w:val="007316D4"/>
    <w:rsid w:val="00731812"/>
    <w:rsid w:val="007319BF"/>
    <w:rsid w:val="00731A90"/>
    <w:rsid w:val="00731B85"/>
    <w:rsid w:val="00731D11"/>
    <w:rsid w:val="00731DD2"/>
    <w:rsid w:val="00731F06"/>
    <w:rsid w:val="0073216F"/>
    <w:rsid w:val="007325ED"/>
    <w:rsid w:val="0073270B"/>
    <w:rsid w:val="00732815"/>
    <w:rsid w:val="00732860"/>
    <w:rsid w:val="00732E9F"/>
    <w:rsid w:val="00732EB6"/>
    <w:rsid w:val="00732ED7"/>
    <w:rsid w:val="00733284"/>
    <w:rsid w:val="00733392"/>
    <w:rsid w:val="007334C0"/>
    <w:rsid w:val="007334C2"/>
    <w:rsid w:val="00733695"/>
    <w:rsid w:val="007336CD"/>
    <w:rsid w:val="00733770"/>
    <w:rsid w:val="00733775"/>
    <w:rsid w:val="00733A3B"/>
    <w:rsid w:val="00733DD5"/>
    <w:rsid w:val="00733FC2"/>
    <w:rsid w:val="00733FF4"/>
    <w:rsid w:val="00734432"/>
    <w:rsid w:val="00734509"/>
    <w:rsid w:val="0073470A"/>
    <w:rsid w:val="00734815"/>
    <w:rsid w:val="00734A73"/>
    <w:rsid w:val="00734AE0"/>
    <w:rsid w:val="00734CA8"/>
    <w:rsid w:val="00734DD4"/>
    <w:rsid w:val="00734E3B"/>
    <w:rsid w:val="00734F2D"/>
    <w:rsid w:val="00734F84"/>
    <w:rsid w:val="007352ED"/>
    <w:rsid w:val="00735351"/>
    <w:rsid w:val="00735537"/>
    <w:rsid w:val="00735644"/>
    <w:rsid w:val="007356F7"/>
    <w:rsid w:val="007357DE"/>
    <w:rsid w:val="0073595B"/>
    <w:rsid w:val="00735C52"/>
    <w:rsid w:val="00735E10"/>
    <w:rsid w:val="00735ECE"/>
    <w:rsid w:val="00735ED7"/>
    <w:rsid w:val="00735FD4"/>
    <w:rsid w:val="0073600D"/>
    <w:rsid w:val="007360B0"/>
    <w:rsid w:val="007360E5"/>
    <w:rsid w:val="007363B7"/>
    <w:rsid w:val="007363D4"/>
    <w:rsid w:val="00736693"/>
    <w:rsid w:val="007366E1"/>
    <w:rsid w:val="00736732"/>
    <w:rsid w:val="00736852"/>
    <w:rsid w:val="007368EB"/>
    <w:rsid w:val="00736B3C"/>
    <w:rsid w:val="00736B97"/>
    <w:rsid w:val="00736D7F"/>
    <w:rsid w:val="00736F41"/>
    <w:rsid w:val="00736F46"/>
    <w:rsid w:val="007374C0"/>
    <w:rsid w:val="0073753D"/>
    <w:rsid w:val="007375B4"/>
    <w:rsid w:val="0073777A"/>
    <w:rsid w:val="00737983"/>
    <w:rsid w:val="00737A17"/>
    <w:rsid w:val="00737C8A"/>
    <w:rsid w:val="00737EC7"/>
    <w:rsid w:val="00737EE6"/>
    <w:rsid w:val="0074006E"/>
    <w:rsid w:val="0074015A"/>
    <w:rsid w:val="00740288"/>
    <w:rsid w:val="00740ACE"/>
    <w:rsid w:val="00740B4A"/>
    <w:rsid w:val="00740BB6"/>
    <w:rsid w:val="00740C22"/>
    <w:rsid w:val="00740C40"/>
    <w:rsid w:val="00740D8B"/>
    <w:rsid w:val="00740F18"/>
    <w:rsid w:val="00740FEB"/>
    <w:rsid w:val="00741032"/>
    <w:rsid w:val="007410DA"/>
    <w:rsid w:val="007411A8"/>
    <w:rsid w:val="007413C2"/>
    <w:rsid w:val="007413EF"/>
    <w:rsid w:val="007415B6"/>
    <w:rsid w:val="0074185D"/>
    <w:rsid w:val="00741C2F"/>
    <w:rsid w:val="00741D7D"/>
    <w:rsid w:val="00741E0C"/>
    <w:rsid w:val="0074208F"/>
    <w:rsid w:val="00742136"/>
    <w:rsid w:val="00742492"/>
    <w:rsid w:val="007425C4"/>
    <w:rsid w:val="00742654"/>
    <w:rsid w:val="00742A43"/>
    <w:rsid w:val="00742B42"/>
    <w:rsid w:val="00742BF2"/>
    <w:rsid w:val="00742CCC"/>
    <w:rsid w:val="00742D0A"/>
    <w:rsid w:val="00743001"/>
    <w:rsid w:val="00743573"/>
    <w:rsid w:val="0074376A"/>
    <w:rsid w:val="00743906"/>
    <w:rsid w:val="007439AD"/>
    <w:rsid w:val="00743A06"/>
    <w:rsid w:val="00743A72"/>
    <w:rsid w:val="00743C30"/>
    <w:rsid w:val="00743C60"/>
    <w:rsid w:val="00743CD5"/>
    <w:rsid w:val="007440CD"/>
    <w:rsid w:val="007441A8"/>
    <w:rsid w:val="007443C8"/>
    <w:rsid w:val="00744578"/>
    <w:rsid w:val="00744B3C"/>
    <w:rsid w:val="00744CAB"/>
    <w:rsid w:val="00744D6D"/>
    <w:rsid w:val="00744DD8"/>
    <w:rsid w:val="00744E3B"/>
    <w:rsid w:val="00744E62"/>
    <w:rsid w:val="00744F89"/>
    <w:rsid w:val="00745165"/>
    <w:rsid w:val="00745171"/>
    <w:rsid w:val="0074542F"/>
    <w:rsid w:val="00745480"/>
    <w:rsid w:val="0074554E"/>
    <w:rsid w:val="00745571"/>
    <w:rsid w:val="00745595"/>
    <w:rsid w:val="0074569D"/>
    <w:rsid w:val="00745711"/>
    <w:rsid w:val="007457F2"/>
    <w:rsid w:val="0074597F"/>
    <w:rsid w:val="00745B25"/>
    <w:rsid w:val="00745D49"/>
    <w:rsid w:val="00745D73"/>
    <w:rsid w:val="00745EB9"/>
    <w:rsid w:val="00745F75"/>
    <w:rsid w:val="0074652F"/>
    <w:rsid w:val="00746679"/>
    <w:rsid w:val="00746688"/>
    <w:rsid w:val="0074677A"/>
    <w:rsid w:val="00746A32"/>
    <w:rsid w:val="00746B8B"/>
    <w:rsid w:val="00746B99"/>
    <w:rsid w:val="00746BC3"/>
    <w:rsid w:val="00746C82"/>
    <w:rsid w:val="00746CB8"/>
    <w:rsid w:val="00746D63"/>
    <w:rsid w:val="00746DE7"/>
    <w:rsid w:val="00746DF8"/>
    <w:rsid w:val="00746F1B"/>
    <w:rsid w:val="00746F57"/>
    <w:rsid w:val="00747120"/>
    <w:rsid w:val="007471B1"/>
    <w:rsid w:val="007473B8"/>
    <w:rsid w:val="0074749A"/>
    <w:rsid w:val="00747542"/>
    <w:rsid w:val="0074756E"/>
    <w:rsid w:val="00747A9C"/>
    <w:rsid w:val="00747B57"/>
    <w:rsid w:val="0075001E"/>
    <w:rsid w:val="0075008F"/>
    <w:rsid w:val="007500AD"/>
    <w:rsid w:val="00750191"/>
    <w:rsid w:val="00750202"/>
    <w:rsid w:val="00750361"/>
    <w:rsid w:val="00750394"/>
    <w:rsid w:val="0075044B"/>
    <w:rsid w:val="007504B0"/>
    <w:rsid w:val="00750538"/>
    <w:rsid w:val="007507A5"/>
    <w:rsid w:val="007509B0"/>
    <w:rsid w:val="00750CA6"/>
    <w:rsid w:val="00750CB3"/>
    <w:rsid w:val="00750F9F"/>
    <w:rsid w:val="00750FAE"/>
    <w:rsid w:val="00751064"/>
    <w:rsid w:val="007511B7"/>
    <w:rsid w:val="007511BE"/>
    <w:rsid w:val="007516E4"/>
    <w:rsid w:val="00751879"/>
    <w:rsid w:val="00751A64"/>
    <w:rsid w:val="00751DF6"/>
    <w:rsid w:val="00751E16"/>
    <w:rsid w:val="00751F5C"/>
    <w:rsid w:val="0075213E"/>
    <w:rsid w:val="00752202"/>
    <w:rsid w:val="00752231"/>
    <w:rsid w:val="007526DB"/>
    <w:rsid w:val="007527C4"/>
    <w:rsid w:val="0075281D"/>
    <w:rsid w:val="0075283C"/>
    <w:rsid w:val="007529A3"/>
    <w:rsid w:val="00752A3A"/>
    <w:rsid w:val="00752BC7"/>
    <w:rsid w:val="00752E92"/>
    <w:rsid w:val="00752ECB"/>
    <w:rsid w:val="00753180"/>
    <w:rsid w:val="00753394"/>
    <w:rsid w:val="007534B7"/>
    <w:rsid w:val="007535DB"/>
    <w:rsid w:val="00753670"/>
    <w:rsid w:val="007537B5"/>
    <w:rsid w:val="007538FB"/>
    <w:rsid w:val="00753B00"/>
    <w:rsid w:val="00753CC8"/>
    <w:rsid w:val="00753D78"/>
    <w:rsid w:val="00753F71"/>
    <w:rsid w:val="00753F82"/>
    <w:rsid w:val="0075426C"/>
    <w:rsid w:val="007542FF"/>
    <w:rsid w:val="0075452E"/>
    <w:rsid w:val="00754F85"/>
    <w:rsid w:val="007550EE"/>
    <w:rsid w:val="007551D9"/>
    <w:rsid w:val="007552C2"/>
    <w:rsid w:val="007552DF"/>
    <w:rsid w:val="0075540F"/>
    <w:rsid w:val="0075547D"/>
    <w:rsid w:val="007557BC"/>
    <w:rsid w:val="007558F7"/>
    <w:rsid w:val="007559F3"/>
    <w:rsid w:val="00755D15"/>
    <w:rsid w:val="00755E62"/>
    <w:rsid w:val="00755E8C"/>
    <w:rsid w:val="0075601D"/>
    <w:rsid w:val="00756118"/>
    <w:rsid w:val="007562E0"/>
    <w:rsid w:val="00756332"/>
    <w:rsid w:val="007563C2"/>
    <w:rsid w:val="0075677D"/>
    <w:rsid w:val="0075684B"/>
    <w:rsid w:val="00756914"/>
    <w:rsid w:val="00756943"/>
    <w:rsid w:val="00756A29"/>
    <w:rsid w:val="00756B6E"/>
    <w:rsid w:val="00756B75"/>
    <w:rsid w:val="00756DA2"/>
    <w:rsid w:val="00756E37"/>
    <w:rsid w:val="00756EB7"/>
    <w:rsid w:val="00756F69"/>
    <w:rsid w:val="00757141"/>
    <w:rsid w:val="00757186"/>
    <w:rsid w:val="007572E9"/>
    <w:rsid w:val="00757304"/>
    <w:rsid w:val="0075733E"/>
    <w:rsid w:val="0075761C"/>
    <w:rsid w:val="00757624"/>
    <w:rsid w:val="007576BF"/>
    <w:rsid w:val="00757726"/>
    <w:rsid w:val="00757795"/>
    <w:rsid w:val="0075787C"/>
    <w:rsid w:val="00757A64"/>
    <w:rsid w:val="00757AFD"/>
    <w:rsid w:val="00757CC9"/>
    <w:rsid w:val="00757EFF"/>
    <w:rsid w:val="00760557"/>
    <w:rsid w:val="007607AE"/>
    <w:rsid w:val="007609A8"/>
    <w:rsid w:val="00760C00"/>
    <w:rsid w:val="00760E17"/>
    <w:rsid w:val="007612F9"/>
    <w:rsid w:val="00761364"/>
    <w:rsid w:val="00761581"/>
    <w:rsid w:val="0076166C"/>
    <w:rsid w:val="0076168A"/>
    <w:rsid w:val="007616EA"/>
    <w:rsid w:val="00761842"/>
    <w:rsid w:val="007618EE"/>
    <w:rsid w:val="00761A5A"/>
    <w:rsid w:val="00761ADF"/>
    <w:rsid w:val="00761E2D"/>
    <w:rsid w:val="0076207B"/>
    <w:rsid w:val="007621DE"/>
    <w:rsid w:val="0076247B"/>
    <w:rsid w:val="007629CE"/>
    <w:rsid w:val="00762B3F"/>
    <w:rsid w:val="00762CF9"/>
    <w:rsid w:val="00762D3B"/>
    <w:rsid w:val="00762DBF"/>
    <w:rsid w:val="00762FA1"/>
    <w:rsid w:val="007630C5"/>
    <w:rsid w:val="0076312A"/>
    <w:rsid w:val="00763255"/>
    <w:rsid w:val="007634E6"/>
    <w:rsid w:val="007634EE"/>
    <w:rsid w:val="0076354A"/>
    <w:rsid w:val="007637A4"/>
    <w:rsid w:val="007637CC"/>
    <w:rsid w:val="007638B1"/>
    <w:rsid w:val="007638C2"/>
    <w:rsid w:val="007638E6"/>
    <w:rsid w:val="00763C14"/>
    <w:rsid w:val="00763ED0"/>
    <w:rsid w:val="007641C5"/>
    <w:rsid w:val="007642D9"/>
    <w:rsid w:val="00764370"/>
    <w:rsid w:val="0076452A"/>
    <w:rsid w:val="0076454F"/>
    <w:rsid w:val="007645F1"/>
    <w:rsid w:val="00764600"/>
    <w:rsid w:val="007647B3"/>
    <w:rsid w:val="0076483A"/>
    <w:rsid w:val="0076483B"/>
    <w:rsid w:val="00764933"/>
    <w:rsid w:val="007649F2"/>
    <w:rsid w:val="00764AAD"/>
    <w:rsid w:val="00764F0A"/>
    <w:rsid w:val="007652F1"/>
    <w:rsid w:val="00765498"/>
    <w:rsid w:val="007654F2"/>
    <w:rsid w:val="007657A4"/>
    <w:rsid w:val="0076581D"/>
    <w:rsid w:val="00765A5E"/>
    <w:rsid w:val="00765AC8"/>
    <w:rsid w:val="00765B6D"/>
    <w:rsid w:val="00765C98"/>
    <w:rsid w:val="00765CBE"/>
    <w:rsid w:val="00765CEB"/>
    <w:rsid w:val="00765DEA"/>
    <w:rsid w:val="00765E26"/>
    <w:rsid w:val="00765F12"/>
    <w:rsid w:val="00765FE5"/>
    <w:rsid w:val="007660C2"/>
    <w:rsid w:val="0076617D"/>
    <w:rsid w:val="007664EC"/>
    <w:rsid w:val="0076655C"/>
    <w:rsid w:val="007665AB"/>
    <w:rsid w:val="00766665"/>
    <w:rsid w:val="007667B5"/>
    <w:rsid w:val="00766B81"/>
    <w:rsid w:val="007672CB"/>
    <w:rsid w:val="007676D1"/>
    <w:rsid w:val="007678D8"/>
    <w:rsid w:val="00767919"/>
    <w:rsid w:val="00767AB2"/>
    <w:rsid w:val="00767B99"/>
    <w:rsid w:val="00767CFF"/>
    <w:rsid w:val="00767E09"/>
    <w:rsid w:val="00767EEE"/>
    <w:rsid w:val="00767F36"/>
    <w:rsid w:val="00770543"/>
    <w:rsid w:val="00770622"/>
    <w:rsid w:val="00770688"/>
    <w:rsid w:val="00770A6B"/>
    <w:rsid w:val="00770CC1"/>
    <w:rsid w:val="00770E2B"/>
    <w:rsid w:val="00770E55"/>
    <w:rsid w:val="00770E59"/>
    <w:rsid w:val="00770F04"/>
    <w:rsid w:val="00771067"/>
    <w:rsid w:val="007711DF"/>
    <w:rsid w:val="00771307"/>
    <w:rsid w:val="00771334"/>
    <w:rsid w:val="00771336"/>
    <w:rsid w:val="00771515"/>
    <w:rsid w:val="00771758"/>
    <w:rsid w:val="0077178A"/>
    <w:rsid w:val="0077191D"/>
    <w:rsid w:val="007719FF"/>
    <w:rsid w:val="00771A4D"/>
    <w:rsid w:val="00771A71"/>
    <w:rsid w:val="00771AAC"/>
    <w:rsid w:val="00771CD1"/>
    <w:rsid w:val="00771F21"/>
    <w:rsid w:val="00771FAE"/>
    <w:rsid w:val="00771FF9"/>
    <w:rsid w:val="00772057"/>
    <w:rsid w:val="00772075"/>
    <w:rsid w:val="00772129"/>
    <w:rsid w:val="00772215"/>
    <w:rsid w:val="0077237E"/>
    <w:rsid w:val="00772380"/>
    <w:rsid w:val="00772383"/>
    <w:rsid w:val="00772452"/>
    <w:rsid w:val="0077248A"/>
    <w:rsid w:val="007726B5"/>
    <w:rsid w:val="00772725"/>
    <w:rsid w:val="00772856"/>
    <w:rsid w:val="007729AC"/>
    <w:rsid w:val="00772C00"/>
    <w:rsid w:val="00772E23"/>
    <w:rsid w:val="00772F8E"/>
    <w:rsid w:val="00772FB1"/>
    <w:rsid w:val="007730E7"/>
    <w:rsid w:val="0077313B"/>
    <w:rsid w:val="00773166"/>
    <w:rsid w:val="0077317A"/>
    <w:rsid w:val="0077337E"/>
    <w:rsid w:val="00773461"/>
    <w:rsid w:val="0077364B"/>
    <w:rsid w:val="007736FD"/>
    <w:rsid w:val="00773806"/>
    <w:rsid w:val="007738AC"/>
    <w:rsid w:val="007738AF"/>
    <w:rsid w:val="00773980"/>
    <w:rsid w:val="00773C7D"/>
    <w:rsid w:val="00773E2B"/>
    <w:rsid w:val="00773FF3"/>
    <w:rsid w:val="0077408D"/>
    <w:rsid w:val="007741CF"/>
    <w:rsid w:val="00774283"/>
    <w:rsid w:val="0077432F"/>
    <w:rsid w:val="00774443"/>
    <w:rsid w:val="007745C2"/>
    <w:rsid w:val="00774609"/>
    <w:rsid w:val="007746FE"/>
    <w:rsid w:val="00774934"/>
    <w:rsid w:val="0077497D"/>
    <w:rsid w:val="00774E93"/>
    <w:rsid w:val="00774FD6"/>
    <w:rsid w:val="0077508D"/>
    <w:rsid w:val="007751C2"/>
    <w:rsid w:val="00775335"/>
    <w:rsid w:val="0077535C"/>
    <w:rsid w:val="00775635"/>
    <w:rsid w:val="00775641"/>
    <w:rsid w:val="00775754"/>
    <w:rsid w:val="007757A9"/>
    <w:rsid w:val="0077584A"/>
    <w:rsid w:val="00775A65"/>
    <w:rsid w:val="00775B4B"/>
    <w:rsid w:val="00775C4B"/>
    <w:rsid w:val="00775E2F"/>
    <w:rsid w:val="00775E73"/>
    <w:rsid w:val="00775E87"/>
    <w:rsid w:val="00775F6A"/>
    <w:rsid w:val="007760F7"/>
    <w:rsid w:val="0077617D"/>
    <w:rsid w:val="00776258"/>
    <w:rsid w:val="0077626B"/>
    <w:rsid w:val="007762E8"/>
    <w:rsid w:val="00776391"/>
    <w:rsid w:val="007764EC"/>
    <w:rsid w:val="0077678D"/>
    <w:rsid w:val="0077692E"/>
    <w:rsid w:val="007769C0"/>
    <w:rsid w:val="00776CB4"/>
    <w:rsid w:val="00776CF1"/>
    <w:rsid w:val="00776E18"/>
    <w:rsid w:val="007770BF"/>
    <w:rsid w:val="007771F5"/>
    <w:rsid w:val="00777289"/>
    <w:rsid w:val="007773F4"/>
    <w:rsid w:val="00777613"/>
    <w:rsid w:val="00777930"/>
    <w:rsid w:val="00777F1D"/>
    <w:rsid w:val="00777F4D"/>
    <w:rsid w:val="0078001B"/>
    <w:rsid w:val="00780050"/>
    <w:rsid w:val="00780286"/>
    <w:rsid w:val="00780303"/>
    <w:rsid w:val="007803BC"/>
    <w:rsid w:val="007803DB"/>
    <w:rsid w:val="0078040D"/>
    <w:rsid w:val="00780542"/>
    <w:rsid w:val="00780739"/>
    <w:rsid w:val="0078095B"/>
    <w:rsid w:val="00780A9C"/>
    <w:rsid w:val="00780A9E"/>
    <w:rsid w:val="00780BB0"/>
    <w:rsid w:val="00780EEF"/>
    <w:rsid w:val="00780F7F"/>
    <w:rsid w:val="007810B0"/>
    <w:rsid w:val="00781292"/>
    <w:rsid w:val="007813BB"/>
    <w:rsid w:val="007814B0"/>
    <w:rsid w:val="0078159E"/>
    <w:rsid w:val="0078184C"/>
    <w:rsid w:val="007818E3"/>
    <w:rsid w:val="00781BD9"/>
    <w:rsid w:val="00781E34"/>
    <w:rsid w:val="00781E47"/>
    <w:rsid w:val="00781F2A"/>
    <w:rsid w:val="00782234"/>
    <w:rsid w:val="00782425"/>
    <w:rsid w:val="007824E7"/>
    <w:rsid w:val="007827DC"/>
    <w:rsid w:val="007828B3"/>
    <w:rsid w:val="00782902"/>
    <w:rsid w:val="0078295D"/>
    <w:rsid w:val="00782A12"/>
    <w:rsid w:val="00782A7F"/>
    <w:rsid w:val="00782AA0"/>
    <w:rsid w:val="00782B45"/>
    <w:rsid w:val="00782BCB"/>
    <w:rsid w:val="00782D19"/>
    <w:rsid w:val="00782D1E"/>
    <w:rsid w:val="00782F0B"/>
    <w:rsid w:val="007830BC"/>
    <w:rsid w:val="007830CC"/>
    <w:rsid w:val="0078344A"/>
    <w:rsid w:val="0078346A"/>
    <w:rsid w:val="00783A32"/>
    <w:rsid w:val="00783AAD"/>
    <w:rsid w:val="00783D97"/>
    <w:rsid w:val="00783DF1"/>
    <w:rsid w:val="007844B9"/>
    <w:rsid w:val="007844D8"/>
    <w:rsid w:val="00784632"/>
    <w:rsid w:val="00784809"/>
    <w:rsid w:val="00784821"/>
    <w:rsid w:val="007849A7"/>
    <w:rsid w:val="007849E3"/>
    <w:rsid w:val="00784A8A"/>
    <w:rsid w:val="00784F0C"/>
    <w:rsid w:val="00785201"/>
    <w:rsid w:val="0078547B"/>
    <w:rsid w:val="00785707"/>
    <w:rsid w:val="00785711"/>
    <w:rsid w:val="007857DC"/>
    <w:rsid w:val="00785907"/>
    <w:rsid w:val="007859CB"/>
    <w:rsid w:val="00785DA7"/>
    <w:rsid w:val="00786028"/>
    <w:rsid w:val="00786179"/>
    <w:rsid w:val="007862E0"/>
    <w:rsid w:val="00786379"/>
    <w:rsid w:val="0078668D"/>
    <w:rsid w:val="00786997"/>
    <w:rsid w:val="007869A0"/>
    <w:rsid w:val="007869EC"/>
    <w:rsid w:val="00786C50"/>
    <w:rsid w:val="00786D20"/>
    <w:rsid w:val="00786F52"/>
    <w:rsid w:val="0078714E"/>
    <w:rsid w:val="00787197"/>
    <w:rsid w:val="007872FA"/>
    <w:rsid w:val="00787312"/>
    <w:rsid w:val="00787473"/>
    <w:rsid w:val="0078758C"/>
    <w:rsid w:val="007876CB"/>
    <w:rsid w:val="007878A5"/>
    <w:rsid w:val="00787B95"/>
    <w:rsid w:val="00787DDB"/>
    <w:rsid w:val="00787F2B"/>
    <w:rsid w:val="00787F60"/>
    <w:rsid w:val="00790095"/>
    <w:rsid w:val="007900B0"/>
    <w:rsid w:val="007900B6"/>
    <w:rsid w:val="00790161"/>
    <w:rsid w:val="007901B2"/>
    <w:rsid w:val="007901D4"/>
    <w:rsid w:val="00790283"/>
    <w:rsid w:val="0079032D"/>
    <w:rsid w:val="007904D2"/>
    <w:rsid w:val="007906A9"/>
    <w:rsid w:val="007907EE"/>
    <w:rsid w:val="00790967"/>
    <w:rsid w:val="00790A96"/>
    <w:rsid w:val="00790B0E"/>
    <w:rsid w:val="00790B2D"/>
    <w:rsid w:val="00790C43"/>
    <w:rsid w:val="00790D60"/>
    <w:rsid w:val="00790DD4"/>
    <w:rsid w:val="00790F3E"/>
    <w:rsid w:val="00790FA7"/>
    <w:rsid w:val="00790FD5"/>
    <w:rsid w:val="007910B3"/>
    <w:rsid w:val="00791581"/>
    <w:rsid w:val="007915A4"/>
    <w:rsid w:val="00791658"/>
    <w:rsid w:val="0079173F"/>
    <w:rsid w:val="00791770"/>
    <w:rsid w:val="00791942"/>
    <w:rsid w:val="007919D4"/>
    <w:rsid w:val="00791B26"/>
    <w:rsid w:val="00791BF6"/>
    <w:rsid w:val="00791CE4"/>
    <w:rsid w:val="00791F2B"/>
    <w:rsid w:val="00791FF8"/>
    <w:rsid w:val="007921EC"/>
    <w:rsid w:val="0079232F"/>
    <w:rsid w:val="0079257C"/>
    <w:rsid w:val="007926B8"/>
    <w:rsid w:val="00792703"/>
    <w:rsid w:val="007929CB"/>
    <w:rsid w:val="00792A13"/>
    <w:rsid w:val="00792BD2"/>
    <w:rsid w:val="00792C5B"/>
    <w:rsid w:val="00792D72"/>
    <w:rsid w:val="00793073"/>
    <w:rsid w:val="00793078"/>
    <w:rsid w:val="007930DC"/>
    <w:rsid w:val="0079310E"/>
    <w:rsid w:val="0079316A"/>
    <w:rsid w:val="007932CA"/>
    <w:rsid w:val="00793306"/>
    <w:rsid w:val="00793398"/>
    <w:rsid w:val="007935B3"/>
    <w:rsid w:val="0079361F"/>
    <w:rsid w:val="00793781"/>
    <w:rsid w:val="00793790"/>
    <w:rsid w:val="007937C7"/>
    <w:rsid w:val="0079384A"/>
    <w:rsid w:val="00793867"/>
    <w:rsid w:val="0079390F"/>
    <w:rsid w:val="00793D43"/>
    <w:rsid w:val="0079405F"/>
    <w:rsid w:val="007943AE"/>
    <w:rsid w:val="007943C2"/>
    <w:rsid w:val="00794413"/>
    <w:rsid w:val="00794534"/>
    <w:rsid w:val="007945E2"/>
    <w:rsid w:val="0079466E"/>
    <w:rsid w:val="00794702"/>
    <w:rsid w:val="0079486D"/>
    <w:rsid w:val="00794890"/>
    <w:rsid w:val="0079491E"/>
    <w:rsid w:val="0079495A"/>
    <w:rsid w:val="00794A43"/>
    <w:rsid w:val="00795034"/>
    <w:rsid w:val="00795067"/>
    <w:rsid w:val="00795089"/>
    <w:rsid w:val="007951E0"/>
    <w:rsid w:val="0079520A"/>
    <w:rsid w:val="007953A9"/>
    <w:rsid w:val="007957BA"/>
    <w:rsid w:val="00795972"/>
    <w:rsid w:val="00795978"/>
    <w:rsid w:val="00795A8A"/>
    <w:rsid w:val="00795BB9"/>
    <w:rsid w:val="00795D21"/>
    <w:rsid w:val="00795DA9"/>
    <w:rsid w:val="00795EE4"/>
    <w:rsid w:val="00795F53"/>
    <w:rsid w:val="00796085"/>
    <w:rsid w:val="00796369"/>
    <w:rsid w:val="0079638C"/>
    <w:rsid w:val="00796435"/>
    <w:rsid w:val="00796490"/>
    <w:rsid w:val="007965E8"/>
    <w:rsid w:val="007967DF"/>
    <w:rsid w:val="007968AE"/>
    <w:rsid w:val="00796936"/>
    <w:rsid w:val="00796A16"/>
    <w:rsid w:val="00796AC9"/>
    <w:rsid w:val="00796C97"/>
    <w:rsid w:val="00796E3E"/>
    <w:rsid w:val="00796E4B"/>
    <w:rsid w:val="00796F26"/>
    <w:rsid w:val="00797003"/>
    <w:rsid w:val="00797198"/>
    <w:rsid w:val="00797355"/>
    <w:rsid w:val="00797475"/>
    <w:rsid w:val="007977C1"/>
    <w:rsid w:val="00797859"/>
    <w:rsid w:val="00797A22"/>
    <w:rsid w:val="00797CAA"/>
    <w:rsid w:val="00797F94"/>
    <w:rsid w:val="007A0299"/>
    <w:rsid w:val="007A02DC"/>
    <w:rsid w:val="007A0386"/>
    <w:rsid w:val="007A0519"/>
    <w:rsid w:val="007A051E"/>
    <w:rsid w:val="007A0534"/>
    <w:rsid w:val="007A05EF"/>
    <w:rsid w:val="007A0660"/>
    <w:rsid w:val="007A08FA"/>
    <w:rsid w:val="007A092E"/>
    <w:rsid w:val="007A094C"/>
    <w:rsid w:val="007A0A21"/>
    <w:rsid w:val="007A0AA5"/>
    <w:rsid w:val="007A0BC3"/>
    <w:rsid w:val="007A0BF4"/>
    <w:rsid w:val="007A0C3B"/>
    <w:rsid w:val="007A0CE1"/>
    <w:rsid w:val="007A0EAC"/>
    <w:rsid w:val="007A1172"/>
    <w:rsid w:val="007A1195"/>
    <w:rsid w:val="007A11A3"/>
    <w:rsid w:val="007A1521"/>
    <w:rsid w:val="007A15B0"/>
    <w:rsid w:val="007A15F4"/>
    <w:rsid w:val="007A1696"/>
    <w:rsid w:val="007A17E6"/>
    <w:rsid w:val="007A18D4"/>
    <w:rsid w:val="007A1A2A"/>
    <w:rsid w:val="007A225B"/>
    <w:rsid w:val="007A22A4"/>
    <w:rsid w:val="007A2362"/>
    <w:rsid w:val="007A25A2"/>
    <w:rsid w:val="007A268D"/>
    <w:rsid w:val="007A27E4"/>
    <w:rsid w:val="007A282F"/>
    <w:rsid w:val="007A2832"/>
    <w:rsid w:val="007A29B8"/>
    <w:rsid w:val="007A29E8"/>
    <w:rsid w:val="007A2B15"/>
    <w:rsid w:val="007A2C2B"/>
    <w:rsid w:val="007A2E96"/>
    <w:rsid w:val="007A2F16"/>
    <w:rsid w:val="007A2F28"/>
    <w:rsid w:val="007A2F4B"/>
    <w:rsid w:val="007A302E"/>
    <w:rsid w:val="007A3107"/>
    <w:rsid w:val="007A31A5"/>
    <w:rsid w:val="007A33E9"/>
    <w:rsid w:val="007A360C"/>
    <w:rsid w:val="007A3684"/>
    <w:rsid w:val="007A37E9"/>
    <w:rsid w:val="007A37EB"/>
    <w:rsid w:val="007A38FE"/>
    <w:rsid w:val="007A3A0F"/>
    <w:rsid w:val="007A3A9B"/>
    <w:rsid w:val="007A3BC8"/>
    <w:rsid w:val="007A3C9B"/>
    <w:rsid w:val="007A3D3A"/>
    <w:rsid w:val="007A3D9A"/>
    <w:rsid w:val="007A4054"/>
    <w:rsid w:val="007A40A7"/>
    <w:rsid w:val="007A411D"/>
    <w:rsid w:val="007A4543"/>
    <w:rsid w:val="007A47D6"/>
    <w:rsid w:val="007A491F"/>
    <w:rsid w:val="007A4B36"/>
    <w:rsid w:val="007A4B71"/>
    <w:rsid w:val="007A4E90"/>
    <w:rsid w:val="007A4EA2"/>
    <w:rsid w:val="007A50D0"/>
    <w:rsid w:val="007A53B9"/>
    <w:rsid w:val="007A5765"/>
    <w:rsid w:val="007A5785"/>
    <w:rsid w:val="007A57A9"/>
    <w:rsid w:val="007A57FB"/>
    <w:rsid w:val="007A5921"/>
    <w:rsid w:val="007A59ED"/>
    <w:rsid w:val="007A5CC2"/>
    <w:rsid w:val="007A5D7F"/>
    <w:rsid w:val="007A5F14"/>
    <w:rsid w:val="007A5F65"/>
    <w:rsid w:val="007A6004"/>
    <w:rsid w:val="007A6298"/>
    <w:rsid w:val="007A63FB"/>
    <w:rsid w:val="007A6629"/>
    <w:rsid w:val="007A6646"/>
    <w:rsid w:val="007A69D8"/>
    <w:rsid w:val="007A69F7"/>
    <w:rsid w:val="007A6B6D"/>
    <w:rsid w:val="007A6F6D"/>
    <w:rsid w:val="007A7061"/>
    <w:rsid w:val="007A7140"/>
    <w:rsid w:val="007A72CD"/>
    <w:rsid w:val="007A7415"/>
    <w:rsid w:val="007A7448"/>
    <w:rsid w:val="007A75A5"/>
    <w:rsid w:val="007A7882"/>
    <w:rsid w:val="007A78B8"/>
    <w:rsid w:val="007A7A5C"/>
    <w:rsid w:val="007A7ABC"/>
    <w:rsid w:val="007A7B27"/>
    <w:rsid w:val="007A7B48"/>
    <w:rsid w:val="007A7D15"/>
    <w:rsid w:val="007B00D7"/>
    <w:rsid w:val="007B0794"/>
    <w:rsid w:val="007B08C4"/>
    <w:rsid w:val="007B0BE9"/>
    <w:rsid w:val="007B0DF2"/>
    <w:rsid w:val="007B0EC8"/>
    <w:rsid w:val="007B0FF0"/>
    <w:rsid w:val="007B1016"/>
    <w:rsid w:val="007B1048"/>
    <w:rsid w:val="007B1333"/>
    <w:rsid w:val="007B159E"/>
    <w:rsid w:val="007B16C6"/>
    <w:rsid w:val="007B17DB"/>
    <w:rsid w:val="007B1B88"/>
    <w:rsid w:val="007B1C22"/>
    <w:rsid w:val="007B1DD2"/>
    <w:rsid w:val="007B1E83"/>
    <w:rsid w:val="007B1F20"/>
    <w:rsid w:val="007B1F84"/>
    <w:rsid w:val="007B2246"/>
    <w:rsid w:val="007B2247"/>
    <w:rsid w:val="007B224C"/>
    <w:rsid w:val="007B2326"/>
    <w:rsid w:val="007B2686"/>
    <w:rsid w:val="007B2AB0"/>
    <w:rsid w:val="007B2AB9"/>
    <w:rsid w:val="007B2CA4"/>
    <w:rsid w:val="007B2E36"/>
    <w:rsid w:val="007B2E6F"/>
    <w:rsid w:val="007B2EE2"/>
    <w:rsid w:val="007B2FF1"/>
    <w:rsid w:val="007B31FF"/>
    <w:rsid w:val="007B3C3D"/>
    <w:rsid w:val="007B3CF7"/>
    <w:rsid w:val="007B3D32"/>
    <w:rsid w:val="007B3DF8"/>
    <w:rsid w:val="007B3E25"/>
    <w:rsid w:val="007B40EA"/>
    <w:rsid w:val="007B4573"/>
    <w:rsid w:val="007B4604"/>
    <w:rsid w:val="007B4613"/>
    <w:rsid w:val="007B472D"/>
    <w:rsid w:val="007B4780"/>
    <w:rsid w:val="007B494B"/>
    <w:rsid w:val="007B4A83"/>
    <w:rsid w:val="007B4C72"/>
    <w:rsid w:val="007B4E29"/>
    <w:rsid w:val="007B4F98"/>
    <w:rsid w:val="007B50C7"/>
    <w:rsid w:val="007B5440"/>
    <w:rsid w:val="007B5474"/>
    <w:rsid w:val="007B54E7"/>
    <w:rsid w:val="007B5621"/>
    <w:rsid w:val="007B5A7E"/>
    <w:rsid w:val="007B5B33"/>
    <w:rsid w:val="007B5BE3"/>
    <w:rsid w:val="007B5C2A"/>
    <w:rsid w:val="007B5C3E"/>
    <w:rsid w:val="007B5C87"/>
    <w:rsid w:val="007B5D95"/>
    <w:rsid w:val="007B5E41"/>
    <w:rsid w:val="007B5E42"/>
    <w:rsid w:val="007B5F1D"/>
    <w:rsid w:val="007B5FF4"/>
    <w:rsid w:val="007B61FA"/>
    <w:rsid w:val="007B627F"/>
    <w:rsid w:val="007B62F7"/>
    <w:rsid w:val="007B6538"/>
    <w:rsid w:val="007B660E"/>
    <w:rsid w:val="007B69E2"/>
    <w:rsid w:val="007B6BC2"/>
    <w:rsid w:val="007B6D1D"/>
    <w:rsid w:val="007B6D88"/>
    <w:rsid w:val="007B6DD8"/>
    <w:rsid w:val="007B6E6A"/>
    <w:rsid w:val="007B718A"/>
    <w:rsid w:val="007B7191"/>
    <w:rsid w:val="007B7697"/>
    <w:rsid w:val="007B769D"/>
    <w:rsid w:val="007B78D6"/>
    <w:rsid w:val="007B7950"/>
    <w:rsid w:val="007B79E6"/>
    <w:rsid w:val="007B7ADD"/>
    <w:rsid w:val="007B7C4F"/>
    <w:rsid w:val="007B7CDD"/>
    <w:rsid w:val="007B7D11"/>
    <w:rsid w:val="007B7E31"/>
    <w:rsid w:val="007B7E83"/>
    <w:rsid w:val="007B7F05"/>
    <w:rsid w:val="007B7F40"/>
    <w:rsid w:val="007B7FDC"/>
    <w:rsid w:val="007C04A2"/>
    <w:rsid w:val="007C0691"/>
    <w:rsid w:val="007C06CE"/>
    <w:rsid w:val="007C07B7"/>
    <w:rsid w:val="007C088F"/>
    <w:rsid w:val="007C0A8E"/>
    <w:rsid w:val="007C0C30"/>
    <w:rsid w:val="007C0D46"/>
    <w:rsid w:val="007C0E07"/>
    <w:rsid w:val="007C0EC6"/>
    <w:rsid w:val="007C11DB"/>
    <w:rsid w:val="007C1308"/>
    <w:rsid w:val="007C1373"/>
    <w:rsid w:val="007C14CE"/>
    <w:rsid w:val="007C153F"/>
    <w:rsid w:val="007C1D50"/>
    <w:rsid w:val="007C1F61"/>
    <w:rsid w:val="007C21C6"/>
    <w:rsid w:val="007C223C"/>
    <w:rsid w:val="007C223D"/>
    <w:rsid w:val="007C2417"/>
    <w:rsid w:val="007C2912"/>
    <w:rsid w:val="007C2A17"/>
    <w:rsid w:val="007C2A53"/>
    <w:rsid w:val="007C2B54"/>
    <w:rsid w:val="007C2B7E"/>
    <w:rsid w:val="007C2C06"/>
    <w:rsid w:val="007C2C62"/>
    <w:rsid w:val="007C2E58"/>
    <w:rsid w:val="007C30D0"/>
    <w:rsid w:val="007C3611"/>
    <w:rsid w:val="007C3657"/>
    <w:rsid w:val="007C3669"/>
    <w:rsid w:val="007C36B0"/>
    <w:rsid w:val="007C38F6"/>
    <w:rsid w:val="007C3917"/>
    <w:rsid w:val="007C39E5"/>
    <w:rsid w:val="007C3CA5"/>
    <w:rsid w:val="007C3CCB"/>
    <w:rsid w:val="007C3CDC"/>
    <w:rsid w:val="007C3CEE"/>
    <w:rsid w:val="007C3D12"/>
    <w:rsid w:val="007C3D16"/>
    <w:rsid w:val="007C3DA0"/>
    <w:rsid w:val="007C3DA5"/>
    <w:rsid w:val="007C3E09"/>
    <w:rsid w:val="007C3E79"/>
    <w:rsid w:val="007C42C2"/>
    <w:rsid w:val="007C439B"/>
    <w:rsid w:val="007C445C"/>
    <w:rsid w:val="007C44EB"/>
    <w:rsid w:val="007C45B0"/>
    <w:rsid w:val="007C4958"/>
    <w:rsid w:val="007C4C1C"/>
    <w:rsid w:val="007C5076"/>
    <w:rsid w:val="007C5151"/>
    <w:rsid w:val="007C5252"/>
    <w:rsid w:val="007C5333"/>
    <w:rsid w:val="007C562B"/>
    <w:rsid w:val="007C581C"/>
    <w:rsid w:val="007C5F8A"/>
    <w:rsid w:val="007C606F"/>
    <w:rsid w:val="007C611D"/>
    <w:rsid w:val="007C634F"/>
    <w:rsid w:val="007C63D1"/>
    <w:rsid w:val="007C6622"/>
    <w:rsid w:val="007C6661"/>
    <w:rsid w:val="007C6A0C"/>
    <w:rsid w:val="007C6B00"/>
    <w:rsid w:val="007C7062"/>
    <w:rsid w:val="007C7064"/>
    <w:rsid w:val="007C72AD"/>
    <w:rsid w:val="007C7486"/>
    <w:rsid w:val="007C74D7"/>
    <w:rsid w:val="007C772B"/>
    <w:rsid w:val="007C7902"/>
    <w:rsid w:val="007C79A6"/>
    <w:rsid w:val="007C7A4E"/>
    <w:rsid w:val="007C7FAC"/>
    <w:rsid w:val="007C7FC9"/>
    <w:rsid w:val="007D02B9"/>
    <w:rsid w:val="007D043F"/>
    <w:rsid w:val="007D04F6"/>
    <w:rsid w:val="007D06D0"/>
    <w:rsid w:val="007D0815"/>
    <w:rsid w:val="007D0B0F"/>
    <w:rsid w:val="007D0B22"/>
    <w:rsid w:val="007D0F3A"/>
    <w:rsid w:val="007D0F44"/>
    <w:rsid w:val="007D0F72"/>
    <w:rsid w:val="007D0FE7"/>
    <w:rsid w:val="007D1041"/>
    <w:rsid w:val="007D10EE"/>
    <w:rsid w:val="007D12EE"/>
    <w:rsid w:val="007D13EE"/>
    <w:rsid w:val="007D15D0"/>
    <w:rsid w:val="007D1691"/>
    <w:rsid w:val="007D1840"/>
    <w:rsid w:val="007D189D"/>
    <w:rsid w:val="007D1B07"/>
    <w:rsid w:val="007D1B89"/>
    <w:rsid w:val="007D1C41"/>
    <w:rsid w:val="007D1C87"/>
    <w:rsid w:val="007D20C3"/>
    <w:rsid w:val="007D218C"/>
    <w:rsid w:val="007D2245"/>
    <w:rsid w:val="007D22EA"/>
    <w:rsid w:val="007D270E"/>
    <w:rsid w:val="007D27A2"/>
    <w:rsid w:val="007D27D2"/>
    <w:rsid w:val="007D2CCF"/>
    <w:rsid w:val="007D2ED0"/>
    <w:rsid w:val="007D3087"/>
    <w:rsid w:val="007D32F5"/>
    <w:rsid w:val="007D35A9"/>
    <w:rsid w:val="007D3633"/>
    <w:rsid w:val="007D3771"/>
    <w:rsid w:val="007D381E"/>
    <w:rsid w:val="007D3867"/>
    <w:rsid w:val="007D3955"/>
    <w:rsid w:val="007D3C0B"/>
    <w:rsid w:val="007D3CEC"/>
    <w:rsid w:val="007D3FDF"/>
    <w:rsid w:val="007D4065"/>
    <w:rsid w:val="007D40B3"/>
    <w:rsid w:val="007D459C"/>
    <w:rsid w:val="007D45D5"/>
    <w:rsid w:val="007D469C"/>
    <w:rsid w:val="007D4807"/>
    <w:rsid w:val="007D486A"/>
    <w:rsid w:val="007D4A4C"/>
    <w:rsid w:val="007D4AAC"/>
    <w:rsid w:val="007D4B01"/>
    <w:rsid w:val="007D4BA0"/>
    <w:rsid w:val="007D4D0F"/>
    <w:rsid w:val="007D4E0B"/>
    <w:rsid w:val="007D4E1C"/>
    <w:rsid w:val="007D4E3E"/>
    <w:rsid w:val="007D4F0A"/>
    <w:rsid w:val="007D4F5D"/>
    <w:rsid w:val="007D505D"/>
    <w:rsid w:val="007D523D"/>
    <w:rsid w:val="007D5545"/>
    <w:rsid w:val="007D5608"/>
    <w:rsid w:val="007D56A1"/>
    <w:rsid w:val="007D5714"/>
    <w:rsid w:val="007D57E7"/>
    <w:rsid w:val="007D590E"/>
    <w:rsid w:val="007D5A98"/>
    <w:rsid w:val="007D5C78"/>
    <w:rsid w:val="007D5C7A"/>
    <w:rsid w:val="007D5E25"/>
    <w:rsid w:val="007D5F39"/>
    <w:rsid w:val="007D5F69"/>
    <w:rsid w:val="007D6000"/>
    <w:rsid w:val="007D61E0"/>
    <w:rsid w:val="007D61FE"/>
    <w:rsid w:val="007D63F0"/>
    <w:rsid w:val="007D6429"/>
    <w:rsid w:val="007D652E"/>
    <w:rsid w:val="007D66B2"/>
    <w:rsid w:val="007D66F2"/>
    <w:rsid w:val="007D69B0"/>
    <w:rsid w:val="007D6A4B"/>
    <w:rsid w:val="007D6B28"/>
    <w:rsid w:val="007D6C99"/>
    <w:rsid w:val="007D70F6"/>
    <w:rsid w:val="007D72AA"/>
    <w:rsid w:val="007D735C"/>
    <w:rsid w:val="007D7559"/>
    <w:rsid w:val="007D7580"/>
    <w:rsid w:val="007D7687"/>
    <w:rsid w:val="007D77E8"/>
    <w:rsid w:val="007D783D"/>
    <w:rsid w:val="007D7B17"/>
    <w:rsid w:val="007D7C20"/>
    <w:rsid w:val="007D7E31"/>
    <w:rsid w:val="007D7EA1"/>
    <w:rsid w:val="007D7EBA"/>
    <w:rsid w:val="007D7ED1"/>
    <w:rsid w:val="007E02E8"/>
    <w:rsid w:val="007E041C"/>
    <w:rsid w:val="007E0453"/>
    <w:rsid w:val="007E07D9"/>
    <w:rsid w:val="007E093C"/>
    <w:rsid w:val="007E0A72"/>
    <w:rsid w:val="007E0D19"/>
    <w:rsid w:val="007E0D3C"/>
    <w:rsid w:val="007E0D77"/>
    <w:rsid w:val="007E0DFE"/>
    <w:rsid w:val="007E0E99"/>
    <w:rsid w:val="007E0F1B"/>
    <w:rsid w:val="007E0F5F"/>
    <w:rsid w:val="007E0F60"/>
    <w:rsid w:val="007E0F92"/>
    <w:rsid w:val="007E12C7"/>
    <w:rsid w:val="007E1382"/>
    <w:rsid w:val="007E13E6"/>
    <w:rsid w:val="007E1539"/>
    <w:rsid w:val="007E1687"/>
    <w:rsid w:val="007E1877"/>
    <w:rsid w:val="007E192D"/>
    <w:rsid w:val="007E1B94"/>
    <w:rsid w:val="007E2086"/>
    <w:rsid w:val="007E21E7"/>
    <w:rsid w:val="007E2257"/>
    <w:rsid w:val="007E22F2"/>
    <w:rsid w:val="007E24E9"/>
    <w:rsid w:val="007E2750"/>
    <w:rsid w:val="007E2830"/>
    <w:rsid w:val="007E2945"/>
    <w:rsid w:val="007E2CC5"/>
    <w:rsid w:val="007E2ED0"/>
    <w:rsid w:val="007E2EF6"/>
    <w:rsid w:val="007E3070"/>
    <w:rsid w:val="007E307C"/>
    <w:rsid w:val="007E3194"/>
    <w:rsid w:val="007E33C5"/>
    <w:rsid w:val="007E3554"/>
    <w:rsid w:val="007E35F2"/>
    <w:rsid w:val="007E3729"/>
    <w:rsid w:val="007E37B7"/>
    <w:rsid w:val="007E3EDF"/>
    <w:rsid w:val="007E400B"/>
    <w:rsid w:val="007E40AD"/>
    <w:rsid w:val="007E41B3"/>
    <w:rsid w:val="007E435B"/>
    <w:rsid w:val="007E43EF"/>
    <w:rsid w:val="007E46A3"/>
    <w:rsid w:val="007E4804"/>
    <w:rsid w:val="007E4CA0"/>
    <w:rsid w:val="007E4F31"/>
    <w:rsid w:val="007E52F4"/>
    <w:rsid w:val="007E5324"/>
    <w:rsid w:val="007E5344"/>
    <w:rsid w:val="007E565F"/>
    <w:rsid w:val="007E5689"/>
    <w:rsid w:val="007E56C4"/>
    <w:rsid w:val="007E5730"/>
    <w:rsid w:val="007E5869"/>
    <w:rsid w:val="007E5AAA"/>
    <w:rsid w:val="007E5B57"/>
    <w:rsid w:val="007E5C9E"/>
    <w:rsid w:val="007E5D03"/>
    <w:rsid w:val="007E5F2B"/>
    <w:rsid w:val="007E635B"/>
    <w:rsid w:val="007E63C1"/>
    <w:rsid w:val="007E6547"/>
    <w:rsid w:val="007E6790"/>
    <w:rsid w:val="007E67A3"/>
    <w:rsid w:val="007E6858"/>
    <w:rsid w:val="007E685A"/>
    <w:rsid w:val="007E68D5"/>
    <w:rsid w:val="007E6989"/>
    <w:rsid w:val="007E6A2D"/>
    <w:rsid w:val="007E709A"/>
    <w:rsid w:val="007E70A4"/>
    <w:rsid w:val="007E7229"/>
    <w:rsid w:val="007E72EF"/>
    <w:rsid w:val="007E76DF"/>
    <w:rsid w:val="007E775D"/>
    <w:rsid w:val="007E7765"/>
    <w:rsid w:val="007E79D9"/>
    <w:rsid w:val="007E7A6E"/>
    <w:rsid w:val="007E7B1F"/>
    <w:rsid w:val="007E7E3A"/>
    <w:rsid w:val="007E7F0E"/>
    <w:rsid w:val="007F0145"/>
    <w:rsid w:val="007F017C"/>
    <w:rsid w:val="007F074E"/>
    <w:rsid w:val="007F0817"/>
    <w:rsid w:val="007F0AF6"/>
    <w:rsid w:val="007F0C9E"/>
    <w:rsid w:val="007F0CB9"/>
    <w:rsid w:val="007F0DAB"/>
    <w:rsid w:val="007F0E00"/>
    <w:rsid w:val="007F0E8C"/>
    <w:rsid w:val="007F126F"/>
    <w:rsid w:val="007F13D5"/>
    <w:rsid w:val="007F14EC"/>
    <w:rsid w:val="007F16AA"/>
    <w:rsid w:val="007F18EE"/>
    <w:rsid w:val="007F1987"/>
    <w:rsid w:val="007F1FBA"/>
    <w:rsid w:val="007F205C"/>
    <w:rsid w:val="007F2079"/>
    <w:rsid w:val="007F214F"/>
    <w:rsid w:val="007F2410"/>
    <w:rsid w:val="007F2414"/>
    <w:rsid w:val="007F2600"/>
    <w:rsid w:val="007F2654"/>
    <w:rsid w:val="007F26CA"/>
    <w:rsid w:val="007F28FF"/>
    <w:rsid w:val="007F2A35"/>
    <w:rsid w:val="007F2B29"/>
    <w:rsid w:val="007F2B2A"/>
    <w:rsid w:val="007F2DCB"/>
    <w:rsid w:val="007F2DE0"/>
    <w:rsid w:val="007F2EFF"/>
    <w:rsid w:val="007F3118"/>
    <w:rsid w:val="007F3120"/>
    <w:rsid w:val="007F32EF"/>
    <w:rsid w:val="007F32F4"/>
    <w:rsid w:val="007F3397"/>
    <w:rsid w:val="007F352F"/>
    <w:rsid w:val="007F35A7"/>
    <w:rsid w:val="007F36DD"/>
    <w:rsid w:val="007F3873"/>
    <w:rsid w:val="007F394C"/>
    <w:rsid w:val="007F39EC"/>
    <w:rsid w:val="007F3B3A"/>
    <w:rsid w:val="007F3B79"/>
    <w:rsid w:val="007F3C68"/>
    <w:rsid w:val="007F3C8A"/>
    <w:rsid w:val="007F3E4A"/>
    <w:rsid w:val="007F40CD"/>
    <w:rsid w:val="007F4141"/>
    <w:rsid w:val="007F4224"/>
    <w:rsid w:val="007F42B0"/>
    <w:rsid w:val="007F433C"/>
    <w:rsid w:val="007F43A1"/>
    <w:rsid w:val="007F49CC"/>
    <w:rsid w:val="007F4DFE"/>
    <w:rsid w:val="007F5104"/>
    <w:rsid w:val="007F51A0"/>
    <w:rsid w:val="007F52EE"/>
    <w:rsid w:val="007F53B0"/>
    <w:rsid w:val="007F54B0"/>
    <w:rsid w:val="007F559D"/>
    <w:rsid w:val="007F5610"/>
    <w:rsid w:val="007F566F"/>
    <w:rsid w:val="007F5683"/>
    <w:rsid w:val="007F5695"/>
    <w:rsid w:val="007F56E9"/>
    <w:rsid w:val="007F5853"/>
    <w:rsid w:val="007F5990"/>
    <w:rsid w:val="007F59AF"/>
    <w:rsid w:val="007F59C6"/>
    <w:rsid w:val="007F5A5E"/>
    <w:rsid w:val="007F5B0A"/>
    <w:rsid w:val="007F5B61"/>
    <w:rsid w:val="007F5F90"/>
    <w:rsid w:val="007F5FD5"/>
    <w:rsid w:val="007F60F1"/>
    <w:rsid w:val="007F629E"/>
    <w:rsid w:val="007F63A3"/>
    <w:rsid w:val="007F6505"/>
    <w:rsid w:val="007F6571"/>
    <w:rsid w:val="007F65DD"/>
    <w:rsid w:val="007F67C7"/>
    <w:rsid w:val="007F67D0"/>
    <w:rsid w:val="007F6A1F"/>
    <w:rsid w:val="007F6A55"/>
    <w:rsid w:val="007F6B1B"/>
    <w:rsid w:val="007F6BD5"/>
    <w:rsid w:val="007F6CE5"/>
    <w:rsid w:val="007F6D39"/>
    <w:rsid w:val="007F6EEA"/>
    <w:rsid w:val="007F6F0F"/>
    <w:rsid w:val="007F73D9"/>
    <w:rsid w:val="007F741B"/>
    <w:rsid w:val="007F74E9"/>
    <w:rsid w:val="007F7593"/>
    <w:rsid w:val="007F76F5"/>
    <w:rsid w:val="007F7749"/>
    <w:rsid w:val="007F787B"/>
    <w:rsid w:val="007F7A6D"/>
    <w:rsid w:val="007F7C30"/>
    <w:rsid w:val="007F7C4C"/>
    <w:rsid w:val="007F7CE7"/>
    <w:rsid w:val="007F7CEB"/>
    <w:rsid w:val="007F7D46"/>
    <w:rsid w:val="007F7D53"/>
    <w:rsid w:val="007F7E1A"/>
    <w:rsid w:val="00800008"/>
    <w:rsid w:val="00800041"/>
    <w:rsid w:val="00800095"/>
    <w:rsid w:val="0080014E"/>
    <w:rsid w:val="0080018D"/>
    <w:rsid w:val="008004C6"/>
    <w:rsid w:val="008004E5"/>
    <w:rsid w:val="0080050D"/>
    <w:rsid w:val="008005D3"/>
    <w:rsid w:val="00800711"/>
    <w:rsid w:val="00800872"/>
    <w:rsid w:val="008008C1"/>
    <w:rsid w:val="0080095E"/>
    <w:rsid w:val="00800B6C"/>
    <w:rsid w:val="00800C44"/>
    <w:rsid w:val="00800C76"/>
    <w:rsid w:val="00800F7C"/>
    <w:rsid w:val="00800FE1"/>
    <w:rsid w:val="00801020"/>
    <w:rsid w:val="00801255"/>
    <w:rsid w:val="00801356"/>
    <w:rsid w:val="00801361"/>
    <w:rsid w:val="008014E0"/>
    <w:rsid w:val="0080171B"/>
    <w:rsid w:val="00801740"/>
    <w:rsid w:val="00801754"/>
    <w:rsid w:val="008017D2"/>
    <w:rsid w:val="00801A42"/>
    <w:rsid w:val="00801B85"/>
    <w:rsid w:val="00801C2D"/>
    <w:rsid w:val="00801CF8"/>
    <w:rsid w:val="00801E71"/>
    <w:rsid w:val="00801F2F"/>
    <w:rsid w:val="00802070"/>
    <w:rsid w:val="008020B4"/>
    <w:rsid w:val="00802125"/>
    <w:rsid w:val="00802349"/>
    <w:rsid w:val="00802636"/>
    <w:rsid w:val="008026CF"/>
    <w:rsid w:val="008027BD"/>
    <w:rsid w:val="00802A11"/>
    <w:rsid w:val="00802D39"/>
    <w:rsid w:val="0080308A"/>
    <w:rsid w:val="008030F3"/>
    <w:rsid w:val="00803265"/>
    <w:rsid w:val="008032DC"/>
    <w:rsid w:val="00803577"/>
    <w:rsid w:val="0080381E"/>
    <w:rsid w:val="00803980"/>
    <w:rsid w:val="00803CA0"/>
    <w:rsid w:val="00803D7C"/>
    <w:rsid w:val="00803E50"/>
    <w:rsid w:val="00803E78"/>
    <w:rsid w:val="00804015"/>
    <w:rsid w:val="008040B1"/>
    <w:rsid w:val="008040E4"/>
    <w:rsid w:val="008040F8"/>
    <w:rsid w:val="00804216"/>
    <w:rsid w:val="00804372"/>
    <w:rsid w:val="008043B0"/>
    <w:rsid w:val="008044BF"/>
    <w:rsid w:val="00804599"/>
    <w:rsid w:val="008046B1"/>
    <w:rsid w:val="008047EA"/>
    <w:rsid w:val="008048DF"/>
    <w:rsid w:val="0080499D"/>
    <w:rsid w:val="00804CE3"/>
    <w:rsid w:val="008050B3"/>
    <w:rsid w:val="008050E6"/>
    <w:rsid w:val="00805162"/>
    <w:rsid w:val="008052BE"/>
    <w:rsid w:val="00805350"/>
    <w:rsid w:val="008053DB"/>
    <w:rsid w:val="008054D3"/>
    <w:rsid w:val="0080567B"/>
    <w:rsid w:val="008058FA"/>
    <w:rsid w:val="0080592A"/>
    <w:rsid w:val="00805991"/>
    <w:rsid w:val="00805A90"/>
    <w:rsid w:val="00805B86"/>
    <w:rsid w:val="00805EFE"/>
    <w:rsid w:val="00805FD5"/>
    <w:rsid w:val="008062F8"/>
    <w:rsid w:val="00806523"/>
    <w:rsid w:val="00806837"/>
    <w:rsid w:val="008068FF"/>
    <w:rsid w:val="00806914"/>
    <w:rsid w:val="00806BF6"/>
    <w:rsid w:val="00806CA9"/>
    <w:rsid w:val="00806F40"/>
    <w:rsid w:val="00807192"/>
    <w:rsid w:val="0080719F"/>
    <w:rsid w:val="0080724E"/>
    <w:rsid w:val="00807431"/>
    <w:rsid w:val="00807636"/>
    <w:rsid w:val="00807733"/>
    <w:rsid w:val="008078CE"/>
    <w:rsid w:val="008079DF"/>
    <w:rsid w:val="00807F16"/>
    <w:rsid w:val="0081004F"/>
    <w:rsid w:val="00810053"/>
    <w:rsid w:val="0081040C"/>
    <w:rsid w:val="00810758"/>
    <w:rsid w:val="008107AA"/>
    <w:rsid w:val="008107E5"/>
    <w:rsid w:val="008108D4"/>
    <w:rsid w:val="0081097A"/>
    <w:rsid w:val="00810BE8"/>
    <w:rsid w:val="00810CF3"/>
    <w:rsid w:val="00811095"/>
    <w:rsid w:val="008110CA"/>
    <w:rsid w:val="00811246"/>
    <w:rsid w:val="00811254"/>
    <w:rsid w:val="0081177A"/>
    <w:rsid w:val="00811988"/>
    <w:rsid w:val="00811F54"/>
    <w:rsid w:val="00811F71"/>
    <w:rsid w:val="00812021"/>
    <w:rsid w:val="00812317"/>
    <w:rsid w:val="00812423"/>
    <w:rsid w:val="00812743"/>
    <w:rsid w:val="0081278F"/>
    <w:rsid w:val="00812968"/>
    <w:rsid w:val="00812C35"/>
    <w:rsid w:val="00812C51"/>
    <w:rsid w:val="00812D96"/>
    <w:rsid w:val="00812F39"/>
    <w:rsid w:val="008133AC"/>
    <w:rsid w:val="0081346F"/>
    <w:rsid w:val="00813583"/>
    <w:rsid w:val="008135DB"/>
    <w:rsid w:val="00813A0A"/>
    <w:rsid w:val="00813CB7"/>
    <w:rsid w:val="00813E4A"/>
    <w:rsid w:val="0081406A"/>
    <w:rsid w:val="00814433"/>
    <w:rsid w:val="00814455"/>
    <w:rsid w:val="00814569"/>
    <w:rsid w:val="0081456B"/>
    <w:rsid w:val="00814747"/>
    <w:rsid w:val="0081482C"/>
    <w:rsid w:val="0081488A"/>
    <w:rsid w:val="008148B7"/>
    <w:rsid w:val="00814A73"/>
    <w:rsid w:val="00814AF5"/>
    <w:rsid w:val="00814D82"/>
    <w:rsid w:val="00814FF8"/>
    <w:rsid w:val="0081517D"/>
    <w:rsid w:val="0081554D"/>
    <w:rsid w:val="008156FD"/>
    <w:rsid w:val="0081586C"/>
    <w:rsid w:val="00815891"/>
    <w:rsid w:val="00815900"/>
    <w:rsid w:val="0081620C"/>
    <w:rsid w:val="008165F7"/>
    <w:rsid w:val="008165F9"/>
    <w:rsid w:val="008166C2"/>
    <w:rsid w:val="008168EB"/>
    <w:rsid w:val="00816A88"/>
    <w:rsid w:val="00816ACF"/>
    <w:rsid w:val="00816CE9"/>
    <w:rsid w:val="00816E4F"/>
    <w:rsid w:val="00817063"/>
    <w:rsid w:val="008170A9"/>
    <w:rsid w:val="00817206"/>
    <w:rsid w:val="0081735F"/>
    <w:rsid w:val="008173BC"/>
    <w:rsid w:val="0081742C"/>
    <w:rsid w:val="008174C5"/>
    <w:rsid w:val="0081767E"/>
    <w:rsid w:val="008178D8"/>
    <w:rsid w:val="00817A10"/>
    <w:rsid w:val="00817A1F"/>
    <w:rsid w:val="00817BCB"/>
    <w:rsid w:val="00817BDD"/>
    <w:rsid w:val="00817BE9"/>
    <w:rsid w:val="00817F26"/>
    <w:rsid w:val="008201E6"/>
    <w:rsid w:val="008202A3"/>
    <w:rsid w:val="0082058C"/>
    <w:rsid w:val="00820723"/>
    <w:rsid w:val="00820AB2"/>
    <w:rsid w:val="00820C45"/>
    <w:rsid w:val="00820CEC"/>
    <w:rsid w:val="00820D33"/>
    <w:rsid w:val="00820D53"/>
    <w:rsid w:val="00820DD4"/>
    <w:rsid w:val="00820EDB"/>
    <w:rsid w:val="00821003"/>
    <w:rsid w:val="00821050"/>
    <w:rsid w:val="00821052"/>
    <w:rsid w:val="00821079"/>
    <w:rsid w:val="008212B2"/>
    <w:rsid w:val="00821310"/>
    <w:rsid w:val="0082137D"/>
    <w:rsid w:val="008213D3"/>
    <w:rsid w:val="0082144E"/>
    <w:rsid w:val="00821482"/>
    <w:rsid w:val="0082153E"/>
    <w:rsid w:val="008215D8"/>
    <w:rsid w:val="008216F7"/>
    <w:rsid w:val="00821ACC"/>
    <w:rsid w:val="00821D3E"/>
    <w:rsid w:val="00822072"/>
    <w:rsid w:val="008221F8"/>
    <w:rsid w:val="008222D7"/>
    <w:rsid w:val="00822306"/>
    <w:rsid w:val="0082236D"/>
    <w:rsid w:val="00822AF5"/>
    <w:rsid w:val="00822AFE"/>
    <w:rsid w:val="00823046"/>
    <w:rsid w:val="0082357B"/>
    <w:rsid w:val="00823620"/>
    <w:rsid w:val="00823739"/>
    <w:rsid w:val="008237F5"/>
    <w:rsid w:val="00823B01"/>
    <w:rsid w:val="0082406C"/>
    <w:rsid w:val="00824577"/>
    <w:rsid w:val="00824958"/>
    <w:rsid w:val="00824981"/>
    <w:rsid w:val="00824A93"/>
    <w:rsid w:val="00824B9E"/>
    <w:rsid w:val="00824ED0"/>
    <w:rsid w:val="008250D8"/>
    <w:rsid w:val="008251B4"/>
    <w:rsid w:val="0082525F"/>
    <w:rsid w:val="008256C5"/>
    <w:rsid w:val="00825A4F"/>
    <w:rsid w:val="00825B12"/>
    <w:rsid w:val="00825C1D"/>
    <w:rsid w:val="00825C5E"/>
    <w:rsid w:val="00825E02"/>
    <w:rsid w:val="00825E47"/>
    <w:rsid w:val="00825E6B"/>
    <w:rsid w:val="00825EE1"/>
    <w:rsid w:val="00826150"/>
    <w:rsid w:val="0082644E"/>
    <w:rsid w:val="008265C9"/>
    <w:rsid w:val="008267D7"/>
    <w:rsid w:val="008268AD"/>
    <w:rsid w:val="00826ACA"/>
    <w:rsid w:val="00826C3A"/>
    <w:rsid w:val="00826D5D"/>
    <w:rsid w:val="00826D7B"/>
    <w:rsid w:val="0082704B"/>
    <w:rsid w:val="0082718D"/>
    <w:rsid w:val="008271B1"/>
    <w:rsid w:val="008271BF"/>
    <w:rsid w:val="008271DB"/>
    <w:rsid w:val="0082735F"/>
    <w:rsid w:val="00827426"/>
    <w:rsid w:val="008276A5"/>
    <w:rsid w:val="008277B1"/>
    <w:rsid w:val="00827842"/>
    <w:rsid w:val="008278A5"/>
    <w:rsid w:val="00827ECD"/>
    <w:rsid w:val="008300F5"/>
    <w:rsid w:val="00830148"/>
    <w:rsid w:val="0083025E"/>
    <w:rsid w:val="00830276"/>
    <w:rsid w:val="008302DE"/>
    <w:rsid w:val="00830383"/>
    <w:rsid w:val="00830457"/>
    <w:rsid w:val="008304A9"/>
    <w:rsid w:val="00830D8C"/>
    <w:rsid w:val="00830DB6"/>
    <w:rsid w:val="00830DC7"/>
    <w:rsid w:val="00830F94"/>
    <w:rsid w:val="00830FB3"/>
    <w:rsid w:val="00831052"/>
    <w:rsid w:val="008311CF"/>
    <w:rsid w:val="00831243"/>
    <w:rsid w:val="0083127C"/>
    <w:rsid w:val="00831468"/>
    <w:rsid w:val="008314CA"/>
    <w:rsid w:val="008315A8"/>
    <w:rsid w:val="008315AD"/>
    <w:rsid w:val="00831AB7"/>
    <w:rsid w:val="00831AE0"/>
    <w:rsid w:val="00831BE4"/>
    <w:rsid w:val="00831BED"/>
    <w:rsid w:val="00831BF0"/>
    <w:rsid w:val="00831CB8"/>
    <w:rsid w:val="00831D03"/>
    <w:rsid w:val="00831FEE"/>
    <w:rsid w:val="00832104"/>
    <w:rsid w:val="008322FC"/>
    <w:rsid w:val="008325D8"/>
    <w:rsid w:val="00832653"/>
    <w:rsid w:val="008329D4"/>
    <w:rsid w:val="00832BB0"/>
    <w:rsid w:val="00832CF9"/>
    <w:rsid w:val="00832D81"/>
    <w:rsid w:val="00832D96"/>
    <w:rsid w:val="00832F61"/>
    <w:rsid w:val="008330A0"/>
    <w:rsid w:val="00833104"/>
    <w:rsid w:val="00833404"/>
    <w:rsid w:val="008335BE"/>
    <w:rsid w:val="00833662"/>
    <w:rsid w:val="008336D1"/>
    <w:rsid w:val="0083375E"/>
    <w:rsid w:val="00833890"/>
    <w:rsid w:val="00833AA7"/>
    <w:rsid w:val="00833B68"/>
    <w:rsid w:val="00833BC2"/>
    <w:rsid w:val="00833C16"/>
    <w:rsid w:val="00833CBA"/>
    <w:rsid w:val="00833F6B"/>
    <w:rsid w:val="00834021"/>
    <w:rsid w:val="00834058"/>
    <w:rsid w:val="008341C1"/>
    <w:rsid w:val="00834357"/>
    <w:rsid w:val="0083450A"/>
    <w:rsid w:val="00834648"/>
    <w:rsid w:val="00834A2C"/>
    <w:rsid w:val="00834B52"/>
    <w:rsid w:val="00834BBD"/>
    <w:rsid w:val="00834F85"/>
    <w:rsid w:val="00835108"/>
    <w:rsid w:val="00835515"/>
    <w:rsid w:val="0083585D"/>
    <w:rsid w:val="00835AD2"/>
    <w:rsid w:val="00835E74"/>
    <w:rsid w:val="008360F2"/>
    <w:rsid w:val="0083617D"/>
    <w:rsid w:val="0083625F"/>
    <w:rsid w:val="00836346"/>
    <w:rsid w:val="008364BB"/>
    <w:rsid w:val="008366DB"/>
    <w:rsid w:val="008367BE"/>
    <w:rsid w:val="008369C7"/>
    <w:rsid w:val="00836E59"/>
    <w:rsid w:val="00836F80"/>
    <w:rsid w:val="00836F99"/>
    <w:rsid w:val="008371CC"/>
    <w:rsid w:val="00837223"/>
    <w:rsid w:val="008372B7"/>
    <w:rsid w:val="008373F0"/>
    <w:rsid w:val="00837826"/>
    <w:rsid w:val="008379DE"/>
    <w:rsid w:val="00837A21"/>
    <w:rsid w:val="00837D6D"/>
    <w:rsid w:val="00837EC9"/>
    <w:rsid w:val="00837F02"/>
    <w:rsid w:val="00837F67"/>
    <w:rsid w:val="00837F78"/>
    <w:rsid w:val="00840010"/>
    <w:rsid w:val="00840107"/>
    <w:rsid w:val="00840638"/>
    <w:rsid w:val="0084063A"/>
    <w:rsid w:val="00840833"/>
    <w:rsid w:val="00840C1A"/>
    <w:rsid w:val="00840CBA"/>
    <w:rsid w:val="00840D9A"/>
    <w:rsid w:val="00840DD7"/>
    <w:rsid w:val="00840E43"/>
    <w:rsid w:val="00840F11"/>
    <w:rsid w:val="0084103A"/>
    <w:rsid w:val="00841748"/>
    <w:rsid w:val="0084191C"/>
    <w:rsid w:val="00841924"/>
    <w:rsid w:val="00841DB4"/>
    <w:rsid w:val="00841DE8"/>
    <w:rsid w:val="00841EC0"/>
    <w:rsid w:val="00842107"/>
    <w:rsid w:val="00842208"/>
    <w:rsid w:val="00842289"/>
    <w:rsid w:val="00842311"/>
    <w:rsid w:val="008423AA"/>
    <w:rsid w:val="00842463"/>
    <w:rsid w:val="0084269A"/>
    <w:rsid w:val="0084270E"/>
    <w:rsid w:val="008427D4"/>
    <w:rsid w:val="0084283C"/>
    <w:rsid w:val="00842956"/>
    <w:rsid w:val="00842AF4"/>
    <w:rsid w:val="00842BF6"/>
    <w:rsid w:val="00842BF9"/>
    <w:rsid w:val="00842DCE"/>
    <w:rsid w:val="0084333C"/>
    <w:rsid w:val="00843774"/>
    <w:rsid w:val="00843996"/>
    <w:rsid w:val="00843BDB"/>
    <w:rsid w:val="00843C47"/>
    <w:rsid w:val="00843C7D"/>
    <w:rsid w:val="00843CB9"/>
    <w:rsid w:val="00843CD7"/>
    <w:rsid w:val="00843D5C"/>
    <w:rsid w:val="00844059"/>
    <w:rsid w:val="00844118"/>
    <w:rsid w:val="00844260"/>
    <w:rsid w:val="0084432B"/>
    <w:rsid w:val="008444A7"/>
    <w:rsid w:val="008445E9"/>
    <w:rsid w:val="008447BA"/>
    <w:rsid w:val="008447DB"/>
    <w:rsid w:val="008448B6"/>
    <w:rsid w:val="00844C93"/>
    <w:rsid w:val="00844D87"/>
    <w:rsid w:val="00844DFC"/>
    <w:rsid w:val="00844E0D"/>
    <w:rsid w:val="00844F7F"/>
    <w:rsid w:val="00844F80"/>
    <w:rsid w:val="00845596"/>
    <w:rsid w:val="008457EB"/>
    <w:rsid w:val="00845A9B"/>
    <w:rsid w:val="00845AB9"/>
    <w:rsid w:val="00845B26"/>
    <w:rsid w:val="00845B5C"/>
    <w:rsid w:val="00845B6C"/>
    <w:rsid w:val="00845C95"/>
    <w:rsid w:val="00845CB1"/>
    <w:rsid w:val="00846010"/>
    <w:rsid w:val="00846122"/>
    <w:rsid w:val="00846144"/>
    <w:rsid w:val="008462EE"/>
    <w:rsid w:val="00846770"/>
    <w:rsid w:val="0084697A"/>
    <w:rsid w:val="00846BEF"/>
    <w:rsid w:val="00846E48"/>
    <w:rsid w:val="00846E84"/>
    <w:rsid w:val="00846F10"/>
    <w:rsid w:val="00846F78"/>
    <w:rsid w:val="008470AD"/>
    <w:rsid w:val="008470B5"/>
    <w:rsid w:val="0084711E"/>
    <w:rsid w:val="0084711F"/>
    <w:rsid w:val="008471DF"/>
    <w:rsid w:val="00847834"/>
    <w:rsid w:val="00847C6E"/>
    <w:rsid w:val="00847D70"/>
    <w:rsid w:val="00847EE7"/>
    <w:rsid w:val="00847FE6"/>
    <w:rsid w:val="008502A4"/>
    <w:rsid w:val="008503B9"/>
    <w:rsid w:val="008503BB"/>
    <w:rsid w:val="00850552"/>
    <w:rsid w:val="008506AA"/>
    <w:rsid w:val="00850765"/>
    <w:rsid w:val="008507C1"/>
    <w:rsid w:val="008508D9"/>
    <w:rsid w:val="00850B83"/>
    <w:rsid w:val="00850C04"/>
    <w:rsid w:val="00850D7B"/>
    <w:rsid w:val="00850EC9"/>
    <w:rsid w:val="00850EF5"/>
    <w:rsid w:val="0085104D"/>
    <w:rsid w:val="00851150"/>
    <w:rsid w:val="00851260"/>
    <w:rsid w:val="0085135B"/>
    <w:rsid w:val="008516ED"/>
    <w:rsid w:val="008518B7"/>
    <w:rsid w:val="00851A91"/>
    <w:rsid w:val="00851BA9"/>
    <w:rsid w:val="00851BB0"/>
    <w:rsid w:val="00851E3E"/>
    <w:rsid w:val="00851F2B"/>
    <w:rsid w:val="00852038"/>
    <w:rsid w:val="00852287"/>
    <w:rsid w:val="008522F4"/>
    <w:rsid w:val="008523FB"/>
    <w:rsid w:val="00852441"/>
    <w:rsid w:val="008525F6"/>
    <w:rsid w:val="0085269B"/>
    <w:rsid w:val="0085283C"/>
    <w:rsid w:val="00852A52"/>
    <w:rsid w:val="00853016"/>
    <w:rsid w:val="00853234"/>
    <w:rsid w:val="008532FD"/>
    <w:rsid w:val="00853362"/>
    <w:rsid w:val="00853389"/>
    <w:rsid w:val="00853414"/>
    <w:rsid w:val="008535E7"/>
    <w:rsid w:val="00853684"/>
    <w:rsid w:val="008537AF"/>
    <w:rsid w:val="0085385B"/>
    <w:rsid w:val="0085390A"/>
    <w:rsid w:val="00853AFF"/>
    <w:rsid w:val="00853BB5"/>
    <w:rsid w:val="00853C87"/>
    <w:rsid w:val="00853CFE"/>
    <w:rsid w:val="00853DFC"/>
    <w:rsid w:val="00853F4F"/>
    <w:rsid w:val="00853F88"/>
    <w:rsid w:val="0085413C"/>
    <w:rsid w:val="00854210"/>
    <w:rsid w:val="00854226"/>
    <w:rsid w:val="0085461E"/>
    <w:rsid w:val="0085489C"/>
    <w:rsid w:val="00854B16"/>
    <w:rsid w:val="00854B80"/>
    <w:rsid w:val="00854BDD"/>
    <w:rsid w:val="00854E44"/>
    <w:rsid w:val="00855107"/>
    <w:rsid w:val="0085529E"/>
    <w:rsid w:val="0085531E"/>
    <w:rsid w:val="00855350"/>
    <w:rsid w:val="008553AD"/>
    <w:rsid w:val="008554F5"/>
    <w:rsid w:val="00855586"/>
    <w:rsid w:val="0085568A"/>
    <w:rsid w:val="0085582F"/>
    <w:rsid w:val="008558CA"/>
    <w:rsid w:val="00855945"/>
    <w:rsid w:val="00855AD9"/>
    <w:rsid w:val="00855B24"/>
    <w:rsid w:val="00855B5D"/>
    <w:rsid w:val="00855B8F"/>
    <w:rsid w:val="00855C65"/>
    <w:rsid w:val="0085609D"/>
    <w:rsid w:val="008561C4"/>
    <w:rsid w:val="008561D6"/>
    <w:rsid w:val="00856235"/>
    <w:rsid w:val="00856464"/>
    <w:rsid w:val="00856465"/>
    <w:rsid w:val="00856604"/>
    <w:rsid w:val="0085679F"/>
    <w:rsid w:val="0085693E"/>
    <w:rsid w:val="00856AB7"/>
    <w:rsid w:val="00856E24"/>
    <w:rsid w:val="00856F18"/>
    <w:rsid w:val="00856FEC"/>
    <w:rsid w:val="0085708A"/>
    <w:rsid w:val="008571F7"/>
    <w:rsid w:val="0085724E"/>
    <w:rsid w:val="00857290"/>
    <w:rsid w:val="00857698"/>
    <w:rsid w:val="0085780F"/>
    <w:rsid w:val="008578A9"/>
    <w:rsid w:val="00857A24"/>
    <w:rsid w:val="00857A81"/>
    <w:rsid w:val="00857E08"/>
    <w:rsid w:val="00857E30"/>
    <w:rsid w:val="00857F2D"/>
    <w:rsid w:val="00857F82"/>
    <w:rsid w:val="00860088"/>
    <w:rsid w:val="0086014F"/>
    <w:rsid w:val="008601E4"/>
    <w:rsid w:val="008602CB"/>
    <w:rsid w:val="0086059D"/>
    <w:rsid w:val="008605EA"/>
    <w:rsid w:val="008607AF"/>
    <w:rsid w:val="0086097D"/>
    <w:rsid w:val="00860A13"/>
    <w:rsid w:val="00860A28"/>
    <w:rsid w:val="00860B70"/>
    <w:rsid w:val="00860F1D"/>
    <w:rsid w:val="0086107B"/>
    <w:rsid w:val="008610E0"/>
    <w:rsid w:val="00861159"/>
    <w:rsid w:val="0086129B"/>
    <w:rsid w:val="008614FE"/>
    <w:rsid w:val="008616C5"/>
    <w:rsid w:val="008617F3"/>
    <w:rsid w:val="00861A15"/>
    <w:rsid w:val="00861A80"/>
    <w:rsid w:val="00861A95"/>
    <w:rsid w:val="00861ACA"/>
    <w:rsid w:val="00861B77"/>
    <w:rsid w:val="00861B94"/>
    <w:rsid w:val="00861BBA"/>
    <w:rsid w:val="00861BE9"/>
    <w:rsid w:val="00861CC6"/>
    <w:rsid w:val="00861DF2"/>
    <w:rsid w:val="00861F2B"/>
    <w:rsid w:val="00861FE6"/>
    <w:rsid w:val="0086216D"/>
    <w:rsid w:val="008621EB"/>
    <w:rsid w:val="008621F3"/>
    <w:rsid w:val="0086251A"/>
    <w:rsid w:val="0086290D"/>
    <w:rsid w:val="00862C91"/>
    <w:rsid w:val="00862D72"/>
    <w:rsid w:val="0086324B"/>
    <w:rsid w:val="008634EF"/>
    <w:rsid w:val="0086390C"/>
    <w:rsid w:val="008639A9"/>
    <w:rsid w:val="008639E0"/>
    <w:rsid w:val="00863C21"/>
    <w:rsid w:val="00863C2B"/>
    <w:rsid w:val="00863D26"/>
    <w:rsid w:val="00863E37"/>
    <w:rsid w:val="00863E44"/>
    <w:rsid w:val="00863FD1"/>
    <w:rsid w:val="00864058"/>
    <w:rsid w:val="008642E3"/>
    <w:rsid w:val="0086473D"/>
    <w:rsid w:val="008648ED"/>
    <w:rsid w:val="0086492F"/>
    <w:rsid w:val="00864AB2"/>
    <w:rsid w:val="00864ACD"/>
    <w:rsid w:val="00864BB0"/>
    <w:rsid w:val="00864BE1"/>
    <w:rsid w:val="00864C09"/>
    <w:rsid w:val="008652B4"/>
    <w:rsid w:val="008653CD"/>
    <w:rsid w:val="008653F5"/>
    <w:rsid w:val="0086543E"/>
    <w:rsid w:val="008654B6"/>
    <w:rsid w:val="008654E2"/>
    <w:rsid w:val="008656F3"/>
    <w:rsid w:val="00865805"/>
    <w:rsid w:val="00865827"/>
    <w:rsid w:val="00865872"/>
    <w:rsid w:val="00865A20"/>
    <w:rsid w:val="00865DD5"/>
    <w:rsid w:val="00865DDD"/>
    <w:rsid w:val="008660F1"/>
    <w:rsid w:val="0086632F"/>
    <w:rsid w:val="008665B4"/>
    <w:rsid w:val="00866607"/>
    <w:rsid w:val="008667A9"/>
    <w:rsid w:val="0086683B"/>
    <w:rsid w:val="00866927"/>
    <w:rsid w:val="00866FFD"/>
    <w:rsid w:val="008670AA"/>
    <w:rsid w:val="00867154"/>
    <w:rsid w:val="0086717A"/>
    <w:rsid w:val="00867398"/>
    <w:rsid w:val="008674C1"/>
    <w:rsid w:val="008675DC"/>
    <w:rsid w:val="0086769A"/>
    <w:rsid w:val="008677C5"/>
    <w:rsid w:val="008679F4"/>
    <w:rsid w:val="00867A8F"/>
    <w:rsid w:val="00867DE0"/>
    <w:rsid w:val="00867E74"/>
    <w:rsid w:val="00867EA5"/>
    <w:rsid w:val="008702DA"/>
    <w:rsid w:val="0087032D"/>
    <w:rsid w:val="00870A9C"/>
    <w:rsid w:val="00870D94"/>
    <w:rsid w:val="0087100B"/>
    <w:rsid w:val="0087125C"/>
    <w:rsid w:val="00871478"/>
    <w:rsid w:val="008715EE"/>
    <w:rsid w:val="008716D9"/>
    <w:rsid w:val="00871746"/>
    <w:rsid w:val="00871B14"/>
    <w:rsid w:val="00871C8B"/>
    <w:rsid w:val="00871EA5"/>
    <w:rsid w:val="00871EDC"/>
    <w:rsid w:val="00871EE1"/>
    <w:rsid w:val="00871F88"/>
    <w:rsid w:val="00871FF8"/>
    <w:rsid w:val="0087211C"/>
    <w:rsid w:val="0087225C"/>
    <w:rsid w:val="0087233B"/>
    <w:rsid w:val="00872341"/>
    <w:rsid w:val="0087245E"/>
    <w:rsid w:val="00872604"/>
    <w:rsid w:val="008727D2"/>
    <w:rsid w:val="008727D8"/>
    <w:rsid w:val="00872B63"/>
    <w:rsid w:val="00872E76"/>
    <w:rsid w:val="0087302C"/>
    <w:rsid w:val="00873212"/>
    <w:rsid w:val="008733CB"/>
    <w:rsid w:val="00873464"/>
    <w:rsid w:val="008736D2"/>
    <w:rsid w:val="00873727"/>
    <w:rsid w:val="00873844"/>
    <w:rsid w:val="008738F1"/>
    <w:rsid w:val="00873912"/>
    <w:rsid w:val="00873D9F"/>
    <w:rsid w:val="00873DDE"/>
    <w:rsid w:val="00873FB5"/>
    <w:rsid w:val="0087423D"/>
    <w:rsid w:val="0087462B"/>
    <w:rsid w:val="0087493A"/>
    <w:rsid w:val="00874C60"/>
    <w:rsid w:val="00874D71"/>
    <w:rsid w:val="00874E91"/>
    <w:rsid w:val="00874EDE"/>
    <w:rsid w:val="00874F8B"/>
    <w:rsid w:val="00875063"/>
    <w:rsid w:val="008751C8"/>
    <w:rsid w:val="00875431"/>
    <w:rsid w:val="0087556D"/>
    <w:rsid w:val="00875628"/>
    <w:rsid w:val="00875974"/>
    <w:rsid w:val="00875A52"/>
    <w:rsid w:val="00875A87"/>
    <w:rsid w:val="00875D5D"/>
    <w:rsid w:val="00875F35"/>
    <w:rsid w:val="00875F96"/>
    <w:rsid w:val="00875FA8"/>
    <w:rsid w:val="0087603A"/>
    <w:rsid w:val="008766F0"/>
    <w:rsid w:val="00876893"/>
    <w:rsid w:val="00876977"/>
    <w:rsid w:val="00876A17"/>
    <w:rsid w:val="00876A74"/>
    <w:rsid w:val="00876AD9"/>
    <w:rsid w:val="00876AF7"/>
    <w:rsid w:val="00876D17"/>
    <w:rsid w:val="00876F8B"/>
    <w:rsid w:val="008772CD"/>
    <w:rsid w:val="00877526"/>
    <w:rsid w:val="0087759C"/>
    <w:rsid w:val="00877840"/>
    <w:rsid w:val="00877CEA"/>
    <w:rsid w:val="00877EB6"/>
    <w:rsid w:val="00880127"/>
    <w:rsid w:val="0088038A"/>
    <w:rsid w:val="00880400"/>
    <w:rsid w:val="0088076C"/>
    <w:rsid w:val="008807C2"/>
    <w:rsid w:val="008809CB"/>
    <w:rsid w:val="00880B85"/>
    <w:rsid w:val="00880B90"/>
    <w:rsid w:val="00880C81"/>
    <w:rsid w:val="00880D3C"/>
    <w:rsid w:val="00880D63"/>
    <w:rsid w:val="00880D8C"/>
    <w:rsid w:val="00881124"/>
    <w:rsid w:val="008812E8"/>
    <w:rsid w:val="00881354"/>
    <w:rsid w:val="008816E2"/>
    <w:rsid w:val="008817F9"/>
    <w:rsid w:val="00881A84"/>
    <w:rsid w:val="00881BDE"/>
    <w:rsid w:val="008820E2"/>
    <w:rsid w:val="00882572"/>
    <w:rsid w:val="00882640"/>
    <w:rsid w:val="00882732"/>
    <w:rsid w:val="00882A04"/>
    <w:rsid w:val="00882A33"/>
    <w:rsid w:val="00882AED"/>
    <w:rsid w:val="00882C52"/>
    <w:rsid w:val="00882CAF"/>
    <w:rsid w:val="00882D18"/>
    <w:rsid w:val="00882DD4"/>
    <w:rsid w:val="00882E9E"/>
    <w:rsid w:val="00882F23"/>
    <w:rsid w:val="00882F2B"/>
    <w:rsid w:val="008839B9"/>
    <w:rsid w:val="008839D7"/>
    <w:rsid w:val="00883B97"/>
    <w:rsid w:val="00883CB1"/>
    <w:rsid w:val="00883CCC"/>
    <w:rsid w:val="0088420C"/>
    <w:rsid w:val="00884252"/>
    <w:rsid w:val="008842FE"/>
    <w:rsid w:val="008843F5"/>
    <w:rsid w:val="008844BC"/>
    <w:rsid w:val="00884502"/>
    <w:rsid w:val="0088470E"/>
    <w:rsid w:val="0088476A"/>
    <w:rsid w:val="008848B1"/>
    <w:rsid w:val="00884972"/>
    <w:rsid w:val="00884A9A"/>
    <w:rsid w:val="00884EF6"/>
    <w:rsid w:val="00884EFA"/>
    <w:rsid w:val="00884F07"/>
    <w:rsid w:val="00884F64"/>
    <w:rsid w:val="008850C8"/>
    <w:rsid w:val="0088528D"/>
    <w:rsid w:val="00885352"/>
    <w:rsid w:val="00885460"/>
    <w:rsid w:val="008854DF"/>
    <w:rsid w:val="008854FC"/>
    <w:rsid w:val="00885509"/>
    <w:rsid w:val="00885680"/>
    <w:rsid w:val="00885C6D"/>
    <w:rsid w:val="00885FBC"/>
    <w:rsid w:val="0088618F"/>
    <w:rsid w:val="008861A9"/>
    <w:rsid w:val="0088640B"/>
    <w:rsid w:val="00886550"/>
    <w:rsid w:val="008866B1"/>
    <w:rsid w:val="008866C4"/>
    <w:rsid w:val="008866CA"/>
    <w:rsid w:val="0088675E"/>
    <w:rsid w:val="00886942"/>
    <w:rsid w:val="00886965"/>
    <w:rsid w:val="00886A52"/>
    <w:rsid w:val="00886B10"/>
    <w:rsid w:val="00886CEE"/>
    <w:rsid w:val="00887024"/>
    <w:rsid w:val="008870BE"/>
    <w:rsid w:val="00887245"/>
    <w:rsid w:val="008874F7"/>
    <w:rsid w:val="008875D8"/>
    <w:rsid w:val="00887678"/>
    <w:rsid w:val="0088772F"/>
    <w:rsid w:val="00887CF6"/>
    <w:rsid w:val="00887E64"/>
    <w:rsid w:val="00887E8D"/>
    <w:rsid w:val="008901A9"/>
    <w:rsid w:val="00890372"/>
    <w:rsid w:val="00890586"/>
    <w:rsid w:val="008907F2"/>
    <w:rsid w:val="00890A44"/>
    <w:rsid w:val="00890A52"/>
    <w:rsid w:val="00890A5C"/>
    <w:rsid w:val="00890B01"/>
    <w:rsid w:val="00890C7E"/>
    <w:rsid w:val="00890DA6"/>
    <w:rsid w:val="00890EB1"/>
    <w:rsid w:val="00891124"/>
    <w:rsid w:val="0089117A"/>
    <w:rsid w:val="00891646"/>
    <w:rsid w:val="00891758"/>
    <w:rsid w:val="00891985"/>
    <w:rsid w:val="00891E62"/>
    <w:rsid w:val="00891F2D"/>
    <w:rsid w:val="008923DD"/>
    <w:rsid w:val="0089255F"/>
    <w:rsid w:val="008926A7"/>
    <w:rsid w:val="00892A92"/>
    <w:rsid w:val="00892BEC"/>
    <w:rsid w:val="00892C45"/>
    <w:rsid w:val="00892DA2"/>
    <w:rsid w:val="00892DEB"/>
    <w:rsid w:val="00892E03"/>
    <w:rsid w:val="00892ECE"/>
    <w:rsid w:val="00892ED0"/>
    <w:rsid w:val="00892FBB"/>
    <w:rsid w:val="00893048"/>
    <w:rsid w:val="0089310C"/>
    <w:rsid w:val="008931AC"/>
    <w:rsid w:val="008931DD"/>
    <w:rsid w:val="008935D2"/>
    <w:rsid w:val="00893738"/>
    <w:rsid w:val="0089376E"/>
    <w:rsid w:val="00893ABD"/>
    <w:rsid w:val="00893E5E"/>
    <w:rsid w:val="00893F28"/>
    <w:rsid w:val="00894009"/>
    <w:rsid w:val="00894050"/>
    <w:rsid w:val="0089409C"/>
    <w:rsid w:val="00894159"/>
    <w:rsid w:val="008941D2"/>
    <w:rsid w:val="0089426E"/>
    <w:rsid w:val="008942BC"/>
    <w:rsid w:val="00894413"/>
    <w:rsid w:val="008944A5"/>
    <w:rsid w:val="008945E7"/>
    <w:rsid w:val="008946E0"/>
    <w:rsid w:val="0089479C"/>
    <w:rsid w:val="008947E1"/>
    <w:rsid w:val="00894B4B"/>
    <w:rsid w:val="00894D82"/>
    <w:rsid w:val="00894F90"/>
    <w:rsid w:val="00894FA0"/>
    <w:rsid w:val="008950B3"/>
    <w:rsid w:val="00895353"/>
    <w:rsid w:val="00895580"/>
    <w:rsid w:val="00895620"/>
    <w:rsid w:val="0089587B"/>
    <w:rsid w:val="0089597D"/>
    <w:rsid w:val="00895ADC"/>
    <w:rsid w:val="00895EC8"/>
    <w:rsid w:val="00896062"/>
    <w:rsid w:val="00896140"/>
    <w:rsid w:val="00896806"/>
    <w:rsid w:val="008969E9"/>
    <w:rsid w:val="00896A75"/>
    <w:rsid w:val="00896C29"/>
    <w:rsid w:val="00896EC0"/>
    <w:rsid w:val="0089700C"/>
    <w:rsid w:val="00897270"/>
    <w:rsid w:val="0089729D"/>
    <w:rsid w:val="00897475"/>
    <w:rsid w:val="0089752A"/>
    <w:rsid w:val="0089779D"/>
    <w:rsid w:val="0089787F"/>
    <w:rsid w:val="00897CDF"/>
    <w:rsid w:val="00897F81"/>
    <w:rsid w:val="008A01EA"/>
    <w:rsid w:val="008A03E9"/>
    <w:rsid w:val="008A041A"/>
    <w:rsid w:val="008A04E2"/>
    <w:rsid w:val="008A054E"/>
    <w:rsid w:val="008A0625"/>
    <w:rsid w:val="008A079D"/>
    <w:rsid w:val="008A083F"/>
    <w:rsid w:val="008A0A59"/>
    <w:rsid w:val="008A0D54"/>
    <w:rsid w:val="008A0E52"/>
    <w:rsid w:val="008A103E"/>
    <w:rsid w:val="008A132D"/>
    <w:rsid w:val="008A13B7"/>
    <w:rsid w:val="008A15AA"/>
    <w:rsid w:val="008A182A"/>
    <w:rsid w:val="008A1B62"/>
    <w:rsid w:val="008A1BBA"/>
    <w:rsid w:val="008A20D1"/>
    <w:rsid w:val="008A2126"/>
    <w:rsid w:val="008A21D9"/>
    <w:rsid w:val="008A2304"/>
    <w:rsid w:val="008A231A"/>
    <w:rsid w:val="008A25AB"/>
    <w:rsid w:val="008A28B5"/>
    <w:rsid w:val="008A2B5C"/>
    <w:rsid w:val="008A2BB8"/>
    <w:rsid w:val="008A2FCD"/>
    <w:rsid w:val="008A347F"/>
    <w:rsid w:val="008A363D"/>
    <w:rsid w:val="008A37CC"/>
    <w:rsid w:val="008A37D4"/>
    <w:rsid w:val="008A3808"/>
    <w:rsid w:val="008A3F02"/>
    <w:rsid w:val="008A3FA4"/>
    <w:rsid w:val="008A4107"/>
    <w:rsid w:val="008A415B"/>
    <w:rsid w:val="008A42C9"/>
    <w:rsid w:val="008A42F9"/>
    <w:rsid w:val="008A4355"/>
    <w:rsid w:val="008A442F"/>
    <w:rsid w:val="008A454F"/>
    <w:rsid w:val="008A468A"/>
    <w:rsid w:val="008A46A8"/>
    <w:rsid w:val="008A4811"/>
    <w:rsid w:val="008A482C"/>
    <w:rsid w:val="008A4960"/>
    <w:rsid w:val="008A4A0B"/>
    <w:rsid w:val="008A4AD5"/>
    <w:rsid w:val="008A4BB1"/>
    <w:rsid w:val="008A4BDA"/>
    <w:rsid w:val="008A4CB7"/>
    <w:rsid w:val="008A4EDC"/>
    <w:rsid w:val="008A5075"/>
    <w:rsid w:val="008A5891"/>
    <w:rsid w:val="008A58F6"/>
    <w:rsid w:val="008A5960"/>
    <w:rsid w:val="008A5B66"/>
    <w:rsid w:val="008A5BC2"/>
    <w:rsid w:val="008A5C6A"/>
    <w:rsid w:val="008A5C94"/>
    <w:rsid w:val="008A5CA6"/>
    <w:rsid w:val="008A5D52"/>
    <w:rsid w:val="008A5DC9"/>
    <w:rsid w:val="008A5F51"/>
    <w:rsid w:val="008A60CC"/>
    <w:rsid w:val="008A611F"/>
    <w:rsid w:val="008A619B"/>
    <w:rsid w:val="008A64A1"/>
    <w:rsid w:val="008A656B"/>
    <w:rsid w:val="008A6595"/>
    <w:rsid w:val="008A68FB"/>
    <w:rsid w:val="008A6AD4"/>
    <w:rsid w:val="008A6DDE"/>
    <w:rsid w:val="008A6E15"/>
    <w:rsid w:val="008A6F81"/>
    <w:rsid w:val="008A6FA1"/>
    <w:rsid w:val="008A7143"/>
    <w:rsid w:val="008A7566"/>
    <w:rsid w:val="008A7572"/>
    <w:rsid w:val="008A7671"/>
    <w:rsid w:val="008A7BC0"/>
    <w:rsid w:val="008A7BF6"/>
    <w:rsid w:val="008A7D45"/>
    <w:rsid w:val="008A7D89"/>
    <w:rsid w:val="008A7EDB"/>
    <w:rsid w:val="008B00DE"/>
    <w:rsid w:val="008B01E7"/>
    <w:rsid w:val="008B0308"/>
    <w:rsid w:val="008B031C"/>
    <w:rsid w:val="008B046C"/>
    <w:rsid w:val="008B07AC"/>
    <w:rsid w:val="008B0919"/>
    <w:rsid w:val="008B0930"/>
    <w:rsid w:val="008B096D"/>
    <w:rsid w:val="008B097E"/>
    <w:rsid w:val="008B0A5C"/>
    <w:rsid w:val="008B0D54"/>
    <w:rsid w:val="008B0E4E"/>
    <w:rsid w:val="008B120E"/>
    <w:rsid w:val="008B123D"/>
    <w:rsid w:val="008B1356"/>
    <w:rsid w:val="008B150F"/>
    <w:rsid w:val="008B16DA"/>
    <w:rsid w:val="008B1723"/>
    <w:rsid w:val="008B1835"/>
    <w:rsid w:val="008B19C8"/>
    <w:rsid w:val="008B1B4C"/>
    <w:rsid w:val="008B1BBA"/>
    <w:rsid w:val="008B1C3C"/>
    <w:rsid w:val="008B2002"/>
    <w:rsid w:val="008B2126"/>
    <w:rsid w:val="008B232A"/>
    <w:rsid w:val="008B23A2"/>
    <w:rsid w:val="008B266F"/>
    <w:rsid w:val="008B2775"/>
    <w:rsid w:val="008B28B9"/>
    <w:rsid w:val="008B2D06"/>
    <w:rsid w:val="008B2D68"/>
    <w:rsid w:val="008B2D73"/>
    <w:rsid w:val="008B2DB0"/>
    <w:rsid w:val="008B2E04"/>
    <w:rsid w:val="008B2E6C"/>
    <w:rsid w:val="008B303A"/>
    <w:rsid w:val="008B320D"/>
    <w:rsid w:val="008B333B"/>
    <w:rsid w:val="008B33A1"/>
    <w:rsid w:val="008B34CF"/>
    <w:rsid w:val="008B3624"/>
    <w:rsid w:val="008B36E0"/>
    <w:rsid w:val="008B38D7"/>
    <w:rsid w:val="008B3A6F"/>
    <w:rsid w:val="008B3FE1"/>
    <w:rsid w:val="008B40D9"/>
    <w:rsid w:val="008B4238"/>
    <w:rsid w:val="008B42BC"/>
    <w:rsid w:val="008B45EA"/>
    <w:rsid w:val="008B468C"/>
    <w:rsid w:val="008B4703"/>
    <w:rsid w:val="008B4AD6"/>
    <w:rsid w:val="008B4C63"/>
    <w:rsid w:val="008B4F59"/>
    <w:rsid w:val="008B501D"/>
    <w:rsid w:val="008B5025"/>
    <w:rsid w:val="008B5084"/>
    <w:rsid w:val="008B51CE"/>
    <w:rsid w:val="008B5262"/>
    <w:rsid w:val="008B5311"/>
    <w:rsid w:val="008B5383"/>
    <w:rsid w:val="008B538F"/>
    <w:rsid w:val="008B53A3"/>
    <w:rsid w:val="008B5864"/>
    <w:rsid w:val="008B596A"/>
    <w:rsid w:val="008B59CE"/>
    <w:rsid w:val="008B5A9D"/>
    <w:rsid w:val="008B5C53"/>
    <w:rsid w:val="008B5FAF"/>
    <w:rsid w:val="008B603A"/>
    <w:rsid w:val="008B606D"/>
    <w:rsid w:val="008B63C4"/>
    <w:rsid w:val="008B6546"/>
    <w:rsid w:val="008B66FE"/>
    <w:rsid w:val="008B686D"/>
    <w:rsid w:val="008B6994"/>
    <w:rsid w:val="008B6A93"/>
    <w:rsid w:val="008B6AC8"/>
    <w:rsid w:val="008B6B4C"/>
    <w:rsid w:val="008B6FD0"/>
    <w:rsid w:val="008B71D2"/>
    <w:rsid w:val="008B747B"/>
    <w:rsid w:val="008B74E8"/>
    <w:rsid w:val="008B7655"/>
    <w:rsid w:val="008B78A6"/>
    <w:rsid w:val="008B799C"/>
    <w:rsid w:val="008B7BED"/>
    <w:rsid w:val="008B7C6D"/>
    <w:rsid w:val="008B7EC6"/>
    <w:rsid w:val="008C0064"/>
    <w:rsid w:val="008C036D"/>
    <w:rsid w:val="008C0815"/>
    <w:rsid w:val="008C0BDB"/>
    <w:rsid w:val="008C0F7B"/>
    <w:rsid w:val="008C1108"/>
    <w:rsid w:val="008C114B"/>
    <w:rsid w:val="008C1310"/>
    <w:rsid w:val="008C13B0"/>
    <w:rsid w:val="008C148A"/>
    <w:rsid w:val="008C18C2"/>
    <w:rsid w:val="008C1E39"/>
    <w:rsid w:val="008C1E72"/>
    <w:rsid w:val="008C1F7A"/>
    <w:rsid w:val="008C1FED"/>
    <w:rsid w:val="008C21D0"/>
    <w:rsid w:val="008C21E9"/>
    <w:rsid w:val="008C2432"/>
    <w:rsid w:val="008C2577"/>
    <w:rsid w:val="008C2B62"/>
    <w:rsid w:val="008C2B79"/>
    <w:rsid w:val="008C2E7F"/>
    <w:rsid w:val="008C2FB9"/>
    <w:rsid w:val="008C3148"/>
    <w:rsid w:val="008C31E3"/>
    <w:rsid w:val="008C35B5"/>
    <w:rsid w:val="008C35D3"/>
    <w:rsid w:val="008C3688"/>
    <w:rsid w:val="008C36F5"/>
    <w:rsid w:val="008C38AF"/>
    <w:rsid w:val="008C3BBC"/>
    <w:rsid w:val="008C3D6F"/>
    <w:rsid w:val="008C3E31"/>
    <w:rsid w:val="008C3F14"/>
    <w:rsid w:val="008C3F80"/>
    <w:rsid w:val="008C4039"/>
    <w:rsid w:val="008C41B5"/>
    <w:rsid w:val="008C4497"/>
    <w:rsid w:val="008C48F2"/>
    <w:rsid w:val="008C48F8"/>
    <w:rsid w:val="008C4AF9"/>
    <w:rsid w:val="008C4B67"/>
    <w:rsid w:val="008C4CB7"/>
    <w:rsid w:val="008C4D84"/>
    <w:rsid w:val="008C4D8A"/>
    <w:rsid w:val="008C4FB2"/>
    <w:rsid w:val="008C52A5"/>
    <w:rsid w:val="008C52D7"/>
    <w:rsid w:val="008C53B3"/>
    <w:rsid w:val="008C5554"/>
    <w:rsid w:val="008C57FB"/>
    <w:rsid w:val="008C58F0"/>
    <w:rsid w:val="008C5C11"/>
    <w:rsid w:val="008C5C73"/>
    <w:rsid w:val="008C5DFA"/>
    <w:rsid w:val="008C5EFC"/>
    <w:rsid w:val="008C5F2B"/>
    <w:rsid w:val="008C61C8"/>
    <w:rsid w:val="008C6306"/>
    <w:rsid w:val="008C6397"/>
    <w:rsid w:val="008C688C"/>
    <w:rsid w:val="008C6A5C"/>
    <w:rsid w:val="008C6CD4"/>
    <w:rsid w:val="008C6DF3"/>
    <w:rsid w:val="008C6F55"/>
    <w:rsid w:val="008C6FF0"/>
    <w:rsid w:val="008C7300"/>
    <w:rsid w:val="008C7419"/>
    <w:rsid w:val="008C7504"/>
    <w:rsid w:val="008C754B"/>
    <w:rsid w:val="008C7570"/>
    <w:rsid w:val="008C75AC"/>
    <w:rsid w:val="008C76BC"/>
    <w:rsid w:val="008C7A4C"/>
    <w:rsid w:val="008C7A50"/>
    <w:rsid w:val="008C7E0A"/>
    <w:rsid w:val="008C7EAE"/>
    <w:rsid w:val="008D006F"/>
    <w:rsid w:val="008D03A7"/>
    <w:rsid w:val="008D04AA"/>
    <w:rsid w:val="008D075B"/>
    <w:rsid w:val="008D07FF"/>
    <w:rsid w:val="008D09BC"/>
    <w:rsid w:val="008D0A02"/>
    <w:rsid w:val="008D0AF1"/>
    <w:rsid w:val="008D0C78"/>
    <w:rsid w:val="008D0DA0"/>
    <w:rsid w:val="008D0EAA"/>
    <w:rsid w:val="008D0EDE"/>
    <w:rsid w:val="008D0F25"/>
    <w:rsid w:val="008D1232"/>
    <w:rsid w:val="008D12C7"/>
    <w:rsid w:val="008D132F"/>
    <w:rsid w:val="008D192F"/>
    <w:rsid w:val="008D1AA1"/>
    <w:rsid w:val="008D1CFE"/>
    <w:rsid w:val="008D1E9F"/>
    <w:rsid w:val="008D2104"/>
    <w:rsid w:val="008D2146"/>
    <w:rsid w:val="008D21CB"/>
    <w:rsid w:val="008D2223"/>
    <w:rsid w:val="008D28F8"/>
    <w:rsid w:val="008D2E23"/>
    <w:rsid w:val="008D2FA7"/>
    <w:rsid w:val="008D308B"/>
    <w:rsid w:val="008D30A8"/>
    <w:rsid w:val="008D3126"/>
    <w:rsid w:val="008D3151"/>
    <w:rsid w:val="008D31CA"/>
    <w:rsid w:val="008D343D"/>
    <w:rsid w:val="008D391A"/>
    <w:rsid w:val="008D3B78"/>
    <w:rsid w:val="008D3CB8"/>
    <w:rsid w:val="008D3E2F"/>
    <w:rsid w:val="008D3EDE"/>
    <w:rsid w:val="008D40AC"/>
    <w:rsid w:val="008D420C"/>
    <w:rsid w:val="008D432A"/>
    <w:rsid w:val="008D43A0"/>
    <w:rsid w:val="008D4430"/>
    <w:rsid w:val="008D4600"/>
    <w:rsid w:val="008D4604"/>
    <w:rsid w:val="008D4824"/>
    <w:rsid w:val="008D4A03"/>
    <w:rsid w:val="008D4A3C"/>
    <w:rsid w:val="008D4C09"/>
    <w:rsid w:val="008D4E41"/>
    <w:rsid w:val="008D4EA9"/>
    <w:rsid w:val="008D4EEC"/>
    <w:rsid w:val="008D4F22"/>
    <w:rsid w:val="008D5082"/>
    <w:rsid w:val="008D5170"/>
    <w:rsid w:val="008D51EE"/>
    <w:rsid w:val="008D5200"/>
    <w:rsid w:val="008D52D1"/>
    <w:rsid w:val="008D534A"/>
    <w:rsid w:val="008D53B5"/>
    <w:rsid w:val="008D55A7"/>
    <w:rsid w:val="008D5616"/>
    <w:rsid w:val="008D5658"/>
    <w:rsid w:val="008D56C3"/>
    <w:rsid w:val="008D5703"/>
    <w:rsid w:val="008D58A0"/>
    <w:rsid w:val="008D5A2F"/>
    <w:rsid w:val="008D5A8B"/>
    <w:rsid w:val="008D5AC9"/>
    <w:rsid w:val="008D5AF6"/>
    <w:rsid w:val="008D5D0F"/>
    <w:rsid w:val="008D5E05"/>
    <w:rsid w:val="008D5EFF"/>
    <w:rsid w:val="008D5F3C"/>
    <w:rsid w:val="008D64E6"/>
    <w:rsid w:val="008D658C"/>
    <w:rsid w:val="008D67FF"/>
    <w:rsid w:val="008D6897"/>
    <w:rsid w:val="008D6AF4"/>
    <w:rsid w:val="008D6C2D"/>
    <w:rsid w:val="008D6D31"/>
    <w:rsid w:val="008D6E8F"/>
    <w:rsid w:val="008D6FE2"/>
    <w:rsid w:val="008D70C1"/>
    <w:rsid w:val="008D71F3"/>
    <w:rsid w:val="008D7304"/>
    <w:rsid w:val="008D73D4"/>
    <w:rsid w:val="008D7644"/>
    <w:rsid w:val="008D773A"/>
    <w:rsid w:val="008D77C6"/>
    <w:rsid w:val="008D77CD"/>
    <w:rsid w:val="008D7847"/>
    <w:rsid w:val="008D7A0A"/>
    <w:rsid w:val="008D7A94"/>
    <w:rsid w:val="008D7C05"/>
    <w:rsid w:val="008D7C6D"/>
    <w:rsid w:val="008D7C8B"/>
    <w:rsid w:val="008D7D59"/>
    <w:rsid w:val="008D7EA1"/>
    <w:rsid w:val="008E0266"/>
    <w:rsid w:val="008E02CB"/>
    <w:rsid w:val="008E07EA"/>
    <w:rsid w:val="008E0A1F"/>
    <w:rsid w:val="008E0B8B"/>
    <w:rsid w:val="008E0BBF"/>
    <w:rsid w:val="008E0CF4"/>
    <w:rsid w:val="008E0DF4"/>
    <w:rsid w:val="008E0EB7"/>
    <w:rsid w:val="008E0FE6"/>
    <w:rsid w:val="008E118A"/>
    <w:rsid w:val="008E1520"/>
    <w:rsid w:val="008E1664"/>
    <w:rsid w:val="008E1910"/>
    <w:rsid w:val="008E1941"/>
    <w:rsid w:val="008E1971"/>
    <w:rsid w:val="008E1A15"/>
    <w:rsid w:val="008E1A79"/>
    <w:rsid w:val="008E1E69"/>
    <w:rsid w:val="008E1F7F"/>
    <w:rsid w:val="008E20D9"/>
    <w:rsid w:val="008E220C"/>
    <w:rsid w:val="008E2231"/>
    <w:rsid w:val="008E22DD"/>
    <w:rsid w:val="008E2389"/>
    <w:rsid w:val="008E23C9"/>
    <w:rsid w:val="008E243F"/>
    <w:rsid w:val="008E25DF"/>
    <w:rsid w:val="008E2820"/>
    <w:rsid w:val="008E2C5F"/>
    <w:rsid w:val="008E2CFE"/>
    <w:rsid w:val="008E2D4C"/>
    <w:rsid w:val="008E2E71"/>
    <w:rsid w:val="008E2EA1"/>
    <w:rsid w:val="008E2F60"/>
    <w:rsid w:val="008E315F"/>
    <w:rsid w:val="008E3260"/>
    <w:rsid w:val="008E32BD"/>
    <w:rsid w:val="008E3322"/>
    <w:rsid w:val="008E342E"/>
    <w:rsid w:val="008E39B2"/>
    <w:rsid w:val="008E3B46"/>
    <w:rsid w:val="008E3DB5"/>
    <w:rsid w:val="008E3E36"/>
    <w:rsid w:val="008E3EE2"/>
    <w:rsid w:val="008E40E7"/>
    <w:rsid w:val="008E418A"/>
    <w:rsid w:val="008E489F"/>
    <w:rsid w:val="008E48E3"/>
    <w:rsid w:val="008E4A61"/>
    <w:rsid w:val="008E4C14"/>
    <w:rsid w:val="008E4ED9"/>
    <w:rsid w:val="008E5212"/>
    <w:rsid w:val="008E546A"/>
    <w:rsid w:val="008E56C0"/>
    <w:rsid w:val="008E5850"/>
    <w:rsid w:val="008E5892"/>
    <w:rsid w:val="008E58EE"/>
    <w:rsid w:val="008E5B64"/>
    <w:rsid w:val="008E5C1E"/>
    <w:rsid w:val="008E5E5E"/>
    <w:rsid w:val="008E5FCE"/>
    <w:rsid w:val="008E6011"/>
    <w:rsid w:val="008E60D5"/>
    <w:rsid w:val="008E60E8"/>
    <w:rsid w:val="008E61BF"/>
    <w:rsid w:val="008E622A"/>
    <w:rsid w:val="008E6266"/>
    <w:rsid w:val="008E6415"/>
    <w:rsid w:val="008E65F2"/>
    <w:rsid w:val="008E665D"/>
    <w:rsid w:val="008E670E"/>
    <w:rsid w:val="008E6847"/>
    <w:rsid w:val="008E68DA"/>
    <w:rsid w:val="008E691B"/>
    <w:rsid w:val="008E6921"/>
    <w:rsid w:val="008E6991"/>
    <w:rsid w:val="008E6ADE"/>
    <w:rsid w:val="008E6BB0"/>
    <w:rsid w:val="008E6C32"/>
    <w:rsid w:val="008E6CBA"/>
    <w:rsid w:val="008E6DC6"/>
    <w:rsid w:val="008E6F7D"/>
    <w:rsid w:val="008E7025"/>
    <w:rsid w:val="008E7243"/>
    <w:rsid w:val="008E7747"/>
    <w:rsid w:val="008E77D9"/>
    <w:rsid w:val="008E77F1"/>
    <w:rsid w:val="008E7866"/>
    <w:rsid w:val="008E7B02"/>
    <w:rsid w:val="008E7C55"/>
    <w:rsid w:val="008E7E5B"/>
    <w:rsid w:val="008E7E7C"/>
    <w:rsid w:val="008E7ECD"/>
    <w:rsid w:val="008E7F3D"/>
    <w:rsid w:val="008F0813"/>
    <w:rsid w:val="008F0919"/>
    <w:rsid w:val="008F0B42"/>
    <w:rsid w:val="008F0C0E"/>
    <w:rsid w:val="008F0C16"/>
    <w:rsid w:val="008F0C25"/>
    <w:rsid w:val="008F0F3E"/>
    <w:rsid w:val="008F0F70"/>
    <w:rsid w:val="008F0F7C"/>
    <w:rsid w:val="008F0F88"/>
    <w:rsid w:val="008F1511"/>
    <w:rsid w:val="008F16BC"/>
    <w:rsid w:val="008F17AE"/>
    <w:rsid w:val="008F187B"/>
    <w:rsid w:val="008F1886"/>
    <w:rsid w:val="008F18F1"/>
    <w:rsid w:val="008F1A84"/>
    <w:rsid w:val="008F1C30"/>
    <w:rsid w:val="008F1FBD"/>
    <w:rsid w:val="008F219D"/>
    <w:rsid w:val="008F2349"/>
    <w:rsid w:val="008F23E4"/>
    <w:rsid w:val="008F25C5"/>
    <w:rsid w:val="008F2648"/>
    <w:rsid w:val="008F28BB"/>
    <w:rsid w:val="008F2FF7"/>
    <w:rsid w:val="008F32E6"/>
    <w:rsid w:val="008F3406"/>
    <w:rsid w:val="008F34AC"/>
    <w:rsid w:val="008F367D"/>
    <w:rsid w:val="008F3963"/>
    <w:rsid w:val="008F3A8C"/>
    <w:rsid w:val="008F3AD1"/>
    <w:rsid w:val="008F3AD9"/>
    <w:rsid w:val="008F3D0E"/>
    <w:rsid w:val="008F3E55"/>
    <w:rsid w:val="008F3F8E"/>
    <w:rsid w:val="008F4024"/>
    <w:rsid w:val="008F4327"/>
    <w:rsid w:val="008F4501"/>
    <w:rsid w:val="008F471C"/>
    <w:rsid w:val="008F4889"/>
    <w:rsid w:val="008F49EF"/>
    <w:rsid w:val="008F49FC"/>
    <w:rsid w:val="008F4AF1"/>
    <w:rsid w:val="008F4B50"/>
    <w:rsid w:val="008F4E78"/>
    <w:rsid w:val="008F4EE6"/>
    <w:rsid w:val="008F4EF9"/>
    <w:rsid w:val="008F514C"/>
    <w:rsid w:val="008F5169"/>
    <w:rsid w:val="008F516C"/>
    <w:rsid w:val="008F5462"/>
    <w:rsid w:val="008F5469"/>
    <w:rsid w:val="008F5491"/>
    <w:rsid w:val="008F566D"/>
    <w:rsid w:val="008F5B1E"/>
    <w:rsid w:val="008F5CA0"/>
    <w:rsid w:val="008F5DD1"/>
    <w:rsid w:val="008F5FB0"/>
    <w:rsid w:val="008F6104"/>
    <w:rsid w:val="008F635D"/>
    <w:rsid w:val="008F6360"/>
    <w:rsid w:val="008F6482"/>
    <w:rsid w:val="008F6728"/>
    <w:rsid w:val="008F687B"/>
    <w:rsid w:val="008F6B9F"/>
    <w:rsid w:val="008F6C2B"/>
    <w:rsid w:val="008F6EE8"/>
    <w:rsid w:val="008F6F67"/>
    <w:rsid w:val="008F7210"/>
    <w:rsid w:val="008F7266"/>
    <w:rsid w:val="008F72B7"/>
    <w:rsid w:val="008F7413"/>
    <w:rsid w:val="008F743E"/>
    <w:rsid w:val="008F74C5"/>
    <w:rsid w:val="008F7537"/>
    <w:rsid w:val="008F7A02"/>
    <w:rsid w:val="008F7BF2"/>
    <w:rsid w:val="008F7C3C"/>
    <w:rsid w:val="008F7CD0"/>
    <w:rsid w:val="008F7D34"/>
    <w:rsid w:val="008F7DD8"/>
    <w:rsid w:val="008F7E1A"/>
    <w:rsid w:val="0090042C"/>
    <w:rsid w:val="00900597"/>
    <w:rsid w:val="00900604"/>
    <w:rsid w:val="00900798"/>
    <w:rsid w:val="00900832"/>
    <w:rsid w:val="00900A17"/>
    <w:rsid w:val="00900B8E"/>
    <w:rsid w:val="00900E6E"/>
    <w:rsid w:val="00900F9D"/>
    <w:rsid w:val="00901231"/>
    <w:rsid w:val="009017EF"/>
    <w:rsid w:val="0090194B"/>
    <w:rsid w:val="009019DC"/>
    <w:rsid w:val="00901CD8"/>
    <w:rsid w:val="00901D45"/>
    <w:rsid w:val="00901FC0"/>
    <w:rsid w:val="00901FCE"/>
    <w:rsid w:val="009021B1"/>
    <w:rsid w:val="0090234C"/>
    <w:rsid w:val="00902509"/>
    <w:rsid w:val="0090266D"/>
    <w:rsid w:val="00902750"/>
    <w:rsid w:val="00902887"/>
    <w:rsid w:val="009028E8"/>
    <w:rsid w:val="009028FA"/>
    <w:rsid w:val="00902A1E"/>
    <w:rsid w:val="00902A53"/>
    <w:rsid w:val="00902AFB"/>
    <w:rsid w:val="00902C6A"/>
    <w:rsid w:val="00902FBA"/>
    <w:rsid w:val="009030ED"/>
    <w:rsid w:val="0090316E"/>
    <w:rsid w:val="009033AC"/>
    <w:rsid w:val="00903491"/>
    <w:rsid w:val="00903518"/>
    <w:rsid w:val="009036C1"/>
    <w:rsid w:val="0090370C"/>
    <w:rsid w:val="00903744"/>
    <w:rsid w:val="009038D9"/>
    <w:rsid w:val="00903968"/>
    <w:rsid w:val="009039A5"/>
    <w:rsid w:val="009039D4"/>
    <w:rsid w:val="00903A22"/>
    <w:rsid w:val="00903E09"/>
    <w:rsid w:val="00903F34"/>
    <w:rsid w:val="00903FFB"/>
    <w:rsid w:val="00904272"/>
    <w:rsid w:val="0090445B"/>
    <w:rsid w:val="00904545"/>
    <w:rsid w:val="0090456E"/>
    <w:rsid w:val="0090478D"/>
    <w:rsid w:val="009048DA"/>
    <w:rsid w:val="009048FD"/>
    <w:rsid w:val="00904916"/>
    <w:rsid w:val="0090491E"/>
    <w:rsid w:val="00904E01"/>
    <w:rsid w:val="00904EDD"/>
    <w:rsid w:val="00904F4E"/>
    <w:rsid w:val="00905288"/>
    <w:rsid w:val="009053BE"/>
    <w:rsid w:val="00905464"/>
    <w:rsid w:val="00905658"/>
    <w:rsid w:val="00905750"/>
    <w:rsid w:val="00905848"/>
    <w:rsid w:val="0090587A"/>
    <w:rsid w:val="009058B1"/>
    <w:rsid w:val="009058CE"/>
    <w:rsid w:val="00905BE3"/>
    <w:rsid w:val="00905DFA"/>
    <w:rsid w:val="00905F52"/>
    <w:rsid w:val="009060AF"/>
    <w:rsid w:val="00906480"/>
    <w:rsid w:val="009064DF"/>
    <w:rsid w:val="009064F8"/>
    <w:rsid w:val="009068DF"/>
    <w:rsid w:val="00906E30"/>
    <w:rsid w:val="00907026"/>
    <w:rsid w:val="00907155"/>
    <w:rsid w:val="009075E7"/>
    <w:rsid w:val="009077BC"/>
    <w:rsid w:val="00907911"/>
    <w:rsid w:val="00907BCC"/>
    <w:rsid w:val="00907CD2"/>
    <w:rsid w:val="00907D5A"/>
    <w:rsid w:val="00907F77"/>
    <w:rsid w:val="0091030D"/>
    <w:rsid w:val="009107CF"/>
    <w:rsid w:val="009109B4"/>
    <w:rsid w:val="00910D5D"/>
    <w:rsid w:val="0091100B"/>
    <w:rsid w:val="009114A7"/>
    <w:rsid w:val="0091154F"/>
    <w:rsid w:val="0091162E"/>
    <w:rsid w:val="009116ED"/>
    <w:rsid w:val="0091197E"/>
    <w:rsid w:val="00911A5F"/>
    <w:rsid w:val="00911FDF"/>
    <w:rsid w:val="00912183"/>
    <w:rsid w:val="00912378"/>
    <w:rsid w:val="0091284D"/>
    <w:rsid w:val="009128E1"/>
    <w:rsid w:val="0091294E"/>
    <w:rsid w:val="00912F2D"/>
    <w:rsid w:val="00913334"/>
    <w:rsid w:val="00913575"/>
    <w:rsid w:val="009136E7"/>
    <w:rsid w:val="00913777"/>
    <w:rsid w:val="00913778"/>
    <w:rsid w:val="0091379A"/>
    <w:rsid w:val="009138A8"/>
    <w:rsid w:val="009138F1"/>
    <w:rsid w:val="0091398A"/>
    <w:rsid w:val="00913D0F"/>
    <w:rsid w:val="00913DD1"/>
    <w:rsid w:val="00913E65"/>
    <w:rsid w:val="00913EF0"/>
    <w:rsid w:val="009140A2"/>
    <w:rsid w:val="009141DA"/>
    <w:rsid w:val="009142C8"/>
    <w:rsid w:val="00914358"/>
    <w:rsid w:val="00914586"/>
    <w:rsid w:val="00914666"/>
    <w:rsid w:val="00914722"/>
    <w:rsid w:val="00914849"/>
    <w:rsid w:val="009148F2"/>
    <w:rsid w:val="00914FAB"/>
    <w:rsid w:val="009151AD"/>
    <w:rsid w:val="00915261"/>
    <w:rsid w:val="00915288"/>
    <w:rsid w:val="0091528C"/>
    <w:rsid w:val="00915535"/>
    <w:rsid w:val="00915577"/>
    <w:rsid w:val="009155FD"/>
    <w:rsid w:val="00915850"/>
    <w:rsid w:val="00915945"/>
    <w:rsid w:val="009159F3"/>
    <w:rsid w:val="00915A41"/>
    <w:rsid w:val="00915A5B"/>
    <w:rsid w:val="00915A61"/>
    <w:rsid w:val="00915DC4"/>
    <w:rsid w:val="00915FEA"/>
    <w:rsid w:val="00916068"/>
    <w:rsid w:val="00916115"/>
    <w:rsid w:val="009161E1"/>
    <w:rsid w:val="00916273"/>
    <w:rsid w:val="0091641D"/>
    <w:rsid w:val="009165C3"/>
    <w:rsid w:val="00916642"/>
    <w:rsid w:val="00916701"/>
    <w:rsid w:val="00916866"/>
    <w:rsid w:val="009169E5"/>
    <w:rsid w:val="00916AA0"/>
    <w:rsid w:val="00916EEA"/>
    <w:rsid w:val="0091704F"/>
    <w:rsid w:val="009170CE"/>
    <w:rsid w:val="00917289"/>
    <w:rsid w:val="009175CC"/>
    <w:rsid w:val="0091765D"/>
    <w:rsid w:val="009177D7"/>
    <w:rsid w:val="009177F2"/>
    <w:rsid w:val="00917A21"/>
    <w:rsid w:val="00917B3E"/>
    <w:rsid w:val="00917D87"/>
    <w:rsid w:val="00917D99"/>
    <w:rsid w:val="0091BADD"/>
    <w:rsid w:val="00920729"/>
    <w:rsid w:val="00920C2D"/>
    <w:rsid w:val="00921163"/>
    <w:rsid w:val="00921340"/>
    <w:rsid w:val="00921471"/>
    <w:rsid w:val="009214BC"/>
    <w:rsid w:val="009215CF"/>
    <w:rsid w:val="00921747"/>
    <w:rsid w:val="00921931"/>
    <w:rsid w:val="00921D33"/>
    <w:rsid w:val="00921DC4"/>
    <w:rsid w:val="00922096"/>
    <w:rsid w:val="009222B9"/>
    <w:rsid w:val="009222CC"/>
    <w:rsid w:val="0092253B"/>
    <w:rsid w:val="00922994"/>
    <w:rsid w:val="00922A75"/>
    <w:rsid w:val="00922B08"/>
    <w:rsid w:val="00922BE1"/>
    <w:rsid w:val="00922C7D"/>
    <w:rsid w:val="00922C91"/>
    <w:rsid w:val="009230E0"/>
    <w:rsid w:val="009232BF"/>
    <w:rsid w:val="00923414"/>
    <w:rsid w:val="0092367D"/>
    <w:rsid w:val="009236AB"/>
    <w:rsid w:val="00923763"/>
    <w:rsid w:val="00923AD3"/>
    <w:rsid w:val="00923CC9"/>
    <w:rsid w:val="00923DEE"/>
    <w:rsid w:val="00923E4C"/>
    <w:rsid w:val="00923E72"/>
    <w:rsid w:val="0092407A"/>
    <w:rsid w:val="00924090"/>
    <w:rsid w:val="0092413F"/>
    <w:rsid w:val="00924175"/>
    <w:rsid w:val="00924276"/>
    <w:rsid w:val="009243DA"/>
    <w:rsid w:val="0092443F"/>
    <w:rsid w:val="0092445C"/>
    <w:rsid w:val="00924522"/>
    <w:rsid w:val="009245C3"/>
    <w:rsid w:val="00924B83"/>
    <w:rsid w:val="00924C3F"/>
    <w:rsid w:val="00924C5A"/>
    <w:rsid w:val="00924D0C"/>
    <w:rsid w:val="00924DE2"/>
    <w:rsid w:val="00924E13"/>
    <w:rsid w:val="00924EC0"/>
    <w:rsid w:val="00924EFB"/>
    <w:rsid w:val="009250DF"/>
    <w:rsid w:val="0092512A"/>
    <w:rsid w:val="00925178"/>
    <w:rsid w:val="00925230"/>
    <w:rsid w:val="009253CC"/>
    <w:rsid w:val="00925665"/>
    <w:rsid w:val="0092567B"/>
    <w:rsid w:val="009256BB"/>
    <w:rsid w:val="009257BD"/>
    <w:rsid w:val="009259A7"/>
    <w:rsid w:val="009259F0"/>
    <w:rsid w:val="00925A80"/>
    <w:rsid w:val="00925AB0"/>
    <w:rsid w:val="00925AEF"/>
    <w:rsid w:val="00925BA1"/>
    <w:rsid w:val="00925CF6"/>
    <w:rsid w:val="00925DE5"/>
    <w:rsid w:val="00925EDF"/>
    <w:rsid w:val="00925F2D"/>
    <w:rsid w:val="00925F6A"/>
    <w:rsid w:val="00926080"/>
    <w:rsid w:val="009260BF"/>
    <w:rsid w:val="00926179"/>
    <w:rsid w:val="009261E4"/>
    <w:rsid w:val="009262BA"/>
    <w:rsid w:val="0092659A"/>
    <w:rsid w:val="00926682"/>
    <w:rsid w:val="00926777"/>
    <w:rsid w:val="009267B8"/>
    <w:rsid w:val="00926921"/>
    <w:rsid w:val="00926A16"/>
    <w:rsid w:val="00926B31"/>
    <w:rsid w:val="00926E1A"/>
    <w:rsid w:val="00926E5A"/>
    <w:rsid w:val="00926E7E"/>
    <w:rsid w:val="00927132"/>
    <w:rsid w:val="0092713D"/>
    <w:rsid w:val="00927140"/>
    <w:rsid w:val="00927202"/>
    <w:rsid w:val="009273BE"/>
    <w:rsid w:val="00927410"/>
    <w:rsid w:val="0092750A"/>
    <w:rsid w:val="00927521"/>
    <w:rsid w:val="0092759E"/>
    <w:rsid w:val="0092769B"/>
    <w:rsid w:val="00927743"/>
    <w:rsid w:val="00927839"/>
    <w:rsid w:val="0092795B"/>
    <w:rsid w:val="00927A2E"/>
    <w:rsid w:val="00927CDA"/>
    <w:rsid w:val="00927D7D"/>
    <w:rsid w:val="00927E6A"/>
    <w:rsid w:val="00927EDA"/>
    <w:rsid w:val="00927F29"/>
    <w:rsid w:val="00927F2A"/>
    <w:rsid w:val="0093011C"/>
    <w:rsid w:val="009302E0"/>
    <w:rsid w:val="00930345"/>
    <w:rsid w:val="00930375"/>
    <w:rsid w:val="0093043B"/>
    <w:rsid w:val="0093049D"/>
    <w:rsid w:val="009307D7"/>
    <w:rsid w:val="0093093A"/>
    <w:rsid w:val="00930A84"/>
    <w:rsid w:val="00930C9E"/>
    <w:rsid w:val="00930CF0"/>
    <w:rsid w:val="00930D59"/>
    <w:rsid w:val="00930D89"/>
    <w:rsid w:val="00930F92"/>
    <w:rsid w:val="00930FB6"/>
    <w:rsid w:val="00930FCA"/>
    <w:rsid w:val="0093112B"/>
    <w:rsid w:val="0093119F"/>
    <w:rsid w:val="00931258"/>
    <w:rsid w:val="009313DA"/>
    <w:rsid w:val="00931468"/>
    <w:rsid w:val="009315D6"/>
    <w:rsid w:val="00931EA7"/>
    <w:rsid w:val="009323B2"/>
    <w:rsid w:val="009324C1"/>
    <w:rsid w:val="00932540"/>
    <w:rsid w:val="00932569"/>
    <w:rsid w:val="009325BA"/>
    <w:rsid w:val="00932810"/>
    <w:rsid w:val="009328E3"/>
    <w:rsid w:val="00932B21"/>
    <w:rsid w:val="00932C2D"/>
    <w:rsid w:val="00932ED9"/>
    <w:rsid w:val="00933040"/>
    <w:rsid w:val="00933069"/>
    <w:rsid w:val="0093310C"/>
    <w:rsid w:val="00933183"/>
    <w:rsid w:val="009331BA"/>
    <w:rsid w:val="009331FF"/>
    <w:rsid w:val="00933248"/>
    <w:rsid w:val="009332C5"/>
    <w:rsid w:val="0093395A"/>
    <w:rsid w:val="0093396A"/>
    <w:rsid w:val="00933C23"/>
    <w:rsid w:val="00933E4A"/>
    <w:rsid w:val="00933E56"/>
    <w:rsid w:val="00934032"/>
    <w:rsid w:val="00934076"/>
    <w:rsid w:val="00934288"/>
    <w:rsid w:val="009342A2"/>
    <w:rsid w:val="0093435B"/>
    <w:rsid w:val="00934421"/>
    <w:rsid w:val="00934556"/>
    <w:rsid w:val="009345B4"/>
    <w:rsid w:val="009346DE"/>
    <w:rsid w:val="00934720"/>
    <w:rsid w:val="00934832"/>
    <w:rsid w:val="00934858"/>
    <w:rsid w:val="00934AE1"/>
    <w:rsid w:val="00934B2A"/>
    <w:rsid w:val="00934B55"/>
    <w:rsid w:val="00934B7A"/>
    <w:rsid w:val="00934CDE"/>
    <w:rsid w:val="00934E31"/>
    <w:rsid w:val="009350C0"/>
    <w:rsid w:val="009350D1"/>
    <w:rsid w:val="009350DF"/>
    <w:rsid w:val="009354E4"/>
    <w:rsid w:val="0093575C"/>
    <w:rsid w:val="009359FF"/>
    <w:rsid w:val="00935B3B"/>
    <w:rsid w:val="00935B6E"/>
    <w:rsid w:val="00935C41"/>
    <w:rsid w:val="00935CCB"/>
    <w:rsid w:val="00935D43"/>
    <w:rsid w:val="00936340"/>
    <w:rsid w:val="00936521"/>
    <w:rsid w:val="009365E4"/>
    <w:rsid w:val="009366B2"/>
    <w:rsid w:val="00936726"/>
    <w:rsid w:val="009367E4"/>
    <w:rsid w:val="00936823"/>
    <w:rsid w:val="00936A05"/>
    <w:rsid w:val="00936CBE"/>
    <w:rsid w:val="00936EEF"/>
    <w:rsid w:val="00936F9E"/>
    <w:rsid w:val="00937081"/>
    <w:rsid w:val="009370E6"/>
    <w:rsid w:val="009372AD"/>
    <w:rsid w:val="009374B3"/>
    <w:rsid w:val="00937522"/>
    <w:rsid w:val="00937553"/>
    <w:rsid w:val="0093768C"/>
    <w:rsid w:val="009377BC"/>
    <w:rsid w:val="00937822"/>
    <w:rsid w:val="00937888"/>
    <w:rsid w:val="009378DF"/>
    <w:rsid w:val="00937DB0"/>
    <w:rsid w:val="00937DEA"/>
    <w:rsid w:val="00937F62"/>
    <w:rsid w:val="00940001"/>
    <w:rsid w:val="009400AD"/>
    <w:rsid w:val="00940418"/>
    <w:rsid w:val="00940480"/>
    <w:rsid w:val="009404A9"/>
    <w:rsid w:val="009404D3"/>
    <w:rsid w:val="009407DC"/>
    <w:rsid w:val="0094084B"/>
    <w:rsid w:val="00940B1D"/>
    <w:rsid w:val="00940B69"/>
    <w:rsid w:val="00940BED"/>
    <w:rsid w:val="00940C3D"/>
    <w:rsid w:val="00940C9F"/>
    <w:rsid w:val="009410B3"/>
    <w:rsid w:val="009410DA"/>
    <w:rsid w:val="00941246"/>
    <w:rsid w:val="009413C5"/>
    <w:rsid w:val="009415C4"/>
    <w:rsid w:val="009415DA"/>
    <w:rsid w:val="0094181A"/>
    <w:rsid w:val="00941878"/>
    <w:rsid w:val="00941B4E"/>
    <w:rsid w:val="00941BC3"/>
    <w:rsid w:val="00941CA7"/>
    <w:rsid w:val="00941DAB"/>
    <w:rsid w:val="00941F4B"/>
    <w:rsid w:val="00942079"/>
    <w:rsid w:val="0094210B"/>
    <w:rsid w:val="0094266B"/>
    <w:rsid w:val="0094281B"/>
    <w:rsid w:val="009428D2"/>
    <w:rsid w:val="00942BF0"/>
    <w:rsid w:val="00942CF5"/>
    <w:rsid w:val="00942D6A"/>
    <w:rsid w:val="00942EB5"/>
    <w:rsid w:val="00943114"/>
    <w:rsid w:val="009434FB"/>
    <w:rsid w:val="00943583"/>
    <w:rsid w:val="00943768"/>
    <w:rsid w:val="00943982"/>
    <w:rsid w:val="00943AF9"/>
    <w:rsid w:val="00943DD3"/>
    <w:rsid w:val="00944393"/>
    <w:rsid w:val="009443DB"/>
    <w:rsid w:val="0094445D"/>
    <w:rsid w:val="00944477"/>
    <w:rsid w:val="00944685"/>
    <w:rsid w:val="0094471C"/>
    <w:rsid w:val="00944765"/>
    <w:rsid w:val="009447D6"/>
    <w:rsid w:val="009449F4"/>
    <w:rsid w:val="00944AFE"/>
    <w:rsid w:val="00944B7A"/>
    <w:rsid w:val="00944CD2"/>
    <w:rsid w:val="00944D40"/>
    <w:rsid w:val="00944E4C"/>
    <w:rsid w:val="009453AB"/>
    <w:rsid w:val="0094572A"/>
    <w:rsid w:val="009457CD"/>
    <w:rsid w:val="00945838"/>
    <w:rsid w:val="0094586E"/>
    <w:rsid w:val="009459B1"/>
    <w:rsid w:val="00945A96"/>
    <w:rsid w:val="00945AAF"/>
    <w:rsid w:val="00945D42"/>
    <w:rsid w:val="00945D48"/>
    <w:rsid w:val="009460A4"/>
    <w:rsid w:val="009461EF"/>
    <w:rsid w:val="00946282"/>
    <w:rsid w:val="009462C0"/>
    <w:rsid w:val="009463BB"/>
    <w:rsid w:val="0094642B"/>
    <w:rsid w:val="009466D6"/>
    <w:rsid w:val="00946768"/>
    <w:rsid w:val="00946875"/>
    <w:rsid w:val="00946981"/>
    <w:rsid w:val="00946A41"/>
    <w:rsid w:val="00946D41"/>
    <w:rsid w:val="00946E1A"/>
    <w:rsid w:val="00946E29"/>
    <w:rsid w:val="00946EB2"/>
    <w:rsid w:val="00946EFE"/>
    <w:rsid w:val="00946F68"/>
    <w:rsid w:val="00946FD6"/>
    <w:rsid w:val="0094776F"/>
    <w:rsid w:val="0094787F"/>
    <w:rsid w:val="009478FF"/>
    <w:rsid w:val="00947A12"/>
    <w:rsid w:val="00947EAF"/>
    <w:rsid w:val="00947EE6"/>
    <w:rsid w:val="0095006F"/>
    <w:rsid w:val="0095045B"/>
    <w:rsid w:val="00950684"/>
    <w:rsid w:val="00950714"/>
    <w:rsid w:val="00950808"/>
    <w:rsid w:val="00950B4B"/>
    <w:rsid w:val="00951360"/>
    <w:rsid w:val="0095143E"/>
    <w:rsid w:val="00951563"/>
    <w:rsid w:val="009515FF"/>
    <w:rsid w:val="00951710"/>
    <w:rsid w:val="009517BF"/>
    <w:rsid w:val="00951882"/>
    <w:rsid w:val="009518FC"/>
    <w:rsid w:val="00951A34"/>
    <w:rsid w:val="00951C92"/>
    <w:rsid w:val="00951D0C"/>
    <w:rsid w:val="00951D32"/>
    <w:rsid w:val="00951ED4"/>
    <w:rsid w:val="00952065"/>
    <w:rsid w:val="009520AA"/>
    <w:rsid w:val="00952210"/>
    <w:rsid w:val="009524CB"/>
    <w:rsid w:val="009524E5"/>
    <w:rsid w:val="009525B8"/>
    <w:rsid w:val="0095281E"/>
    <w:rsid w:val="00952A72"/>
    <w:rsid w:val="00952AA6"/>
    <w:rsid w:val="00952B6A"/>
    <w:rsid w:val="00952BDD"/>
    <w:rsid w:val="00952DD3"/>
    <w:rsid w:val="00952E4C"/>
    <w:rsid w:val="00952E71"/>
    <w:rsid w:val="0095370E"/>
    <w:rsid w:val="00953819"/>
    <w:rsid w:val="009538E3"/>
    <w:rsid w:val="00953BA5"/>
    <w:rsid w:val="00953BC1"/>
    <w:rsid w:val="00953D8E"/>
    <w:rsid w:val="00954405"/>
    <w:rsid w:val="0095447A"/>
    <w:rsid w:val="009544A7"/>
    <w:rsid w:val="00954666"/>
    <w:rsid w:val="00954680"/>
    <w:rsid w:val="00954812"/>
    <w:rsid w:val="009548D6"/>
    <w:rsid w:val="00954DAD"/>
    <w:rsid w:val="00955021"/>
    <w:rsid w:val="00955080"/>
    <w:rsid w:val="0095509D"/>
    <w:rsid w:val="00955112"/>
    <w:rsid w:val="00955211"/>
    <w:rsid w:val="00955274"/>
    <w:rsid w:val="009552FC"/>
    <w:rsid w:val="00955766"/>
    <w:rsid w:val="009557CA"/>
    <w:rsid w:val="0095599E"/>
    <w:rsid w:val="009559D1"/>
    <w:rsid w:val="00955A34"/>
    <w:rsid w:val="00955C9F"/>
    <w:rsid w:val="00955E14"/>
    <w:rsid w:val="00955E79"/>
    <w:rsid w:val="009560F6"/>
    <w:rsid w:val="0095617D"/>
    <w:rsid w:val="0095636D"/>
    <w:rsid w:val="00956438"/>
    <w:rsid w:val="009564A8"/>
    <w:rsid w:val="00956598"/>
    <w:rsid w:val="00956626"/>
    <w:rsid w:val="00956749"/>
    <w:rsid w:val="00956898"/>
    <w:rsid w:val="009568DB"/>
    <w:rsid w:val="00956AB9"/>
    <w:rsid w:val="00956DD4"/>
    <w:rsid w:val="0095718C"/>
    <w:rsid w:val="00957191"/>
    <w:rsid w:val="0095721E"/>
    <w:rsid w:val="009572CE"/>
    <w:rsid w:val="00957398"/>
    <w:rsid w:val="00957807"/>
    <w:rsid w:val="00957813"/>
    <w:rsid w:val="009578BD"/>
    <w:rsid w:val="009579EA"/>
    <w:rsid w:val="00957AE9"/>
    <w:rsid w:val="00957C12"/>
    <w:rsid w:val="00957C2A"/>
    <w:rsid w:val="00957C9C"/>
    <w:rsid w:val="00957DD8"/>
    <w:rsid w:val="00960113"/>
    <w:rsid w:val="0096033B"/>
    <w:rsid w:val="00960514"/>
    <w:rsid w:val="00960650"/>
    <w:rsid w:val="009606FE"/>
    <w:rsid w:val="009608AE"/>
    <w:rsid w:val="00960C40"/>
    <w:rsid w:val="00960C4E"/>
    <w:rsid w:val="00960DB1"/>
    <w:rsid w:val="009611A0"/>
    <w:rsid w:val="00961395"/>
    <w:rsid w:val="0096140B"/>
    <w:rsid w:val="009615A2"/>
    <w:rsid w:val="009615B3"/>
    <w:rsid w:val="00961684"/>
    <w:rsid w:val="00961786"/>
    <w:rsid w:val="00961ADE"/>
    <w:rsid w:val="00961F64"/>
    <w:rsid w:val="009621BA"/>
    <w:rsid w:val="00962322"/>
    <w:rsid w:val="0096241B"/>
    <w:rsid w:val="0096259C"/>
    <w:rsid w:val="0096292A"/>
    <w:rsid w:val="009629CF"/>
    <w:rsid w:val="00962CD1"/>
    <w:rsid w:val="00962F83"/>
    <w:rsid w:val="00962FC0"/>
    <w:rsid w:val="0096305A"/>
    <w:rsid w:val="009631DC"/>
    <w:rsid w:val="00963337"/>
    <w:rsid w:val="00963429"/>
    <w:rsid w:val="009634F6"/>
    <w:rsid w:val="00963A1D"/>
    <w:rsid w:val="00963DCC"/>
    <w:rsid w:val="00964036"/>
    <w:rsid w:val="00964198"/>
    <w:rsid w:val="009641A2"/>
    <w:rsid w:val="00964238"/>
    <w:rsid w:val="00964287"/>
    <w:rsid w:val="00964521"/>
    <w:rsid w:val="0096494F"/>
    <w:rsid w:val="00964955"/>
    <w:rsid w:val="00964961"/>
    <w:rsid w:val="009649B3"/>
    <w:rsid w:val="00964AB5"/>
    <w:rsid w:val="00964BE7"/>
    <w:rsid w:val="00964DD1"/>
    <w:rsid w:val="00964E04"/>
    <w:rsid w:val="00964EF2"/>
    <w:rsid w:val="00965033"/>
    <w:rsid w:val="0096514E"/>
    <w:rsid w:val="00965499"/>
    <w:rsid w:val="00965578"/>
    <w:rsid w:val="0096562B"/>
    <w:rsid w:val="0096586C"/>
    <w:rsid w:val="00965953"/>
    <w:rsid w:val="00965BF7"/>
    <w:rsid w:val="00965CC9"/>
    <w:rsid w:val="00965D1E"/>
    <w:rsid w:val="00965D42"/>
    <w:rsid w:val="00965F26"/>
    <w:rsid w:val="00966022"/>
    <w:rsid w:val="00966080"/>
    <w:rsid w:val="0096618C"/>
    <w:rsid w:val="0096621C"/>
    <w:rsid w:val="0096624E"/>
    <w:rsid w:val="00966376"/>
    <w:rsid w:val="00966494"/>
    <w:rsid w:val="009667C1"/>
    <w:rsid w:val="00966817"/>
    <w:rsid w:val="0096689D"/>
    <w:rsid w:val="00966A47"/>
    <w:rsid w:val="00966AD0"/>
    <w:rsid w:val="00966CE2"/>
    <w:rsid w:val="00966FE3"/>
    <w:rsid w:val="00967020"/>
    <w:rsid w:val="00967131"/>
    <w:rsid w:val="00967521"/>
    <w:rsid w:val="00967683"/>
    <w:rsid w:val="009676AA"/>
    <w:rsid w:val="00967857"/>
    <w:rsid w:val="00967909"/>
    <w:rsid w:val="00967A30"/>
    <w:rsid w:val="00967AEE"/>
    <w:rsid w:val="00967B07"/>
    <w:rsid w:val="00967C18"/>
    <w:rsid w:val="00967C97"/>
    <w:rsid w:val="00967DB0"/>
    <w:rsid w:val="00967F25"/>
    <w:rsid w:val="00967F67"/>
    <w:rsid w:val="009700C4"/>
    <w:rsid w:val="0097011D"/>
    <w:rsid w:val="0097017C"/>
    <w:rsid w:val="0097049C"/>
    <w:rsid w:val="009704D1"/>
    <w:rsid w:val="00970A09"/>
    <w:rsid w:val="00970AF6"/>
    <w:rsid w:val="00970BF2"/>
    <w:rsid w:val="00971190"/>
    <w:rsid w:val="00971286"/>
    <w:rsid w:val="009713BB"/>
    <w:rsid w:val="009714B2"/>
    <w:rsid w:val="0097150F"/>
    <w:rsid w:val="009715C7"/>
    <w:rsid w:val="0097165B"/>
    <w:rsid w:val="00971672"/>
    <w:rsid w:val="0097171F"/>
    <w:rsid w:val="00971885"/>
    <w:rsid w:val="009718B8"/>
    <w:rsid w:val="00971B36"/>
    <w:rsid w:val="00971B48"/>
    <w:rsid w:val="00971C69"/>
    <w:rsid w:val="009720D0"/>
    <w:rsid w:val="009720DF"/>
    <w:rsid w:val="0097225A"/>
    <w:rsid w:val="009722A4"/>
    <w:rsid w:val="00972414"/>
    <w:rsid w:val="009725B1"/>
    <w:rsid w:val="00972659"/>
    <w:rsid w:val="009729A9"/>
    <w:rsid w:val="009729D7"/>
    <w:rsid w:val="00972A16"/>
    <w:rsid w:val="00972B32"/>
    <w:rsid w:val="00972CD5"/>
    <w:rsid w:val="00973007"/>
    <w:rsid w:val="00973019"/>
    <w:rsid w:val="0097337A"/>
    <w:rsid w:val="00973411"/>
    <w:rsid w:val="00973555"/>
    <w:rsid w:val="00973788"/>
    <w:rsid w:val="00973B6C"/>
    <w:rsid w:val="00973BCE"/>
    <w:rsid w:val="00973DE3"/>
    <w:rsid w:val="00973F03"/>
    <w:rsid w:val="0097402B"/>
    <w:rsid w:val="00974144"/>
    <w:rsid w:val="0097451F"/>
    <w:rsid w:val="00974638"/>
    <w:rsid w:val="00974705"/>
    <w:rsid w:val="0097472B"/>
    <w:rsid w:val="0097476C"/>
    <w:rsid w:val="0097479B"/>
    <w:rsid w:val="009748A3"/>
    <w:rsid w:val="0097493F"/>
    <w:rsid w:val="00974A56"/>
    <w:rsid w:val="00974C6E"/>
    <w:rsid w:val="00974C95"/>
    <w:rsid w:val="00974FC4"/>
    <w:rsid w:val="0097500B"/>
    <w:rsid w:val="009750FA"/>
    <w:rsid w:val="0097550C"/>
    <w:rsid w:val="00975584"/>
    <w:rsid w:val="009755DB"/>
    <w:rsid w:val="00975B0D"/>
    <w:rsid w:val="00975D22"/>
    <w:rsid w:val="00975ED4"/>
    <w:rsid w:val="00976138"/>
    <w:rsid w:val="00976152"/>
    <w:rsid w:val="0097619A"/>
    <w:rsid w:val="00976295"/>
    <w:rsid w:val="00976335"/>
    <w:rsid w:val="00976453"/>
    <w:rsid w:val="00976823"/>
    <w:rsid w:val="00976844"/>
    <w:rsid w:val="009768AC"/>
    <w:rsid w:val="00976933"/>
    <w:rsid w:val="00976A53"/>
    <w:rsid w:val="00976C6D"/>
    <w:rsid w:val="00976EF8"/>
    <w:rsid w:val="00976F86"/>
    <w:rsid w:val="0097726A"/>
    <w:rsid w:val="009772B1"/>
    <w:rsid w:val="00977525"/>
    <w:rsid w:val="00977533"/>
    <w:rsid w:val="00977610"/>
    <w:rsid w:val="00977712"/>
    <w:rsid w:val="009777FC"/>
    <w:rsid w:val="00977836"/>
    <w:rsid w:val="00977882"/>
    <w:rsid w:val="0097791B"/>
    <w:rsid w:val="00977DA8"/>
    <w:rsid w:val="00980034"/>
    <w:rsid w:val="00980103"/>
    <w:rsid w:val="0098017C"/>
    <w:rsid w:val="00980256"/>
    <w:rsid w:val="0098031D"/>
    <w:rsid w:val="0098056D"/>
    <w:rsid w:val="00980AA9"/>
    <w:rsid w:val="00980AE5"/>
    <w:rsid w:val="00980D28"/>
    <w:rsid w:val="00980DBF"/>
    <w:rsid w:val="00980E40"/>
    <w:rsid w:val="00980EAA"/>
    <w:rsid w:val="00980FDD"/>
    <w:rsid w:val="00980FF3"/>
    <w:rsid w:val="0098124D"/>
    <w:rsid w:val="009812CE"/>
    <w:rsid w:val="00981444"/>
    <w:rsid w:val="0098149E"/>
    <w:rsid w:val="00981598"/>
    <w:rsid w:val="009817F3"/>
    <w:rsid w:val="00981884"/>
    <w:rsid w:val="009818D0"/>
    <w:rsid w:val="00981B49"/>
    <w:rsid w:val="00981BCA"/>
    <w:rsid w:val="00981F4E"/>
    <w:rsid w:val="00981F9E"/>
    <w:rsid w:val="0098224B"/>
    <w:rsid w:val="0098224F"/>
    <w:rsid w:val="0098229E"/>
    <w:rsid w:val="00982716"/>
    <w:rsid w:val="00982821"/>
    <w:rsid w:val="009828DC"/>
    <w:rsid w:val="00982952"/>
    <w:rsid w:val="00982B0B"/>
    <w:rsid w:val="00982B46"/>
    <w:rsid w:val="00982BED"/>
    <w:rsid w:val="00982C2E"/>
    <w:rsid w:val="00982D24"/>
    <w:rsid w:val="009831B9"/>
    <w:rsid w:val="009832E7"/>
    <w:rsid w:val="00983435"/>
    <w:rsid w:val="0098350F"/>
    <w:rsid w:val="0098354A"/>
    <w:rsid w:val="009835A3"/>
    <w:rsid w:val="009835C5"/>
    <w:rsid w:val="00983668"/>
    <w:rsid w:val="00983692"/>
    <w:rsid w:val="00983AA3"/>
    <w:rsid w:val="00983BCE"/>
    <w:rsid w:val="00983F0A"/>
    <w:rsid w:val="00983F10"/>
    <w:rsid w:val="00983F55"/>
    <w:rsid w:val="00984116"/>
    <w:rsid w:val="00984555"/>
    <w:rsid w:val="00984721"/>
    <w:rsid w:val="0098477F"/>
    <w:rsid w:val="00984C25"/>
    <w:rsid w:val="00984E6C"/>
    <w:rsid w:val="00984F8D"/>
    <w:rsid w:val="00985041"/>
    <w:rsid w:val="0098513D"/>
    <w:rsid w:val="00985528"/>
    <w:rsid w:val="0098558D"/>
    <w:rsid w:val="00985797"/>
    <w:rsid w:val="009859F7"/>
    <w:rsid w:val="00985CBF"/>
    <w:rsid w:val="00985D80"/>
    <w:rsid w:val="00985D9E"/>
    <w:rsid w:val="009861C2"/>
    <w:rsid w:val="009864E5"/>
    <w:rsid w:val="00986567"/>
    <w:rsid w:val="009865A3"/>
    <w:rsid w:val="009866CD"/>
    <w:rsid w:val="00986763"/>
    <w:rsid w:val="00986968"/>
    <w:rsid w:val="00986B36"/>
    <w:rsid w:val="00986B61"/>
    <w:rsid w:val="00986D11"/>
    <w:rsid w:val="00986EAA"/>
    <w:rsid w:val="00986F24"/>
    <w:rsid w:val="00987009"/>
    <w:rsid w:val="00987099"/>
    <w:rsid w:val="009870A5"/>
    <w:rsid w:val="00987468"/>
    <w:rsid w:val="00987663"/>
    <w:rsid w:val="00987746"/>
    <w:rsid w:val="00987767"/>
    <w:rsid w:val="0098776E"/>
    <w:rsid w:val="00987BDF"/>
    <w:rsid w:val="00987CEC"/>
    <w:rsid w:val="00987D57"/>
    <w:rsid w:val="00987DE9"/>
    <w:rsid w:val="00987E72"/>
    <w:rsid w:val="00987E94"/>
    <w:rsid w:val="00987ECE"/>
    <w:rsid w:val="009900F9"/>
    <w:rsid w:val="0099010F"/>
    <w:rsid w:val="00990234"/>
    <w:rsid w:val="009902C5"/>
    <w:rsid w:val="0099055D"/>
    <w:rsid w:val="0099066E"/>
    <w:rsid w:val="00990746"/>
    <w:rsid w:val="009909D6"/>
    <w:rsid w:val="00990A25"/>
    <w:rsid w:val="00990E76"/>
    <w:rsid w:val="009910DA"/>
    <w:rsid w:val="009912A8"/>
    <w:rsid w:val="009913F3"/>
    <w:rsid w:val="009915CF"/>
    <w:rsid w:val="0099199A"/>
    <w:rsid w:val="00991BC6"/>
    <w:rsid w:val="00991C44"/>
    <w:rsid w:val="00991C51"/>
    <w:rsid w:val="00991EE9"/>
    <w:rsid w:val="00992016"/>
    <w:rsid w:val="0099201F"/>
    <w:rsid w:val="00992190"/>
    <w:rsid w:val="00992219"/>
    <w:rsid w:val="0099235B"/>
    <w:rsid w:val="00992431"/>
    <w:rsid w:val="009924A8"/>
    <w:rsid w:val="009928A2"/>
    <w:rsid w:val="00992988"/>
    <w:rsid w:val="00992B75"/>
    <w:rsid w:val="00992C97"/>
    <w:rsid w:val="00992F4F"/>
    <w:rsid w:val="00992F7A"/>
    <w:rsid w:val="0099302B"/>
    <w:rsid w:val="009931D5"/>
    <w:rsid w:val="0099323D"/>
    <w:rsid w:val="00993334"/>
    <w:rsid w:val="00993477"/>
    <w:rsid w:val="009934D8"/>
    <w:rsid w:val="00993658"/>
    <w:rsid w:val="009937A4"/>
    <w:rsid w:val="009937DF"/>
    <w:rsid w:val="00993830"/>
    <w:rsid w:val="00993B04"/>
    <w:rsid w:val="00993D1B"/>
    <w:rsid w:val="00993D96"/>
    <w:rsid w:val="00993F61"/>
    <w:rsid w:val="00993FE1"/>
    <w:rsid w:val="00994228"/>
    <w:rsid w:val="00994301"/>
    <w:rsid w:val="0099463B"/>
    <w:rsid w:val="0099473D"/>
    <w:rsid w:val="009948DE"/>
    <w:rsid w:val="0099498E"/>
    <w:rsid w:val="00994A44"/>
    <w:rsid w:val="00994C3D"/>
    <w:rsid w:val="00994D2D"/>
    <w:rsid w:val="00994D6F"/>
    <w:rsid w:val="00994E63"/>
    <w:rsid w:val="00995011"/>
    <w:rsid w:val="009950F9"/>
    <w:rsid w:val="00995411"/>
    <w:rsid w:val="009954BE"/>
    <w:rsid w:val="009955EC"/>
    <w:rsid w:val="00995746"/>
    <w:rsid w:val="00995F0F"/>
    <w:rsid w:val="00995F70"/>
    <w:rsid w:val="00996029"/>
    <w:rsid w:val="009960EE"/>
    <w:rsid w:val="00996108"/>
    <w:rsid w:val="00996173"/>
    <w:rsid w:val="009962BD"/>
    <w:rsid w:val="0099632E"/>
    <w:rsid w:val="0099638E"/>
    <w:rsid w:val="009963A2"/>
    <w:rsid w:val="009966D4"/>
    <w:rsid w:val="00996865"/>
    <w:rsid w:val="00996A3B"/>
    <w:rsid w:val="00996B30"/>
    <w:rsid w:val="00996C88"/>
    <w:rsid w:val="00996DAF"/>
    <w:rsid w:val="0099702F"/>
    <w:rsid w:val="00997082"/>
    <w:rsid w:val="009970CF"/>
    <w:rsid w:val="009970D2"/>
    <w:rsid w:val="009971DB"/>
    <w:rsid w:val="0099735D"/>
    <w:rsid w:val="009973EC"/>
    <w:rsid w:val="0099785B"/>
    <w:rsid w:val="009978CA"/>
    <w:rsid w:val="0099799D"/>
    <w:rsid w:val="00997AE2"/>
    <w:rsid w:val="00997B2C"/>
    <w:rsid w:val="00997B59"/>
    <w:rsid w:val="009A0034"/>
    <w:rsid w:val="009A0159"/>
    <w:rsid w:val="009A01A6"/>
    <w:rsid w:val="009A02AD"/>
    <w:rsid w:val="009A04D9"/>
    <w:rsid w:val="009A052C"/>
    <w:rsid w:val="009A05EF"/>
    <w:rsid w:val="009A060A"/>
    <w:rsid w:val="009A0924"/>
    <w:rsid w:val="009A0CAE"/>
    <w:rsid w:val="009A0E4A"/>
    <w:rsid w:val="009A1042"/>
    <w:rsid w:val="009A113C"/>
    <w:rsid w:val="009A129C"/>
    <w:rsid w:val="009A14C2"/>
    <w:rsid w:val="009A1661"/>
    <w:rsid w:val="009A1707"/>
    <w:rsid w:val="009A178D"/>
    <w:rsid w:val="009A1842"/>
    <w:rsid w:val="009A19D4"/>
    <w:rsid w:val="009A1A89"/>
    <w:rsid w:val="009A1C0C"/>
    <w:rsid w:val="009A1E44"/>
    <w:rsid w:val="009A2086"/>
    <w:rsid w:val="009A22C6"/>
    <w:rsid w:val="009A23AA"/>
    <w:rsid w:val="009A2478"/>
    <w:rsid w:val="009A24FC"/>
    <w:rsid w:val="009A26A6"/>
    <w:rsid w:val="009A27D9"/>
    <w:rsid w:val="009A28FC"/>
    <w:rsid w:val="009A2A29"/>
    <w:rsid w:val="009A2A81"/>
    <w:rsid w:val="009A2A98"/>
    <w:rsid w:val="009A2D82"/>
    <w:rsid w:val="009A2EA5"/>
    <w:rsid w:val="009A2EC8"/>
    <w:rsid w:val="009A2FC8"/>
    <w:rsid w:val="009A30D4"/>
    <w:rsid w:val="009A31A2"/>
    <w:rsid w:val="009A3394"/>
    <w:rsid w:val="009A34CE"/>
    <w:rsid w:val="009A35E3"/>
    <w:rsid w:val="009A3959"/>
    <w:rsid w:val="009A3C35"/>
    <w:rsid w:val="009A3D28"/>
    <w:rsid w:val="009A3ED6"/>
    <w:rsid w:val="009A3F34"/>
    <w:rsid w:val="009A3FB1"/>
    <w:rsid w:val="009A40C3"/>
    <w:rsid w:val="009A4129"/>
    <w:rsid w:val="009A41DF"/>
    <w:rsid w:val="009A454C"/>
    <w:rsid w:val="009A4A34"/>
    <w:rsid w:val="009A4A9D"/>
    <w:rsid w:val="009A4B26"/>
    <w:rsid w:val="009A4BEB"/>
    <w:rsid w:val="009A4C5D"/>
    <w:rsid w:val="009A4E10"/>
    <w:rsid w:val="009A4E75"/>
    <w:rsid w:val="009A4E8A"/>
    <w:rsid w:val="009A4EC0"/>
    <w:rsid w:val="009A50D1"/>
    <w:rsid w:val="009A5374"/>
    <w:rsid w:val="009A5464"/>
    <w:rsid w:val="009A564F"/>
    <w:rsid w:val="009A5760"/>
    <w:rsid w:val="009A58D6"/>
    <w:rsid w:val="009A594C"/>
    <w:rsid w:val="009A5A20"/>
    <w:rsid w:val="009A5AAD"/>
    <w:rsid w:val="009A5AC5"/>
    <w:rsid w:val="009A5B19"/>
    <w:rsid w:val="009A6166"/>
    <w:rsid w:val="009A6188"/>
    <w:rsid w:val="009A622C"/>
    <w:rsid w:val="009A6309"/>
    <w:rsid w:val="009A64B3"/>
    <w:rsid w:val="009A64C6"/>
    <w:rsid w:val="009A6646"/>
    <w:rsid w:val="009A66C1"/>
    <w:rsid w:val="009A6ACF"/>
    <w:rsid w:val="009A6B6F"/>
    <w:rsid w:val="009A6BB3"/>
    <w:rsid w:val="009A6D7B"/>
    <w:rsid w:val="009A6D90"/>
    <w:rsid w:val="009A6E25"/>
    <w:rsid w:val="009A6E96"/>
    <w:rsid w:val="009A706F"/>
    <w:rsid w:val="009A7325"/>
    <w:rsid w:val="009A73BE"/>
    <w:rsid w:val="009A73CA"/>
    <w:rsid w:val="009A742B"/>
    <w:rsid w:val="009A75F5"/>
    <w:rsid w:val="009A7684"/>
    <w:rsid w:val="009A772B"/>
    <w:rsid w:val="009A78F0"/>
    <w:rsid w:val="009A7A59"/>
    <w:rsid w:val="009A7ADD"/>
    <w:rsid w:val="009A7B35"/>
    <w:rsid w:val="009A7B44"/>
    <w:rsid w:val="009A7BC6"/>
    <w:rsid w:val="009A7E12"/>
    <w:rsid w:val="009A7F55"/>
    <w:rsid w:val="009A7FF8"/>
    <w:rsid w:val="009B0029"/>
    <w:rsid w:val="009B0097"/>
    <w:rsid w:val="009B02DF"/>
    <w:rsid w:val="009B0499"/>
    <w:rsid w:val="009B06EE"/>
    <w:rsid w:val="009B0760"/>
    <w:rsid w:val="009B07CA"/>
    <w:rsid w:val="009B07CC"/>
    <w:rsid w:val="009B09FA"/>
    <w:rsid w:val="009B0A34"/>
    <w:rsid w:val="009B1495"/>
    <w:rsid w:val="009B15D3"/>
    <w:rsid w:val="009B163C"/>
    <w:rsid w:val="009B19C5"/>
    <w:rsid w:val="009B1C22"/>
    <w:rsid w:val="009B1C53"/>
    <w:rsid w:val="009B20D8"/>
    <w:rsid w:val="009B2257"/>
    <w:rsid w:val="009B2766"/>
    <w:rsid w:val="009B27A3"/>
    <w:rsid w:val="009B27D4"/>
    <w:rsid w:val="009B27DC"/>
    <w:rsid w:val="009B27FE"/>
    <w:rsid w:val="009B290B"/>
    <w:rsid w:val="009B2B57"/>
    <w:rsid w:val="009B2C3B"/>
    <w:rsid w:val="009B2CB2"/>
    <w:rsid w:val="009B2D0B"/>
    <w:rsid w:val="009B2DC8"/>
    <w:rsid w:val="009B2EE4"/>
    <w:rsid w:val="009B2EFB"/>
    <w:rsid w:val="009B304C"/>
    <w:rsid w:val="009B3112"/>
    <w:rsid w:val="009B31A7"/>
    <w:rsid w:val="009B322F"/>
    <w:rsid w:val="009B33A5"/>
    <w:rsid w:val="009B3548"/>
    <w:rsid w:val="009B3762"/>
    <w:rsid w:val="009B37ED"/>
    <w:rsid w:val="009B38CD"/>
    <w:rsid w:val="009B38F7"/>
    <w:rsid w:val="009B3958"/>
    <w:rsid w:val="009B3A7E"/>
    <w:rsid w:val="009B3A9A"/>
    <w:rsid w:val="009B3BA6"/>
    <w:rsid w:val="009B3F4C"/>
    <w:rsid w:val="009B4152"/>
    <w:rsid w:val="009B4382"/>
    <w:rsid w:val="009B4449"/>
    <w:rsid w:val="009B4600"/>
    <w:rsid w:val="009B47E1"/>
    <w:rsid w:val="009B4939"/>
    <w:rsid w:val="009B4AB5"/>
    <w:rsid w:val="009B4AD6"/>
    <w:rsid w:val="009B4B27"/>
    <w:rsid w:val="009B4B78"/>
    <w:rsid w:val="009B4E14"/>
    <w:rsid w:val="009B4E1A"/>
    <w:rsid w:val="009B4F3D"/>
    <w:rsid w:val="009B5012"/>
    <w:rsid w:val="009B5015"/>
    <w:rsid w:val="009B52A9"/>
    <w:rsid w:val="009B52DA"/>
    <w:rsid w:val="009B5592"/>
    <w:rsid w:val="009B57EB"/>
    <w:rsid w:val="009B57F9"/>
    <w:rsid w:val="009B5CB1"/>
    <w:rsid w:val="009B5CC6"/>
    <w:rsid w:val="009B5D00"/>
    <w:rsid w:val="009B6119"/>
    <w:rsid w:val="009B6320"/>
    <w:rsid w:val="009B64D2"/>
    <w:rsid w:val="009B6505"/>
    <w:rsid w:val="009B690C"/>
    <w:rsid w:val="009B6970"/>
    <w:rsid w:val="009B69E4"/>
    <w:rsid w:val="009B6FB1"/>
    <w:rsid w:val="009B7182"/>
    <w:rsid w:val="009B72EB"/>
    <w:rsid w:val="009B789C"/>
    <w:rsid w:val="009B7A3B"/>
    <w:rsid w:val="009B7A4C"/>
    <w:rsid w:val="009B7B40"/>
    <w:rsid w:val="009B7CFC"/>
    <w:rsid w:val="009B7DAA"/>
    <w:rsid w:val="009B7DC7"/>
    <w:rsid w:val="009C001D"/>
    <w:rsid w:val="009C002A"/>
    <w:rsid w:val="009C0333"/>
    <w:rsid w:val="009C04C8"/>
    <w:rsid w:val="009C07B1"/>
    <w:rsid w:val="009C07DE"/>
    <w:rsid w:val="009C082A"/>
    <w:rsid w:val="009C08EF"/>
    <w:rsid w:val="009C0A06"/>
    <w:rsid w:val="009C0B40"/>
    <w:rsid w:val="009C0EB2"/>
    <w:rsid w:val="009C108B"/>
    <w:rsid w:val="009C10BD"/>
    <w:rsid w:val="009C10D0"/>
    <w:rsid w:val="009C115F"/>
    <w:rsid w:val="009C11AC"/>
    <w:rsid w:val="009C1432"/>
    <w:rsid w:val="009C1634"/>
    <w:rsid w:val="009C181B"/>
    <w:rsid w:val="009C1DB4"/>
    <w:rsid w:val="009C1E26"/>
    <w:rsid w:val="009C23ED"/>
    <w:rsid w:val="009C25C1"/>
    <w:rsid w:val="009C2643"/>
    <w:rsid w:val="009C26A3"/>
    <w:rsid w:val="009C26CE"/>
    <w:rsid w:val="009C2888"/>
    <w:rsid w:val="009C28C0"/>
    <w:rsid w:val="009C2981"/>
    <w:rsid w:val="009C2B0A"/>
    <w:rsid w:val="009C2CFD"/>
    <w:rsid w:val="009C2FE6"/>
    <w:rsid w:val="009C3023"/>
    <w:rsid w:val="009C302C"/>
    <w:rsid w:val="009C320F"/>
    <w:rsid w:val="009C3235"/>
    <w:rsid w:val="009C3401"/>
    <w:rsid w:val="009C3446"/>
    <w:rsid w:val="009C3532"/>
    <w:rsid w:val="009C35CD"/>
    <w:rsid w:val="009C3860"/>
    <w:rsid w:val="009C3B5B"/>
    <w:rsid w:val="009C3B75"/>
    <w:rsid w:val="009C3BF4"/>
    <w:rsid w:val="009C3C92"/>
    <w:rsid w:val="009C3CC4"/>
    <w:rsid w:val="009C4440"/>
    <w:rsid w:val="009C4664"/>
    <w:rsid w:val="009C46BC"/>
    <w:rsid w:val="009C49C8"/>
    <w:rsid w:val="009C4D95"/>
    <w:rsid w:val="009C4E25"/>
    <w:rsid w:val="009C4EC0"/>
    <w:rsid w:val="009C5252"/>
    <w:rsid w:val="009C527C"/>
    <w:rsid w:val="009C5520"/>
    <w:rsid w:val="009C552A"/>
    <w:rsid w:val="009C595E"/>
    <w:rsid w:val="009C5B37"/>
    <w:rsid w:val="009C5BA1"/>
    <w:rsid w:val="009C5C9A"/>
    <w:rsid w:val="009C5F46"/>
    <w:rsid w:val="009C6200"/>
    <w:rsid w:val="009C62EC"/>
    <w:rsid w:val="009C63AF"/>
    <w:rsid w:val="009C6439"/>
    <w:rsid w:val="009C65F4"/>
    <w:rsid w:val="009C67EB"/>
    <w:rsid w:val="009C6858"/>
    <w:rsid w:val="009C6900"/>
    <w:rsid w:val="009C6B4A"/>
    <w:rsid w:val="009C6BA0"/>
    <w:rsid w:val="009C6CCE"/>
    <w:rsid w:val="009C6D7E"/>
    <w:rsid w:val="009C7044"/>
    <w:rsid w:val="009C71DF"/>
    <w:rsid w:val="009C72A7"/>
    <w:rsid w:val="009C72AF"/>
    <w:rsid w:val="009C72F4"/>
    <w:rsid w:val="009C737A"/>
    <w:rsid w:val="009C7589"/>
    <w:rsid w:val="009C7605"/>
    <w:rsid w:val="009C7634"/>
    <w:rsid w:val="009C7690"/>
    <w:rsid w:val="009C773B"/>
    <w:rsid w:val="009C7746"/>
    <w:rsid w:val="009C7762"/>
    <w:rsid w:val="009C779E"/>
    <w:rsid w:val="009C783A"/>
    <w:rsid w:val="009C7A32"/>
    <w:rsid w:val="009C7D73"/>
    <w:rsid w:val="009C7DAA"/>
    <w:rsid w:val="009C7E69"/>
    <w:rsid w:val="009C7FBB"/>
    <w:rsid w:val="009D0174"/>
    <w:rsid w:val="009D01E1"/>
    <w:rsid w:val="009D0314"/>
    <w:rsid w:val="009D03B1"/>
    <w:rsid w:val="009D0812"/>
    <w:rsid w:val="009D0815"/>
    <w:rsid w:val="009D0883"/>
    <w:rsid w:val="009D08E6"/>
    <w:rsid w:val="009D09E2"/>
    <w:rsid w:val="009D0DA0"/>
    <w:rsid w:val="009D1139"/>
    <w:rsid w:val="009D119D"/>
    <w:rsid w:val="009D123E"/>
    <w:rsid w:val="009D14BC"/>
    <w:rsid w:val="009D1509"/>
    <w:rsid w:val="009D1850"/>
    <w:rsid w:val="009D1870"/>
    <w:rsid w:val="009D192B"/>
    <w:rsid w:val="009D1B84"/>
    <w:rsid w:val="009D1BE9"/>
    <w:rsid w:val="009D1D4B"/>
    <w:rsid w:val="009D1E18"/>
    <w:rsid w:val="009D1FDB"/>
    <w:rsid w:val="009D204D"/>
    <w:rsid w:val="009D21A6"/>
    <w:rsid w:val="009D22B4"/>
    <w:rsid w:val="009D2314"/>
    <w:rsid w:val="009D23DC"/>
    <w:rsid w:val="009D2563"/>
    <w:rsid w:val="009D2601"/>
    <w:rsid w:val="009D26B8"/>
    <w:rsid w:val="009D2A08"/>
    <w:rsid w:val="009D2AA5"/>
    <w:rsid w:val="009D2B63"/>
    <w:rsid w:val="009D2C47"/>
    <w:rsid w:val="009D2D1F"/>
    <w:rsid w:val="009D2E6D"/>
    <w:rsid w:val="009D30B5"/>
    <w:rsid w:val="009D30C8"/>
    <w:rsid w:val="009D3151"/>
    <w:rsid w:val="009D31D3"/>
    <w:rsid w:val="009D3264"/>
    <w:rsid w:val="009D32E8"/>
    <w:rsid w:val="009D3467"/>
    <w:rsid w:val="009D34E4"/>
    <w:rsid w:val="009D37B3"/>
    <w:rsid w:val="009D3954"/>
    <w:rsid w:val="009D3AEE"/>
    <w:rsid w:val="009D3C40"/>
    <w:rsid w:val="009D3C84"/>
    <w:rsid w:val="009D3D5B"/>
    <w:rsid w:val="009D3ECF"/>
    <w:rsid w:val="009D4188"/>
    <w:rsid w:val="009D4219"/>
    <w:rsid w:val="009D461B"/>
    <w:rsid w:val="009D46E3"/>
    <w:rsid w:val="009D4712"/>
    <w:rsid w:val="009D47FD"/>
    <w:rsid w:val="009D49AB"/>
    <w:rsid w:val="009D49FB"/>
    <w:rsid w:val="009D4BA1"/>
    <w:rsid w:val="009D4CDF"/>
    <w:rsid w:val="009D4D7C"/>
    <w:rsid w:val="009D4EA6"/>
    <w:rsid w:val="009D5059"/>
    <w:rsid w:val="009D5315"/>
    <w:rsid w:val="009D53A1"/>
    <w:rsid w:val="009D54DC"/>
    <w:rsid w:val="009D556B"/>
    <w:rsid w:val="009D55D8"/>
    <w:rsid w:val="009D5626"/>
    <w:rsid w:val="009D59C5"/>
    <w:rsid w:val="009D5C03"/>
    <w:rsid w:val="009D5D8B"/>
    <w:rsid w:val="009D5DC4"/>
    <w:rsid w:val="009D5E8E"/>
    <w:rsid w:val="009D5FC6"/>
    <w:rsid w:val="009D6209"/>
    <w:rsid w:val="009D6291"/>
    <w:rsid w:val="009D6359"/>
    <w:rsid w:val="009D64ED"/>
    <w:rsid w:val="009D69EE"/>
    <w:rsid w:val="009D6CB7"/>
    <w:rsid w:val="009D70F4"/>
    <w:rsid w:val="009D740E"/>
    <w:rsid w:val="009D754F"/>
    <w:rsid w:val="009D76DB"/>
    <w:rsid w:val="009D7712"/>
    <w:rsid w:val="009D771D"/>
    <w:rsid w:val="009D7881"/>
    <w:rsid w:val="009D7A77"/>
    <w:rsid w:val="009D7B1F"/>
    <w:rsid w:val="009D7B43"/>
    <w:rsid w:val="009D7C49"/>
    <w:rsid w:val="009D7E2D"/>
    <w:rsid w:val="009D7E55"/>
    <w:rsid w:val="009D7E92"/>
    <w:rsid w:val="009E0059"/>
    <w:rsid w:val="009E0094"/>
    <w:rsid w:val="009E012F"/>
    <w:rsid w:val="009E02F6"/>
    <w:rsid w:val="009E03D3"/>
    <w:rsid w:val="009E0533"/>
    <w:rsid w:val="009E07B0"/>
    <w:rsid w:val="009E07C3"/>
    <w:rsid w:val="009E0A19"/>
    <w:rsid w:val="009E0B60"/>
    <w:rsid w:val="009E0D39"/>
    <w:rsid w:val="009E0E7C"/>
    <w:rsid w:val="009E0EF6"/>
    <w:rsid w:val="009E0FF5"/>
    <w:rsid w:val="009E114B"/>
    <w:rsid w:val="009E121B"/>
    <w:rsid w:val="009E125A"/>
    <w:rsid w:val="009E1310"/>
    <w:rsid w:val="009E17BC"/>
    <w:rsid w:val="009E1A3D"/>
    <w:rsid w:val="009E1A7C"/>
    <w:rsid w:val="009E1BBE"/>
    <w:rsid w:val="009E20A1"/>
    <w:rsid w:val="009E23AB"/>
    <w:rsid w:val="009E23F1"/>
    <w:rsid w:val="009E2636"/>
    <w:rsid w:val="009E26B0"/>
    <w:rsid w:val="009E281A"/>
    <w:rsid w:val="009E287E"/>
    <w:rsid w:val="009E2B12"/>
    <w:rsid w:val="009E2BC9"/>
    <w:rsid w:val="009E2BF7"/>
    <w:rsid w:val="009E2DCB"/>
    <w:rsid w:val="009E2F8C"/>
    <w:rsid w:val="009E3280"/>
    <w:rsid w:val="009E3381"/>
    <w:rsid w:val="009E34D1"/>
    <w:rsid w:val="009E35DC"/>
    <w:rsid w:val="009E3952"/>
    <w:rsid w:val="009E3C05"/>
    <w:rsid w:val="009E3CED"/>
    <w:rsid w:val="009E3E2F"/>
    <w:rsid w:val="009E3E91"/>
    <w:rsid w:val="009E3EA3"/>
    <w:rsid w:val="009E3F42"/>
    <w:rsid w:val="009E3FB5"/>
    <w:rsid w:val="009E427E"/>
    <w:rsid w:val="009E434B"/>
    <w:rsid w:val="009E4854"/>
    <w:rsid w:val="009E4955"/>
    <w:rsid w:val="009E4A18"/>
    <w:rsid w:val="009E4A45"/>
    <w:rsid w:val="009E4AB6"/>
    <w:rsid w:val="009E4E93"/>
    <w:rsid w:val="009E4EEF"/>
    <w:rsid w:val="009E5089"/>
    <w:rsid w:val="009E5157"/>
    <w:rsid w:val="009E5181"/>
    <w:rsid w:val="009E52D3"/>
    <w:rsid w:val="009E55AA"/>
    <w:rsid w:val="009E562B"/>
    <w:rsid w:val="009E568C"/>
    <w:rsid w:val="009E56CF"/>
    <w:rsid w:val="009E57FD"/>
    <w:rsid w:val="009E5B2F"/>
    <w:rsid w:val="009E5B45"/>
    <w:rsid w:val="009E5C2A"/>
    <w:rsid w:val="009E5D7B"/>
    <w:rsid w:val="009E60E2"/>
    <w:rsid w:val="009E63A5"/>
    <w:rsid w:val="009E64EB"/>
    <w:rsid w:val="009E669C"/>
    <w:rsid w:val="009E670C"/>
    <w:rsid w:val="009E6753"/>
    <w:rsid w:val="009E6A15"/>
    <w:rsid w:val="009E6A3F"/>
    <w:rsid w:val="009E6A4F"/>
    <w:rsid w:val="009E6BE9"/>
    <w:rsid w:val="009E6E6E"/>
    <w:rsid w:val="009E6F43"/>
    <w:rsid w:val="009E6FF1"/>
    <w:rsid w:val="009E70F4"/>
    <w:rsid w:val="009E71FC"/>
    <w:rsid w:val="009E7212"/>
    <w:rsid w:val="009E730F"/>
    <w:rsid w:val="009E7390"/>
    <w:rsid w:val="009E7401"/>
    <w:rsid w:val="009E74AA"/>
    <w:rsid w:val="009E76DD"/>
    <w:rsid w:val="009E784C"/>
    <w:rsid w:val="009E79E3"/>
    <w:rsid w:val="009E7B37"/>
    <w:rsid w:val="009E7B58"/>
    <w:rsid w:val="009E7CB8"/>
    <w:rsid w:val="009E7CBC"/>
    <w:rsid w:val="009E7ECE"/>
    <w:rsid w:val="009E7F30"/>
    <w:rsid w:val="009F0031"/>
    <w:rsid w:val="009F00DE"/>
    <w:rsid w:val="009F0142"/>
    <w:rsid w:val="009F0295"/>
    <w:rsid w:val="009F0486"/>
    <w:rsid w:val="009F0665"/>
    <w:rsid w:val="009F08BD"/>
    <w:rsid w:val="009F08D8"/>
    <w:rsid w:val="009F0A6B"/>
    <w:rsid w:val="009F0B5A"/>
    <w:rsid w:val="009F0E81"/>
    <w:rsid w:val="009F0F1E"/>
    <w:rsid w:val="009F0FDD"/>
    <w:rsid w:val="009F12B1"/>
    <w:rsid w:val="009F1315"/>
    <w:rsid w:val="009F1553"/>
    <w:rsid w:val="009F15AE"/>
    <w:rsid w:val="009F16C4"/>
    <w:rsid w:val="009F16E0"/>
    <w:rsid w:val="009F17C4"/>
    <w:rsid w:val="009F183D"/>
    <w:rsid w:val="009F1BE6"/>
    <w:rsid w:val="009F1C08"/>
    <w:rsid w:val="009F1F6D"/>
    <w:rsid w:val="009F2412"/>
    <w:rsid w:val="009F2546"/>
    <w:rsid w:val="009F2AC5"/>
    <w:rsid w:val="009F2CD3"/>
    <w:rsid w:val="009F2DEF"/>
    <w:rsid w:val="009F2E14"/>
    <w:rsid w:val="009F2F00"/>
    <w:rsid w:val="009F2F91"/>
    <w:rsid w:val="009F3069"/>
    <w:rsid w:val="009F3134"/>
    <w:rsid w:val="009F3463"/>
    <w:rsid w:val="009F35E3"/>
    <w:rsid w:val="009F3661"/>
    <w:rsid w:val="009F36E7"/>
    <w:rsid w:val="009F37A4"/>
    <w:rsid w:val="009F3B79"/>
    <w:rsid w:val="009F3CEA"/>
    <w:rsid w:val="009F3CF6"/>
    <w:rsid w:val="009F3F27"/>
    <w:rsid w:val="009F4097"/>
    <w:rsid w:val="009F4268"/>
    <w:rsid w:val="009F442C"/>
    <w:rsid w:val="009F4533"/>
    <w:rsid w:val="009F4544"/>
    <w:rsid w:val="009F454D"/>
    <w:rsid w:val="009F473A"/>
    <w:rsid w:val="009F47C3"/>
    <w:rsid w:val="009F4859"/>
    <w:rsid w:val="009F485B"/>
    <w:rsid w:val="009F4877"/>
    <w:rsid w:val="009F496C"/>
    <w:rsid w:val="009F4B88"/>
    <w:rsid w:val="009F4E88"/>
    <w:rsid w:val="009F4EBA"/>
    <w:rsid w:val="009F4EC1"/>
    <w:rsid w:val="009F4F5A"/>
    <w:rsid w:val="009F5275"/>
    <w:rsid w:val="009F532F"/>
    <w:rsid w:val="009F5393"/>
    <w:rsid w:val="009F5458"/>
    <w:rsid w:val="009F579C"/>
    <w:rsid w:val="009F59A9"/>
    <w:rsid w:val="009F5A73"/>
    <w:rsid w:val="009F5B95"/>
    <w:rsid w:val="009F5CB4"/>
    <w:rsid w:val="009F5E33"/>
    <w:rsid w:val="009F5EDE"/>
    <w:rsid w:val="009F60B3"/>
    <w:rsid w:val="009F60D2"/>
    <w:rsid w:val="009F623C"/>
    <w:rsid w:val="009F62DA"/>
    <w:rsid w:val="009F6349"/>
    <w:rsid w:val="009F674A"/>
    <w:rsid w:val="009F6833"/>
    <w:rsid w:val="009F683B"/>
    <w:rsid w:val="009F68A9"/>
    <w:rsid w:val="009F6A80"/>
    <w:rsid w:val="009F6CA8"/>
    <w:rsid w:val="009F6CEF"/>
    <w:rsid w:val="009F6DDB"/>
    <w:rsid w:val="009F6E69"/>
    <w:rsid w:val="009F6EC8"/>
    <w:rsid w:val="009F6F57"/>
    <w:rsid w:val="009F6FE0"/>
    <w:rsid w:val="009F7237"/>
    <w:rsid w:val="009F754C"/>
    <w:rsid w:val="009F776B"/>
    <w:rsid w:val="009F7927"/>
    <w:rsid w:val="009F798C"/>
    <w:rsid w:val="009F79BB"/>
    <w:rsid w:val="009F7A61"/>
    <w:rsid w:val="009F7AF0"/>
    <w:rsid w:val="009F7C2A"/>
    <w:rsid w:val="009F7C78"/>
    <w:rsid w:val="009F7D03"/>
    <w:rsid w:val="009F7D33"/>
    <w:rsid w:val="009F7EBB"/>
    <w:rsid w:val="009F7EF8"/>
    <w:rsid w:val="00A0022E"/>
    <w:rsid w:val="00A002A8"/>
    <w:rsid w:val="00A002B7"/>
    <w:rsid w:val="00A00321"/>
    <w:rsid w:val="00A00372"/>
    <w:rsid w:val="00A003D9"/>
    <w:rsid w:val="00A00441"/>
    <w:rsid w:val="00A004B6"/>
    <w:rsid w:val="00A0078C"/>
    <w:rsid w:val="00A007EF"/>
    <w:rsid w:val="00A0099C"/>
    <w:rsid w:val="00A00B4E"/>
    <w:rsid w:val="00A00B8C"/>
    <w:rsid w:val="00A00D18"/>
    <w:rsid w:val="00A00EC6"/>
    <w:rsid w:val="00A010AD"/>
    <w:rsid w:val="00A011F9"/>
    <w:rsid w:val="00A0130E"/>
    <w:rsid w:val="00A0158B"/>
    <w:rsid w:val="00A01668"/>
    <w:rsid w:val="00A016D5"/>
    <w:rsid w:val="00A0176B"/>
    <w:rsid w:val="00A017A5"/>
    <w:rsid w:val="00A01BDC"/>
    <w:rsid w:val="00A02048"/>
    <w:rsid w:val="00A0210C"/>
    <w:rsid w:val="00A02300"/>
    <w:rsid w:val="00A02399"/>
    <w:rsid w:val="00A024CA"/>
    <w:rsid w:val="00A02534"/>
    <w:rsid w:val="00A0256D"/>
    <w:rsid w:val="00A02696"/>
    <w:rsid w:val="00A02785"/>
    <w:rsid w:val="00A027F8"/>
    <w:rsid w:val="00A02BFD"/>
    <w:rsid w:val="00A02C0A"/>
    <w:rsid w:val="00A02F4F"/>
    <w:rsid w:val="00A030BC"/>
    <w:rsid w:val="00A03216"/>
    <w:rsid w:val="00A03251"/>
    <w:rsid w:val="00A03381"/>
    <w:rsid w:val="00A034D8"/>
    <w:rsid w:val="00A035A3"/>
    <w:rsid w:val="00A035EB"/>
    <w:rsid w:val="00A03712"/>
    <w:rsid w:val="00A0399F"/>
    <w:rsid w:val="00A03A85"/>
    <w:rsid w:val="00A03AA7"/>
    <w:rsid w:val="00A03C3F"/>
    <w:rsid w:val="00A03C98"/>
    <w:rsid w:val="00A03CAD"/>
    <w:rsid w:val="00A03D1C"/>
    <w:rsid w:val="00A03D47"/>
    <w:rsid w:val="00A03F83"/>
    <w:rsid w:val="00A0400A"/>
    <w:rsid w:val="00A040ED"/>
    <w:rsid w:val="00A0419D"/>
    <w:rsid w:val="00A04363"/>
    <w:rsid w:val="00A0453A"/>
    <w:rsid w:val="00A046AF"/>
    <w:rsid w:val="00A047F7"/>
    <w:rsid w:val="00A04839"/>
    <w:rsid w:val="00A048B0"/>
    <w:rsid w:val="00A048DB"/>
    <w:rsid w:val="00A04E6D"/>
    <w:rsid w:val="00A051D9"/>
    <w:rsid w:val="00A05492"/>
    <w:rsid w:val="00A057C1"/>
    <w:rsid w:val="00A057D8"/>
    <w:rsid w:val="00A0582E"/>
    <w:rsid w:val="00A05876"/>
    <w:rsid w:val="00A05962"/>
    <w:rsid w:val="00A05B18"/>
    <w:rsid w:val="00A05B48"/>
    <w:rsid w:val="00A05C15"/>
    <w:rsid w:val="00A05C27"/>
    <w:rsid w:val="00A05CE3"/>
    <w:rsid w:val="00A05CE6"/>
    <w:rsid w:val="00A061E7"/>
    <w:rsid w:val="00A061F4"/>
    <w:rsid w:val="00A06373"/>
    <w:rsid w:val="00A063A4"/>
    <w:rsid w:val="00A06464"/>
    <w:rsid w:val="00A06476"/>
    <w:rsid w:val="00A064AE"/>
    <w:rsid w:val="00A06594"/>
    <w:rsid w:val="00A067D8"/>
    <w:rsid w:val="00A06856"/>
    <w:rsid w:val="00A06950"/>
    <w:rsid w:val="00A06A3C"/>
    <w:rsid w:val="00A06ACF"/>
    <w:rsid w:val="00A06C15"/>
    <w:rsid w:val="00A06C9A"/>
    <w:rsid w:val="00A06F53"/>
    <w:rsid w:val="00A070DE"/>
    <w:rsid w:val="00A07191"/>
    <w:rsid w:val="00A072CF"/>
    <w:rsid w:val="00A072DF"/>
    <w:rsid w:val="00A0738D"/>
    <w:rsid w:val="00A07619"/>
    <w:rsid w:val="00A077BC"/>
    <w:rsid w:val="00A07C05"/>
    <w:rsid w:val="00A07C89"/>
    <w:rsid w:val="00A07D91"/>
    <w:rsid w:val="00A105E1"/>
    <w:rsid w:val="00A10777"/>
    <w:rsid w:val="00A10819"/>
    <w:rsid w:val="00A1094E"/>
    <w:rsid w:val="00A10A70"/>
    <w:rsid w:val="00A10B67"/>
    <w:rsid w:val="00A10B85"/>
    <w:rsid w:val="00A10BDE"/>
    <w:rsid w:val="00A10C9C"/>
    <w:rsid w:val="00A10CB5"/>
    <w:rsid w:val="00A10F54"/>
    <w:rsid w:val="00A1103D"/>
    <w:rsid w:val="00A11189"/>
    <w:rsid w:val="00A111DE"/>
    <w:rsid w:val="00A1189D"/>
    <w:rsid w:val="00A120ED"/>
    <w:rsid w:val="00A121ED"/>
    <w:rsid w:val="00A12243"/>
    <w:rsid w:val="00A12246"/>
    <w:rsid w:val="00A122A9"/>
    <w:rsid w:val="00A122E7"/>
    <w:rsid w:val="00A12369"/>
    <w:rsid w:val="00A124DA"/>
    <w:rsid w:val="00A12504"/>
    <w:rsid w:val="00A126EF"/>
    <w:rsid w:val="00A1286C"/>
    <w:rsid w:val="00A128F8"/>
    <w:rsid w:val="00A12968"/>
    <w:rsid w:val="00A12A52"/>
    <w:rsid w:val="00A12BB0"/>
    <w:rsid w:val="00A12EFA"/>
    <w:rsid w:val="00A12FC7"/>
    <w:rsid w:val="00A130DA"/>
    <w:rsid w:val="00A13208"/>
    <w:rsid w:val="00A13260"/>
    <w:rsid w:val="00A13492"/>
    <w:rsid w:val="00A13597"/>
    <w:rsid w:val="00A137C4"/>
    <w:rsid w:val="00A13869"/>
    <w:rsid w:val="00A13944"/>
    <w:rsid w:val="00A13AF9"/>
    <w:rsid w:val="00A13CCF"/>
    <w:rsid w:val="00A13D53"/>
    <w:rsid w:val="00A13D8A"/>
    <w:rsid w:val="00A13ED1"/>
    <w:rsid w:val="00A13FE8"/>
    <w:rsid w:val="00A14163"/>
    <w:rsid w:val="00A142C4"/>
    <w:rsid w:val="00A1431F"/>
    <w:rsid w:val="00A14350"/>
    <w:rsid w:val="00A14374"/>
    <w:rsid w:val="00A143A5"/>
    <w:rsid w:val="00A143E0"/>
    <w:rsid w:val="00A14494"/>
    <w:rsid w:val="00A144D2"/>
    <w:rsid w:val="00A147C2"/>
    <w:rsid w:val="00A14AB6"/>
    <w:rsid w:val="00A14C72"/>
    <w:rsid w:val="00A14D60"/>
    <w:rsid w:val="00A14E9F"/>
    <w:rsid w:val="00A153EC"/>
    <w:rsid w:val="00A154D9"/>
    <w:rsid w:val="00A155ED"/>
    <w:rsid w:val="00A156CC"/>
    <w:rsid w:val="00A15747"/>
    <w:rsid w:val="00A158C4"/>
    <w:rsid w:val="00A163CA"/>
    <w:rsid w:val="00A168EE"/>
    <w:rsid w:val="00A16A80"/>
    <w:rsid w:val="00A16A8F"/>
    <w:rsid w:val="00A16D68"/>
    <w:rsid w:val="00A16DF7"/>
    <w:rsid w:val="00A16E56"/>
    <w:rsid w:val="00A16E73"/>
    <w:rsid w:val="00A16EED"/>
    <w:rsid w:val="00A16F53"/>
    <w:rsid w:val="00A17045"/>
    <w:rsid w:val="00A17063"/>
    <w:rsid w:val="00A173A9"/>
    <w:rsid w:val="00A17941"/>
    <w:rsid w:val="00A17A40"/>
    <w:rsid w:val="00A17ABE"/>
    <w:rsid w:val="00A17AF3"/>
    <w:rsid w:val="00A17C25"/>
    <w:rsid w:val="00A17FB7"/>
    <w:rsid w:val="00A200CF"/>
    <w:rsid w:val="00A2031C"/>
    <w:rsid w:val="00A203BA"/>
    <w:rsid w:val="00A20615"/>
    <w:rsid w:val="00A20690"/>
    <w:rsid w:val="00A207A4"/>
    <w:rsid w:val="00A2085C"/>
    <w:rsid w:val="00A208A4"/>
    <w:rsid w:val="00A20A48"/>
    <w:rsid w:val="00A20B4C"/>
    <w:rsid w:val="00A20BA4"/>
    <w:rsid w:val="00A20D11"/>
    <w:rsid w:val="00A20D38"/>
    <w:rsid w:val="00A20E7A"/>
    <w:rsid w:val="00A20EE5"/>
    <w:rsid w:val="00A20F50"/>
    <w:rsid w:val="00A211BC"/>
    <w:rsid w:val="00A211DC"/>
    <w:rsid w:val="00A21550"/>
    <w:rsid w:val="00A217E5"/>
    <w:rsid w:val="00A2182B"/>
    <w:rsid w:val="00A21A1D"/>
    <w:rsid w:val="00A21B55"/>
    <w:rsid w:val="00A21B8A"/>
    <w:rsid w:val="00A21FA7"/>
    <w:rsid w:val="00A22065"/>
    <w:rsid w:val="00A221F0"/>
    <w:rsid w:val="00A224CF"/>
    <w:rsid w:val="00A22667"/>
    <w:rsid w:val="00A2267D"/>
    <w:rsid w:val="00A22705"/>
    <w:rsid w:val="00A227D6"/>
    <w:rsid w:val="00A22835"/>
    <w:rsid w:val="00A22926"/>
    <w:rsid w:val="00A22B22"/>
    <w:rsid w:val="00A22C01"/>
    <w:rsid w:val="00A22CC1"/>
    <w:rsid w:val="00A230AD"/>
    <w:rsid w:val="00A230B5"/>
    <w:rsid w:val="00A23541"/>
    <w:rsid w:val="00A23660"/>
    <w:rsid w:val="00A236CC"/>
    <w:rsid w:val="00A23829"/>
    <w:rsid w:val="00A2383B"/>
    <w:rsid w:val="00A23945"/>
    <w:rsid w:val="00A23DB8"/>
    <w:rsid w:val="00A23DD0"/>
    <w:rsid w:val="00A23DD5"/>
    <w:rsid w:val="00A23E0D"/>
    <w:rsid w:val="00A240F5"/>
    <w:rsid w:val="00A2425E"/>
    <w:rsid w:val="00A24271"/>
    <w:rsid w:val="00A242F4"/>
    <w:rsid w:val="00A24322"/>
    <w:rsid w:val="00A243AC"/>
    <w:rsid w:val="00A243C6"/>
    <w:rsid w:val="00A24615"/>
    <w:rsid w:val="00A24742"/>
    <w:rsid w:val="00A24A51"/>
    <w:rsid w:val="00A24C14"/>
    <w:rsid w:val="00A24EA2"/>
    <w:rsid w:val="00A250D0"/>
    <w:rsid w:val="00A25156"/>
    <w:rsid w:val="00A25407"/>
    <w:rsid w:val="00A2549C"/>
    <w:rsid w:val="00A255D2"/>
    <w:rsid w:val="00A255ED"/>
    <w:rsid w:val="00A257B1"/>
    <w:rsid w:val="00A25922"/>
    <w:rsid w:val="00A25ADE"/>
    <w:rsid w:val="00A25C2B"/>
    <w:rsid w:val="00A25D3B"/>
    <w:rsid w:val="00A260C6"/>
    <w:rsid w:val="00A2648F"/>
    <w:rsid w:val="00A266E9"/>
    <w:rsid w:val="00A2674B"/>
    <w:rsid w:val="00A269D5"/>
    <w:rsid w:val="00A26A6A"/>
    <w:rsid w:val="00A27097"/>
    <w:rsid w:val="00A272C1"/>
    <w:rsid w:val="00A272C5"/>
    <w:rsid w:val="00A273AD"/>
    <w:rsid w:val="00A274E7"/>
    <w:rsid w:val="00A2777E"/>
    <w:rsid w:val="00A27851"/>
    <w:rsid w:val="00A2785B"/>
    <w:rsid w:val="00A27994"/>
    <w:rsid w:val="00A27A1E"/>
    <w:rsid w:val="00A27ABD"/>
    <w:rsid w:val="00A27B22"/>
    <w:rsid w:val="00A27F13"/>
    <w:rsid w:val="00A30075"/>
    <w:rsid w:val="00A30139"/>
    <w:rsid w:val="00A301E6"/>
    <w:rsid w:val="00A304D1"/>
    <w:rsid w:val="00A30613"/>
    <w:rsid w:val="00A30816"/>
    <w:rsid w:val="00A30878"/>
    <w:rsid w:val="00A308D5"/>
    <w:rsid w:val="00A3093E"/>
    <w:rsid w:val="00A309AA"/>
    <w:rsid w:val="00A309B1"/>
    <w:rsid w:val="00A309BC"/>
    <w:rsid w:val="00A309C4"/>
    <w:rsid w:val="00A30CB8"/>
    <w:rsid w:val="00A30DF5"/>
    <w:rsid w:val="00A30F93"/>
    <w:rsid w:val="00A31749"/>
    <w:rsid w:val="00A31879"/>
    <w:rsid w:val="00A318AF"/>
    <w:rsid w:val="00A31B29"/>
    <w:rsid w:val="00A31C04"/>
    <w:rsid w:val="00A31E9F"/>
    <w:rsid w:val="00A31EA5"/>
    <w:rsid w:val="00A31ED1"/>
    <w:rsid w:val="00A320D6"/>
    <w:rsid w:val="00A321A2"/>
    <w:rsid w:val="00A3228B"/>
    <w:rsid w:val="00A3232D"/>
    <w:rsid w:val="00A323A6"/>
    <w:rsid w:val="00A3262B"/>
    <w:rsid w:val="00A327F6"/>
    <w:rsid w:val="00A328B7"/>
    <w:rsid w:val="00A329A4"/>
    <w:rsid w:val="00A32BC8"/>
    <w:rsid w:val="00A32EEE"/>
    <w:rsid w:val="00A32F57"/>
    <w:rsid w:val="00A330E2"/>
    <w:rsid w:val="00A33106"/>
    <w:rsid w:val="00A33188"/>
    <w:rsid w:val="00A33297"/>
    <w:rsid w:val="00A339B3"/>
    <w:rsid w:val="00A33A12"/>
    <w:rsid w:val="00A33A77"/>
    <w:rsid w:val="00A33E1A"/>
    <w:rsid w:val="00A343B5"/>
    <w:rsid w:val="00A3457F"/>
    <w:rsid w:val="00A3471E"/>
    <w:rsid w:val="00A34A84"/>
    <w:rsid w:val="00A34CAC"/>
    <w:rsid w:val="00A34E04"/>
    <w:rsid w:val="00A34EF8"/>
    <w:rsid w:val="00A34F8A"/>
    <w:rsid w:val="00A3518C"/>
    <w:rsid w:val="00A351A6"/>
    <w:rsid w:val="00A35256"/>
    <w:rsid w:val="00A353D2"/>
    <w:rsid w:val="00A35622"/>
    <w:rsid w:val="00A35666"/>
    <w:rsid w:val="00A3591A"/>
    <w:rsid w:val="00A35997"/>
    <w:rsid w:val="00A35B85"/>
    <w:rsid w:val="00A35BE9"/>
    <w:rsid w:val="00A3608F"/>
    <w:rsid w:val="00A3628E"/>
    <w:rsid w:val="00A3691B"/>
    <w:rsid w:val="00A36AA4"/>
    <w:rsid w:val="00A36AA7"/>
    <w:rsid w:val="00A36B67"/>
    <w:rsid w:val="00A36BE8"/>
    <w:rsid w:val="00A36BFA"/>
    <w:rsid w:val="00A36DE3"/>
    <w:rsid w:val="00A370D6"/>
    <w:rsid w:val="00A370DC"/>
    <w:rsid w:val="00A3735B"/>
    <w:rsid w:val="00A3738D"/>
    <w:rsid w:val="00A37629"/>
    <w:rsid w:val="00A3768A"/>
    <w:rsid w:val="00A37789"/>
    <w:rsid w:val="00A377C8"/>
    <w:rsid w:val="00A377EF"/>
    <w:rsid w:val="00A3793B"/>
    <w:rsid w:val="00A37A9E"/>
    <w:rsid w:val="00A37B21"/>
    <w:rsid w:val="00A37D56"/>
    <w:rsid w:val="00A37E0D"/>
    <w:rsid w:val="00A37EED"/>
    <w:rsid w:val="00A4020F"/>
    <w:rsid w:val="00A40407"/>
    <w:rsid w:val="00A404BF"/>
    <w:rsid w:val="00A40506"/>
    <w:rsid w:val="00A40586"/>
    <w:rsid w:val="00A40621"/>
    <w:rsid w:val="00A40DB2"/>
    <w:rsid w:val="00A40EFA"/>
    <w:rsid w:val="00A4102B"/>
    <w:rsid w:val="00A4107A"/>
    <w:rsid w:val="00A411A7"/>
    <w:rsid w:val="00A4136F"/>
    <w:rsid w:val="00A413D6"/>
    <w:rsid w:val="00A415AA"/>
    <w:rsid w:val="00A4177C"/>
    <w:rsid w:val="00A4179D"/>
    <w:rsid w:val="00A41C67"/>
    <w:rsid w:val="00A41DFE"/>
    <w:rsid w:val="00A41F94"/>
    <w:rsid w:val="00A4214A"/>
    <w:rsid w:val="00A424E2"/>
    <w:rsid w:val="00A426F9"/>
    <w:rsid w:val="00A42733"/>
    <w:rsid w:val="00A42962"/>
    <w:rsid w:val="00A429DA"/>
    <w:rsid w:val="00A42A28"/>
    <w:rsid w:val="00A42A35"/>
    <w:rsid w:val="00A42FA3"/>
    <w:rsid w:val="00A43070"/>
    <w:rsid w:val="00A43421"/>
    <w:rsid w:val="00A434A0"/>
    <w:rsid w:val="00A43620"/>
    <w:rsid w:val="00A43896"/>
    <w:rsid w:val="00A438BA"/>
    <w:rsid w:val="00A438D1"/>
    <w:rsid w:val="00A43D83"/>
    <w:rsid w:val="00A43E7E"/>
    <w:rsid w:val="00A43F3F"/>
    <w:rsid w:val="00A441A5"/>
    <w:rsid w:val="00A441DB"/>
    <w:rsid w:val="00A441EE"/>
    <w:rsid w:val="00A441FC"/>
    <w:rsid w:val="00A44310"/>
    <w:rsid w:val="00A44343"/>
    <w:rsid w:val="00A4445C"/>
    <w:rsid w:val="00A447CF"/>
    <w:rsid w:val="00A448E2"/>
    <w:rsid w:val="00A44A76"/>
    <w:rsid w:val="00A44A86"/>
    <w:rsid w:val="00A44C87"/>
    <w:rsid w:val="00A44D3D"/>
    <w:rsid w:val="00A44DA0"/>
    <w:rsid w:val="00A44E5F"/>
    <w:rsid w:val="00A44EEF"/>
    <w:rsid w:val="00A44F7D"/>
    <w:rsid w:val="00A450DB"/>
    <w:rsid w:val="00A45188"/>
    <w:rsid w:val="00A4541A"/>
    <w:rsid w:val="00A45455"/>
    <w:rsid w:val="00A454D8"/>
    <w:rsid w:val="00A455B7"/>
    <w:rsid w:val="00A455C2"/>
    <w:rsid w:val="00A45ACF"/>
    <w:rsid w:val="00A45CA2"/>
    <w:rsid w:val="00A45DC7"/>
    <w:rsid w:val="00A461B4"/>
    <w:rsid w:val="00A46230"/>
    <w:rsid w:val="00A46451"/>
    <w:rsid w:val="00A465DE"/>
    <w:rsid w:val="00A467A5"/>
    <w:rsid w:val="00A46A92"/>
    <w:rsid w:val="00A46C11"/>
    <w:rsid w:val="00A46CC9"/>
    <w:rsid w:val="00A46D7D"/>
    <w:rsid w:val="00A46E21"/>
    <w:rsid w:val="00A46F1F"/>
    <w:rsid w:val="00A472B3"/>
    <w:rsid w:val="00A4748A"/>
    <w:rsid w:val="00A47792"/>
    <w:rsid w:val="00A47860"/>
    <w:rsid w:val="00A47861"/>
    <w:rsid w:val="00A478A8"/>
    <w:rsid w:val="00A479E1"/>
    <w:rsid w:val="00A47C42"/>
    <w:rsid w:val="00A47C53"/>
    <w:rsid w:val="00A47DED"/>
    <w:rsid w:val="00A47EB5"/>
    <w:rsid w:val="00A50224"/>
    <w:rsid w:val="00A50462"/>
    <w:rsid w:val="00A507E3"/>
    <w:rsid w:val="00A50C2A"/>
    <w:rsid w:val="00A50D12"/>
    <w:rsid w:val="00A50E39"/>
    <w:rsid w:val="00A50E76"/>
    <w:rsid w:val="00A50ED1"/>
    <w:rsid w:val="00A50FA9"/>
    <w:rsid w:val="00A50FBE"/>
    <w:rsid w:val="00A51267"/>
    <w:rsid w:val="00A512F9"/>
    <w:rsid w:val="00A513AE"/>
    <w:rsid w:val="00A51478"/>
    <w:rsid w:val="00A5164F"/>
    <w:rsid w:val="00A51793"/>
    <w:rsid w:val="00A518F9"/>
    <w:rsid w:val="00A51AC5"/>
    <w:rsid w:val="00A51C1F"/>
    <w:rsid w:val="00A51C6E"/>
    <w:rsid w:val="00A51D52"/>
    <w:rsid w:val="00A51E00"/>
    <w:rsid w:val="00A51E88"/>
    <w:rsid w:val="00A51F48"/>
    <w:rsid w:val="00A52070"/>
    <w:rsid w:val="00A523B7"/>
    <w:rsid w:val="00A525CF"/>
    <w:rsid w:val="00A5282A"/>
    <w:rsid w:val="00A5287F"/>
    <w:rsid w:val="00A52A44"/>
    <w:rsid w:val="00A52EF4"/>
    <w:rsid w:val="00A52F02"/>
    <w:rsid w:val="00A52F72"/>
    <w:rsid w:val="00A5308A"/>
    <w:rsid w:val="00A533A4"/>
    <w:rsid w:val="00A53439"/>
    <w:rsid w:val="00A53749"/>
    <w:rsid w:val="00A53AA4"/>
    <w:rsid w:val="00A53B1C"/>
    <w:rsid w:val="00A53DD1"/>
    <w:rsid w:val="00A53E32"/>
    <w:rsid w:val="00A53E4C"/>
    <w:rsid w:val="00A53EC7"/>
    <w:rsid w:val="00A53ECD"/>
    <w:rsid w:val="00A541FB"/>
    <w:rsid w:val="00A54264"/>
    <w:rsid w:val="00A542D4"/>
    <w:rsid w:val="00A54530"/>
    <w:rsid w:val="00A54854"/>
    <w:rsid w:val="00A549ED"/>
    <w:rsid w:val="00A54B07"/>
    <w:rsid w:val="00A54B46"/>
    <w:rsid w:val="00A54BF3"/>
    <w:rsid w:val="00A54D92"/>
    <w:rsid w:val="00A54D95"/>
    <w:rsid w:val="00A54E18"/>
    <w:rsid w:val="00A54F6F"/>
    <w:rsid w:val="00A5520E"/>
    <w:rsid w:val="00A5526D"/>
    <w:rsid w:val="00A552CB"/>
    <w:rsid w:val="00A55402"/>
    <w:rsid w:val="00A55423"/>
    <w:rsid w:val="00A5576B"/>
    <w:rsid w:val="00A55820"/>
    <w:rsid w:val="00A55B85"/>
    <w:rsid w:val="00A55C3B"/>
    <w:rsid w:val="00A55CF6"/>
    <w:rsid w:val="00A55E79"/>
    <w:rsid w:val="00A55F95"/>
    <w:rsid w:val="00A55FF7"/>
    <w:rsid w:val="00A5616F"/>
    <w:rsid w:val="00A56188"/>
    <w:rsid w:val="00A562A8"/>
    <w:rsid w:val="00A5660B"/>
    <w:rsid w:val="00A56611"/>
    <w:rsid w:val="00A568EC"/>
    <w:rsid w:val="00A569E5"/>
    <w:rsid w:val="00A56A77"/>
    <w:rsid w:val="00A56B85"/>
    <w:rsid w:val="00A56E32"/>
    <w:rsid w:val="00A570ED"/>
    <w:rsid w:val="00A574E1"/>
    <w:rsid w:val="00A57AF6"/>
    <w:rsid w:val="00A57B52"/>
    <w:rsid w:val="00A57BEE"/>
    <w:rsid w:val="00A57D98"/>
    <w:rsid w:val="00A57FF5"/>
    <w:rsid w:val="00A6006B"/>
    <w:rsid w:val="00A6049F"/>
    <w:rsid w:val="00A60554"/>
    <w:rsid w:val="00A60588"/>
    <w:rsid w:val="00A606C1"/>
    <w:rsid w:val="00A60751"/>
    <w:rsid w:val="00A609A1"/>
    <w:rsid w:val="00A60CA1"/>
    <w:rsid w:val="00A60DD1"/>
    <w:rsid w:val="00A60DE7"/>
    <w:rsid w:val="00A60EDE"/>
    <w:rsid w:val="00A613C3"/>
    <w:rsid w:val="00A61474"/>
    <w:rsid w:val="00A617EE"/>
    <w:rsid w:val="00A61830"/>
    <w:rsid w:val="00A61926"/>
    <w:rsid w:val="00A61928"/>
    <w:rsid w:val="00A61E9D"/>
    <w:rsid w:val="00A61F8A"/>
    <w:rsid w:val="00A62178"/>
    <w:rsid w:val="00A621B6"/>
    <w:rsid w:val="00A62265"/>
    <w:rsid w:val="00A6228D"/>
    <w:rsid w:val="00A62299"/>
    <w:rsid w:val="00A624C3"/>
    <w:rsid w:val="00A629E7"/>
    <w:rsid w:val="00A62E1E"/>
    <w:rsid w:val="00A62E95"/>
    <w:rsid w:val="00A62FCC"/>
    <w:rsid w:val="00A631F3"/>
    <w:rsid w:val="00A6323A"/>
    <w:rsid w:val="00A63350"/>
    <w:rsid w:val="00A6347D"/>
    <w:rsid w:val="00A63487"/>
    <w:rsid w:val="00A63599"/>
    <w:rsid w:val="00A636AB"/>
    <w:rsid w:val="00A638F2"/>
    <w:rsid w:val="00A63A50"/>
    <w:rsid w:val="00A63A5C"/>
    <w:rsid w:val="00A63BF8"/>
    <w:rsid w:val="00A63D16"/>
    <w:rsid w:val="00A63D80"/>
    <w:rsid w:val="00A63DB1"/>
    <w:rsid w:val="00A63E4B"/>
    <w:rsid w:val="00A63F75"/>
    <w:rsid w:val="00A64247"/>
    <w:rsid w:val="00A64314"/>
    <w:rsid w:val="00A6473A"/>
    <w:rsid w:val="00A648EB"/>
    <w:rsid w:val="00A648F1"/>
    <w:rsid w:val="00A64AA4"/>
    <w:rsid w:val="00A64B1B"/>
    <w:rsid w:val="00A64B37"/>
    <w:rsid w:val="00A64B58"/>
    <w:rsid w:val="00A64BB3"/>
    <w:rsid w:val="00A64DBF"/>
    <w:rsid w:val="00A64DFB"/>
    <w:rsid w:val="00A64FFF"/>
    <w:rsid w:val="00A6505E"/>
    <w:rsid w:val="00A651A4"/>
    <w:rsid w:val="00A651A5"/>
    <w:rsid w:val="00A65247"/>
    <w:rsid w:val="00A65393"/>
    <w:rsid w:val="00A6558E"/>
    <w:rsid w:val="00A657D7"/>
    <w:rsid w:val="00A659E5"/>
    <w:rsid w:val="00A65ACE"/>
    <w:rsid w:val="00A65AD3"/>
    <w:rsid w:val="00A65AE7"/>
    <w:rsid w:val="00A65EB6"/>
    <w:rsid w:val="00A65FED"/>
    <w:rsid w:val="00A6611D"/>
    <w:rsid w:val="00A6617D"/>
    <w:rsid w:val="00A66318"/>
    <w:rsid w:val="00A663A2"/>
    <w:rsid w:val="00A66682"/>
    <w:rsid w:val="00A668B2"/>
    <w:rsid w:val="00A668D3"/>
    <w:rsid w:val="00A66E3D"/>
    <w:rsid w:val="00A66EE5"/>
    <w:rsid w:val="00A66F7D"/>
    <w:rsid w:val="00A6703A"/>
    <w:rsid w:val="00A67060"/>
    <w:rsid w:val="00A6709F"/>
    <w:rsid w:val="00A670C5"/>
    <w:rsid w:val="00A67228"/>
    <w:rsid w:val="00A672AC"/>
    <w:rsid w:val="00A673E7"/>
    <w:rsid w:val="00A67451"/>
    <w:rsid w:val="00A67517"/>
    <w:rsid w:val="00A675E8"/>
    <w:rsid w:val="00A67AC2"/>
    <w:rsid w:val="00A67B0C"/>
    <w:rsid w:val="00A67B61"/>
    <w:rsid w:val="00A67BEF"/>
    <w:rsid w:val="00A67C12"/>
    <w:rsid w:val="00A67D2A"/>
    <w:rsid w:val="00A67DB7"/>
    <w:rsid w:val="00A67DED"/>
    <w:rsid w:val="00A70157"/>
    <w:rsid w:val="00A7016A"/>
    <w:rsid w:val="00A70276"/>
    <w:rsid w:val="00A702FC"/>
    <w:rsid w:val="00A70315"/>
    <w:rsid w:val="00A70766"/>
    <w:rsid w:val="00A707BB"/>
    <w:rsid w:val="00A708AF"/>
    <w:rsid w:val="00A70A2A"/>
    <w:rsid w:val="00A70B7D"/>
    <w:rsid w:val="00A7101C"/>
    <w:rsid w:val="00A7118C"/>
    <w:rsid w:val="00A71313"/>
    <w:rsid w:val="00A714C3"/>
    <w:rsid w:val="00A715A3"/>
    <w:rsid w:val="00A71608"/>
    <w:rsid w:val="00A7172D"/>
    <w:rsid w:val="00A717A9"/>
    <w:rsid w:val="00A7185A"/>
    <w:rsid w:val="00A71876"/>
    <w:rsid w:val="00A71B69"/>
    <w:rsid w:val="00A71C56"/>
    <w:rsid w:val="00A71C6F"/>
    <w:rsid w:val="00A71E44"/>
    <w:rsid w:val="00A720F5"/>
    <w:rsid w:val="00A721B5"/>
    <w:rsid w:val="00A7228C"/>
    <w:rsid w:val="00A7261E"/>
    <w:rsid w:val="00A72675"/>
    <w:rsid w:val="00A726E7"/>
    <w:rsid w:val="00A727F8"/>
    <w:rsid w:val="00A72859"/>
    <w:rsid w:val="00A72A9E"/>
    <w:rsid w:val="00A72BB2"/>
    <w:rsid w:val="00A72BC2"/>
    <w:rsid w:val="00A72BD8"/>
    <w:rsid w:val="00A72F53"/>
    <w:rsid w:val="00A72FF9"/>
    <w:rsid w:val="00A7312D"/>
    <w:rsid w:val="00A7318F"/>
    <w:rsid w:val="00A731BD"/>
    <w:rsid w:val="00A73320"/>
    <w:rsid w:val="00A7343F"/>
    <w:rsid w:val="00A734F6"/>
    <w:rsid w:val="00A73561"/>
    <w:rsid w:val="00A735DB"/>
    <w:rsid w:val="00A736BD"/>
    <w:rsid w:val="00A73733"/>
    <w:rsid w:val="00A7376E"/>
    <w:rsid w:val="00A73797"/>
    <w:rsid w:val="00A737A4"/>
    <w:rsid w:val="00A73845"/>
    <w:rsid w:val="00A738CB"/>
    <w:rsid w:val="00A739B7"/>
    <w:rsid w:val="00A739FC"/>
    <w:rsid w:val="00A73BBB"/>
    <w:rsid w:val="00A73DBE"/>
    <w:rsid w:val="00A73EA4"/>
    <w:rsid w:val="00A73ECF"/>
    <w:rsid w:val="00A73EE6"/>
    <w:rsid w:val="00A74060"/>
    <w:rsid w:val="00A743D1"/>
    <w:rsid w:val="00A74795"/>
    <w:rsid w:val="00A747DE"/>
    <w:rsid w:val="00A7483C"/>
    <w:rsid w:val="00A748E6"/>
    <w:rsid w:val="00A7495B"/>
    <w:rsid w:val="00A74D5B"/>
    <w:rsid w:val="00A74D85"/>
    <w:rsid w:val="00A74F34"/>
    <w:rsid w:val="00A750D5"/>
    <w:rsid w:val="00A75384"/>
    <w:rsid w:val="00A75470"/>
    <w:rsid w:val="00A75492"/>
    <w:rsid w:val="00A75AB3"/>
    <w:rsid w:val="00A75AC6"/>
    <w:rsid w:val="00A75B25"/>
    <w:rsid w:val="00A75D4C"/>
    <w:rsid w:val="00A75F8B"/>
    <w:rsid w:val="00A76026"/>
    <w:rsid w:val="00A76233"/>
    <w:rsid w:val="00A765FD"/>
    <w:rsid w:val="00A767EB"/>
    <w:rsid w:val="00A767F9"/>
    <w:rsid w:val="00A76978"/>
    <w:rsid w:val="00A769B7"/>
    <w:rsid w:val="00A769B8"/>
    <w:rsid w:val="00A76B39"/>
    <w:rsid w:val="00A76BD2"/>
    <w:rsid w:val="00A76C0D"/>
    <w:rsid w:val="00A76CBC"/>
    <w:rsid w:val="00A76CC3"/>
    <w:rsid w:val="00A76CCB"/>
    <w:rsid w:val="00A76F09"/>
    <w:rsid w:val="00A76F9B"/>
    <w:rsid w:val="00A77064"/>
    <w:rsid w:val="00A7717C"/>
    <w:rsid w:val="00A77264"/>
    <w:rsid w:val="00A77454"/>
    <w:rsid w:val="00A774DC"/>
    <w:rsid w:val="00A779EB"/>
    <w:rsid w:val="00A77C9B"/>
    <w:rsid w:val="00A77DE1"/>
    <w:rsid w:val="00A800FA"/>
    <w:rsid w:val="00A802DA"/>
    <w:rsid w:val="00A803AC"/>
    <w:rsid w:val="00A8047D"/>
    <w:rsid w:val="00A804D1"/>
    <w:rsid w:val="00A80569"/>
    <w:rsid w:val="00A80753"/>
    <w:rsid w:val="00A80763"/>
    <w:rsid w:val="00A807D1"/>
    <w:rsid w:val="00A80CE8"/>
    <w:rsid w:val="00A80F27"/>
    <w:rsid w:val="00A80FED"/>
    <w:rsid w:val="00A8102E"/>
    <w:rsid w:val="00A8105E"/>
    <w:rsid w:val="00A81063"/>
    <w:rsid w:val="00A81283"/>
    <w:rsid w:val="00A8140C"/>
    <w:rsid w:val="00A81432"/>
    <w:rsid w:val="00A81458"/>
    <w:rsid w:val="00A81476"/>
    <w:rsid w:val="00A81528"/>
    <w:rsid w:val="00A816DB"/>
    <w:rsid w:val="00A81762"/>
    <w:rsid w:val="00A81878"/>
    <w:rsid w:val="00A81A84"/>
    <w:rsid w:val="00A81C92"/>
    <w:rsid w:val="00A81CB3"/>
    <w:rsid w:val="00A81CB6"/>
    <w:rsid w:val="00A81D70"/>
    <w:rsid w:val="00A81E44"/>
    <w:rsid w:val="00A821AB"/>
    <w:rsid w:val="00A8228E"/>
    <w:rsid w:val="00A824A4"/>
    <w:rsid w:val="00A824F1"/>
    <w:rsid w:val="00A82879"/>
    <w:rsid w:val="00A82883"/>
    <w:rsid w:val="00A82D9B"/>
    <w:rsid w:val="00A82E3B"/>
    <w:rsid w:val="00A82E4B"/>
    <w:rsid w:val="00A8322C"/>
    <w:rsid w:val="00A8344B"/>
    <w:rsid w:val="00A834AF"/>
    <w:rsid w:val="00A83508"/>
    <w:rsid w:val="00A83687"/>
    <w:rsid w:val="00A83A22"/>
    <w:rsid w:val="00A83B7C"/>
    <w:rsid w:val="00A83CDF"/>
    <w:rsid w:val="00A83D1E"/>
    <w:rsid w:val="00A83E39"/>
    <w:rsid w:val="00A840AF"/>
    <w:rsid w:val="00A84146"/>
    <w:rsid w:val="00A843AA"/>
    <w:rsid w:val="00A84455"/>
    <w:rsid w:val="00A847C4"/>
    <w:rsid w:val="00A84C56"/>
    <w:rsid w:val="00A84C62"/>
    <w:rsid w:val="00A84D56"/>
    <w:rsid w:val="00A8500C"/>
    <w:rsid w:val="00A85273"/>
    <w:rsid w:val="00A85304"/>
    <w:rsid w:val="00A8573B"/>
    <w:rsid w:val="00A857B4"/>
    <w:rsid w:val="00A85812"/>
    <w:rsid w:val="00A858D6"/>
    <w:rsid w:val="00A859D2"/>
    <w:rsid w:val="00A85A24"/>
    <w:rsid w:val="00A85AE8"/>
    <w:rsid w:val="00A85B4F"/>
    <w:rsid w:val="00A85BE2"/>
    <w:rsid w:val="00A85F80"/>
    <w:rsid w:val="00A86045"/>
    <w:rsid w:val="00A86085"/>
    <w:rsid w:val="00A8615C"/>
    <w:rsid w:val="00A8643C"/>
    <w:rsid w:val="00A8645D"/>
    <w:rsid w:val="00A86B3A"/>
    <w:rsid w:val="00A86CA9"/>
    <w:rsid w:val="00A87095"/>
    <w:rsid w:val="00A87169"/>
    <w:rsid w:val="00A87442"/>
    <w:rsid w:val="00A8747E"/>
    <w:rsid w:val="00A8772D"/>
    <w:rsid w:val="00A8779D"/>
    <w:rsid w:val="00A87931"/>
    <w:rsid w:val="00A87C68"/>
    <w:rsid w:val="00A87CF3"/>
    <w:rsid w:val="00A87D34"/>
    <w:rsid w:val="00A87E89"/>
    <w:rsid w:val="00A87FF2"/>
    <w:rsid w:val="00A90208"/>
    <w:rsid w:val="00A90258"/>
    <w:rsid w:val="00A903F9"/>
    <w:rsid w:val="00A90535"/>
    <w:rsid w:val="00A906FB"/>
    <w:rsid w:val="00A90942"/>
    <w:rsid w:val="00A90954"/>
    <w:rsid w:val="00A90A00"/>
    <w:rsid w:val="00A90EC5"/>
    <w:rsid w:val="00A90FA8"/>
    <w:rsid w:val="00A910E0"/>
    <w:rsid w:val="00A910F5"/>
    <w:rsid w:val="00A911A3"/>
    <w:rsid w:val="00A9122B"/>
    <w:rsid w:val="00A9154F"/>
    <w:rsid w:val="00A91732"/>
    <w:rsid w:val="00A917D2"/>
    <w:rsid w:val="00A91BCE"/>
    <w:rsid w:val="00A91BFA"/>
    <w:rsid w:val="00A91D27"/>
    <w:rsid w:val="00A91DDC"/>
    <w:rsid w:val="00A9207F"/>
    <w:rsid w:val="00A921B8"/>
    <w:rsid w:val="00A922A2"/>
    <w:rsid w:val="00A922D5"/>
    <w:rsid w:val="00A923E5"/>
    <w:rsid w:val="00A92472"/>
    <w:rsid w:val="00A92583"/>
    <w:rsid w:val="00A9262C"/>
    <w:rsid w:val="00A92813"/>
    <w:rsid w:val="00A928CA"/>
    <w:rsid w:val="00A92973"/>
    <w:rsid w:val="00A92BC5"/>
    <w:rsid w:val="00A92DDE"/>
    <w:rsid w:val="00A92E64"/>
    <w:rsid w:val="00A93029"/>
    <w:rsid w:val="00A93229"/>
    <w:rsid w:val="00A9341A"/>
    <w:rsid w:val="00A9343B"/>
    <w:rsid w:val="00A93E13"/>
    <w:rsid w:val="00A93E98"/>
    <w:rsid w:val="00A93F44"/>
    <w:rsid w:val="00A94097"/>
    <w:rsid w:val="00A94211"/>
    <w:rsid w:val="00A9438E"/>
    <w:rsid w:val="00A94554"/>
    <w:rsid w:val="00A94570"/>
    <w:rsid w:val="00A949D1"/>
    <w:rsid w:val="00A94A19"/>
    <w:rsid w:val="00A94D01"/>
    <w:rsid w:val="00A94E6E"/>
    <w:rsid w:val="00A94EAF"/>
    <w:rsid w:val="00A94F21"/>
    <w:rsid w:val="00A950B8"/>
    <w:rsid w:val="00A951F8"/>
    <w:rsid w:val="00A9523D"/>
    <w:rsid w:val="00A95260"/>
    <w:rsid w:val="00A9530E"/>
    <w:rsid w:val="00A9544C"/>
    <w:rsid w:val="00A958E2"/>
    <w:rsid w:val="00A95D2F"/>
    <w:rsid w:val="00A95DF3"/>
    <w:rsid w:val="00A96106"/>
    <w:rsid w:val="00A96226"/>
    <w:rsid w:val="00A967C7"/>
    <w:rsid w:val="00A968F1"/>
    <w:rsid w:val="00A969C0"/>
    <w:rsid w:val="00A96C2B"/>
    <w:rsid w:val="00A96F3E"/>
    <w:rsid w:val="00A97457"/>
    <w:rsid w:val="00A975A5"/>
    <w:rsid w:val="00A975D2"/>
    <w:rsid w:val="00A97989"/>
    <w:rsid w:val="00A97B93"/>
    <w:rsid w:val="00A97BFD"/>
    <w:rsid w:val="00A97C54"/>
    <w:rsid w:val="00A97E59"/>
    <w:rsid w:val="00AA015A"/>
    <w:rsid w:val="00AA02BD"/>
    <w:rsid w:val="00AA02C9"/>
    <w:rsid w:val="00AA034A"/>
    <w:rsid w:val="00AA036C"/>
    <w:rsid w:val="00AA04C1"/>
    <w:rsid w:val="00AA0702"/>
    <w:rsid w:val="00AA08ED"/>
    <w:rsid w:val="00AA09CB"/>
    <w:rsid w:val="00AA0BAD"/>
    <w:rsid w:val="00AA0BD0"/>
    <w:rsid w:val="00AA0D8C"/>
    <w:rsid w:val="00AA0E30"/>
    <w:rsid w:val="00AA0E62"/>
    <w:rsid w:val="00AA0EE2"/>
    <w:rsid w:val="00AA11C7"/>
    <w:rsid w:val="00AA145D"/>
    <w:rsid w:val="00AA1590"/>
    <w:rsid w:val="00AA1592"/>
    <w:rsid w:val="00AA18A6"/>
    <w:rsid w:val="00AA191D"/>
    <w:rsid w:val="00AA1B1D"/>
    <w:rsid w:val="00AA1C0B"/>
    <w:rsid w:val="00AA2138"/>
    <w:rsid w:val="00AA24D9"/>
    <w:rsid w:val="00AA2519"/>
    <w:rsid w:val="00AA255D"/>
    <w:rsid w:val="00AA2574"/>
    <w:rsid w:val="00AA268A"/>
    <w:rsid w:val="00AA2736"/>
    <w:rsid w:val="00AA28F3"/>
    <w:rsid w:val="00AA2A3A"/>
    <w:rsid w:val="00AA2B92"/>
    <w:rsid w:val="00AA2BAA"/>
    <w:rsid w:val="00AA2C6E"/>
    <w:rsid w:val="00AA2DA3"/>
    <w:rsid w:val="00AA2F01"/>
    <w:rsid w:val="00AA2F9E"/>
    <w:rsid w:val="00AA3088"/>
    <w:rsid w:val="00AA30CD"/>
    <w:rsid w:val="00AA3224"/>
    <w:rsid w:val="00AA322E"/>
    <w:rsid w:val="00AA32A0"/>
    <w:rsid w:val="00AA3325"/>
    <w:rsid w:val="00AA3341"/>
    <w:rsid w:val="00AA33A8"/>
    <w:rsid w:val="00AA351B"/>
    <w:rsid w:val="00AA3587"/>
    <w:rsid w:val="00AA3697"/>
    <w:rsid w:val="00AA3765"/>
    <w:rsid w:val="00AA3B19"/>
    <w:rsid w:val="00AA3BD5"/>
    <w:rsid w:val="00AA3C40"/>
    <w:rsid w:val="00AA3DE4"/>
    <w:rsid w:val="00AA3E40"/>
    <w:rsid w:val="00AA3EFD"/>
    <w:rsid w:val="00AA3F89"/>
    <w:rsid w:val="00AA3FD1"/>
    <w:rsid w:val="00AA439C"/>
    <w:rsid w:val="00AA445E"/>
    <w:rsid w:val="00AA4460"/>
    <w:rsid w:val="00AA456B"/>
    <w:rsid w:val="00AA46EA"/>
    <w:rsid w:val="00AA47F5"/>
    <w:rsid w:val="00AA485B"/>
    <w:rsid w:val="00AA4ACE"/>
    <w:rsid w:val="00AA4DE4"/>
    <w:rsid w:val="00AA4E31"/>
    <w:rsid w:val="00AA4FE0"/>
    <w:rsid w:val="00AA50EE"/>
    <w:rsid w:val="00AA518F"/>
    <w:rsid w:val="00AA51F3"/>
    <w:rsid w:val="00AA52F8"/>
    <w:rsid w:val="00AA555B"/>
    <w:rsid w:val="00AA561C"/>
    <w:rsid w:val="00AA5838"/>
    <w:rsid w:val="00AA5A44"/>
    <w:rsid w:val="00AA5B6F"/>
    <w:rsid w:val="00AA5C7C"/>
    <w:rsid w:val="00AA5DC0"/>
    <w:rsid w:val="00AA6421"/>
    <w:rsid w:val="00AA6961"/>
    <w:rsid w:val="00AA69E7"/>
    <w:rsid w:val="00AA6B41"/>
    <w:rsid w:val="00AA6BF7"/>
    <w:rsid w:val="00AA6EEB"/>
    <w:rsid w:val="00AA706F"/>
    <w:rsid w:val="00AA710B"/>
    <w:rsid w:val="00AA7279"/>
    <w:rsid w:val="00AA73A5"/>
    <w:rsid w:val="00AA7593"/>
    <w:rsid w:val="00AA75FA"/>
    <w:rsid w:val="00AA7762"/>
    <w:rsid w:val="00AA7839"/>
    <w:rsid w:val="00AA7A39"/>
    <w:rsid w:val="00AA7AAE"/>
    <w:rsid w:val="00AA7BE7"/>
    <w:rsid w:val="00AA7C14"/>
    <w:rsid w:val="00AA7D38"/>
    <w:rsid w:val="00AA7FF7"/>
    <w:rsid w:val="00AB0354"/>
    <w:rsid w:val="00AB0485"/>
    <w:rsid w:val="00AB055F"/>
    <w:rsid w:val="00AB05DE"/>
    <w:rsid w:val="00AB069E"/>
    <w:rsid w:val="00AB06D7"/>
    <w:rsid w:val="00AB07F7"/>
    <w:rsid w:val="00AB09CF"/>
    <w:rsid w:val="00AB0A70"/>
    <w:rsid w:val="00AB0C36"/>
    <w:rsid w:val="00AB0D3E"/>
    <w:rsid w:val="00AB0DD3"/>
    <w:rsid w:val="00AB0DE1"/>
    <w:rsid w:val="00AB0EEE"/>
    <w:rsid w:val="00AB105B"/>
    <w:rsid w:val="00AB111B"/>
    <w:rsid w:val="00AB11DF"/>
    <w:rsid w:val="00AB12D9"/>
    <w:rsid w:val="00AB14D8"/>
    <w:rsid w:val="00AB1586"/>
    <w:rsid w:val="00AB164F"/>
    <w:rsid w:val="00AB16A7"/>
    <w:rsid w:val="00AB1904"/>
    <w:rsid w:val="00AB1A3B"/>
    <w:rsid w:val="00AB1B36"/>
    <w:rsid w:val="00AB1BA6"/>
    <w:rsid w:val="00AB1C05"/>
    <w:rsid w:val="00AB1D99"/>
    <w:rsid w:val="00AB1EE8"/>
    <w:rsid w:val="00AB1F15"/>
    <w:rsid w:val="00AB1FA7"/>
    <w:rsid w:val="00AB2243"/>
    <w:rsid w:val="00AB227A"/>
    <w:rsid w:val="00AB2620"/>
    <w:rsid w:val="00AB27D1"/>
    <w:rsid w:val="00AB2962"/>
    <w:rsid w:val="00AB29CA"/>
    <w:rsid w:val="00AB2BCD"/>
    <w:rsid w:val="00AB2C5C"/>
    <w:rsid w:val="00AB2C9F"/>
    <w:rsid w:val="00AB2CCA"/>
    <w:rsid w:val="00AB2DEC"/>
    <w:rsid w:val="00AB2E0C"/>
    <w:rsid w:val="00AB2E28"/>
    <w:rsid w:val="00AB2E42"/>
    <w:rsid w:val="00AB2F49"/>
    <w:rsid w:val="00AB314B"/>
    <w:rsid w:val="00AB31AC"/>
    <w:rsid w:val="00AB3406"/>
    <w:rsid w:val="00AB34C7"/>
    <w:rsid w:val="00AB36B3"/>
    <w:rsid w:val="00AB3840"/>
    <w:rsid w:val="00AB3AC8"/>
    <w:rsid w:val="00AB3C3F"/>
    <w:rsid w:val="00AB3C70"/>
    <w:rsid w:val="00AB3C91"/>
    <w:rsid w:val="00AB4003"/>
    <w:rsid w:val="00AB4147"/>
    <w:rsid w:val="00AB4512"/>
    <w:rsid w:val="00AB4620"/>
    <w:rsid w:val="00AB4746"/>
    <w:rsid w:val="00AB49F1"/>
    <w:rsid w:val="00AB4CFD"/>
    <w:rsid w:val="00AB50E8"/>
    <w:rsid w:val="00AB53E0"/>
    <w:rsid w:val="00AB548A"/>
    <w:rsid w:val="00AB54EE"/>
    <w:rsid w:val="00AB5599"/>
    <w:rsid w:val="00AB55A7"/>
    <w:rsid w:val="00AB564E"/>
    <w:rsid w:val="00AB577B"/>
    <w:rsid w:val="00AB5781"/>
    <w:rsid w:val="00AB57F1"/>
    <w:rsid w:val="00AB5913"/>
    <w:rsid w:val="00AB5A6B"/>
    <w:rsid w:val="00AB5A6E"/>
    <w:rsid w:val="00AB5A8F"/>
    <w:rsid w:val="00AB5B6E"/>
    <w:rsid w:val="00AB5BAA"/>
    <w:rsid w:val="00AB5C5E"/>
    <w:rsid w:val="00AB5D3F"/>
    <w:rsid w:val="00AB5E33"/>
    <w:rsid w:val="00AB5E54"/>
    <w:rsid w:val="00AB5E77"/>
    <w:rsid w:val="00AB5F7B"/>
    <w:rsid w:val="00AB5F91"/>
    <w:rsid w:val="00AB603C"/>
    <w:rsid w:val="00AB646C"/>
    <w:rsid w:val="00AB65CB"/>
    <w:rsid w:val="00AB666D"/>
    <w:rsid w:val="00AB683B"/>
    <w:rsid w:val="00AB6A08"/>
    <w:rsid w:val="00AB6FC1"/>
    <w:rsid w:val="00AB7013"/>
    <w:rsid w:val="00AB70FE"/>
    <w:rsid w:val="00AB71E0"/>
    <w:rsid w:val="00AB77EA"/>
    <w:rsid w:val="00AB786A"/>
    <w:rsid w:val="00AB7876"/>
    <w:rsid w:val="00AB7D58"/>
    <w:rsid w:val="00AC02E5"/>
    <w:rsid w:val="00AC039A"/>
    <w:rsid w:val="00AC03A3"/>
    <w:rsid w:val="00AC03E6"/>
    <w:rsid w:val="00AC05EC"/>
    <w:rsid w:val="00AC068B"/>
    <w:rsid w:val="00AC0848"/>
    <w:rsid w:val="00AC08FC"/>
    <w:rsid w:val="00AC0998"/>
    <w:rsid w:val="00AC0AD8"/>
    <w:rsid w:val="00AC0BEB"/>
    <w:rsid w:val="00AC0E99"/>
    <w:rsid w:val="00AC0EDA"/>
    <w:rsid w:val="00AC0FB6"/>
    <w:rsid w:val="00AC0FDC"/>
    <w:rsid w:val="00AC1169"/>
    <w:rsid w:val="00AC1197"/>
    <w:rsid w:val="00AC1306"/>
    <w:rsid w:val="00AC1610"/>
    <w:rsid w:val="00AC1726"/>
    <w:rsid w:val="00AC1ACB"/>
    <w:rsid w:val="00AC1D70"/>
    <w:rsid w:val="00AC1DFB"/>
    <w:rsid w:val="00AC1E0A"/>
    <w:rsid w:val="00AC21CF"/>
    <w:rsid w:val="00AC2215"/>
    <w:rsid w:val="00AC233A"/>
    <w:rsid w:val="00AC2401"/>
    <w:rsid w:val="00AC247C"/>
    <w:rsid w:val="00AC2831"/>
    <w:rsid w:val="00AC28E5"/>
    <w:rsid w:val="00AC2D1D"/>
    <w:rsid w:val="00AC2D3E"/>
    <w:rsid w:val="00AC2D93"/>
    <w:rsid w:val="00AC2D9D"/>
    <w:rsid w:val="00AC2DB6"/>
    <w:rsid w:val="00AC30C7"/>
    <w:rsid w:val="00AC3122"/>
    <w:rsid w:val="00AC3147"/>
    <w:rsid w:val="00AC333F"/>
    <w:rsid w:val="00AC33AF"/>
    <w:rsid w:val="00AC33D4"/>
    <w:rsid w:val="00AC346F"/>
    <w:rsid w:val="00AC3625"/>
    <w:rsid w:val="00AC37C3"/>
    <w:rsid w:val="00AC3852"/>
    <w:rsid w:val="00AC38D7"/>
    <w:rsid w:val="00AC3AE3"/>
    <w:rsid w:val="00AC3B43"/>
    <w:rsid w:val="00AC3CBF"/>
    <w:rsid w:val="00AC3CED"/>
    <w:rsid w:val="00AC3E82"/>
    <w:rsid w:val="00AC401E"/>
    <w:rsid w:val="00AC4061"/>
    <w:rsid w:val="00AC4103"/>
    <w:rsid w:val="00AC4120"/>
    <w:rsid w:val="00AC4164"/>
    <w:rsid w:val="00AC41A7"/>
    <w:rsid w:val="00AC41B2"/>
    <w:rsid w:val="00AC41C1"/>
    <w:rsid w:val="00AC41C5"/>
    <w:rsid w:val="00AC42B9"/>
    <w:rsid w:val="00AC42CB"/>
    <w:rsid w:val="00AC4404"/>
    <w:rsid w:val="00AC4701"/>
    <w:rsid w:val="00AC4878"/>
    <w:rsid w:val="00AC48AC"/>
    <w:rsid w:val="00AC49A0"/>
    <w:rsid w:val="00AC4A04"/>
    <w:rsid w:val="00AC4CAA"/>
    <w:rsid w:val="00AC4E09"/>
    <w:rsid w:val="00AC4EE4"/>
    <w:rsid w:val="00AC4EEC"/>
    <w:rsid w:val="00AC52F0"/>
    <w:rsid w:val="00AC546A"/>
    <w:rsid w:val="00AC56A6"/>
    <w:rsid w:val="00AC57F1"/>
    <w:rsid w:val="00AC59EA"/>
    <w:rsid w:val="00AC5C57"/>
    <w:rsid w:val="00AC5D21"/>
    <w:rsid w:val="00AC5DF2"/>
    <w:rsid w:val="00AC5DFD"/>
    <w:rsid w:val="00AC6118"/>
    <w:rsid w:val="00AC633B"/>
    <w:rsid w:val="00AC636D"/>
    <w:rsid w:val="00AC639D"/>
    <w:rsid w:val="00AC6674"/>
    <w:rsid w:val="00AC66CD"/>
    <w:rsid w:val="00AC66FE"/>
    <w:rsid w:val="00AC6A3D"/>
    <w:rsid w:val="00AC6A93"/>
    <w:rsid w:val="00AC6B3A"/>
    <w:rsid w:val="00AC6BA0"/>
    <w:rsid w:val="00AC6D3F"/>
    <w:rsid w:val="00AC6F9C"/>
    <w:rsid w:val="00AC71CD"/>
    <w:rsid w:val="00AC72D7"/>
    <w:rsid w:val="00AC741D"/>
    <w:rsid w:val="00AC7712"/>
    <w:rsid w:val="00AC7763"/>
    <w:rsid w:val="00AC778D"/>
    <w:rsid w:val="00AC77C5"/>
    <w:rsid w:val="00AC793F"/>
    <w:rsid w:val="00AC7BB2"/>
    <w:rsid w:val="00AC7BCC"/>
    <w:rsid w:val="00AC7CF9"/>
    <w:rsid w:val="00AC7D27"/>
    <w:rsid w:val="00AC7D6F"/>
    <w:rsid w:val="00AC7E84"/>
    <w:rsid w:val="00AC7EA7"/>
    <w:rsid w:val="00AD004B"/>
    <w:rsid w:val="00AD039E"/>
    <w:rsid w:val="00AD041A"/>
    <w:rsid w:val="00AD098B"/>
    <w:rsid w:val="00AD0B77"/>
    <w:rsid w:val="00AD0BD8"/>
    <w:rsid w:val="00AD0C59"/>
    <w:rsid w:val="00AD0C9D"/>
    <w:rsid w:val="00AD0CEE"/>
    <w:rsid w:val="00AD0D06"/>
    <w:rsid w:val="00AD0EE7"/>
    <w:rsid w:val="00AD0F46"/>
    <w:rsid w:val="00AD0F5A"/>
    <w:rsid w:val="00AD1011"/>
    <w:rsid w:val="00AD102D"/>
    <w:rsid w:val="00AD11BB"/>
    <w:rsid w:val="00AD12D5"/>
    <w:rsid w:val="00AD14B9"/>
    <w:rsid w:val="00AD1532"/>
    <w:rsid w:val="00AD19F7"/>
    <w:rsid w:val="00AD1C05"/>
    <w:rsid w:val="00AD1D96"/>
    <w:rsid w:val="00AD1DB0"/>
    <w:rsid w:val="00AD1E00"/>
    <w:rsid w:val="00AD1E42"/>
    <w:rsid w:val="00AD208D"/>
    <w:rsid w:val="00AD2177"/>
    <w:rsid w:val="00AD2759"/>
    <w:rsid w:val="00AD2797"/>
    <w:rsid w:val="00AD287A"/>
    <w:rsid w:val="00AD299E"/>
    <w:rsid w:val="00AD29FE"/>
    <w:rsid w:val="00AD2AF5"/>
    <w:rsid w:val="00AD2B7A"/>
    <w:rsid w:val="00AD2C61"/>
    <w:rsid w:val="00AD2D18"/>
    <w:rsid w:val="00AD2FE0"/>
    <w:rsid w:val="00AD30B1"/>
    <w:rsid w:val="00AD30C7"/>
    <w:rsid w:val="00AD3157"/>
    <w:rsid w:val="00AD3273"/>
    <w:rsid w:val="00AD3347"/>
    <w:rsid w:val="00AD369D"/>
    <w:rsid w:val="00AD3808"/>
    <w:rsid w:val="00AD382C"/>
    <w:rsid w:val="00AD3841"/>
    <w:rsid w:val="00AD39FE"/>
    <w:rsid w:val="00AD3B3A"/>
    <w:rsid w:val="00AD3B5A"/>
    <w:rsid w:val="00AD3C43"/>
    <w:rsid w:val="00AD3E41"/>
    <w:rsid w:val="00AD3EBA"/>
    <w:rsid w:val="00AD3F18"/>
    <w:rsid w:val="00AD42AA"/>
    <w:rsid w:val="00AD436B"/>
    <w:rsid w:val="00AD43FF"/>
    <w:rsid w:val="00AD444B"/>
    <w:rsid w:val="00AD44E3"/>
    <w:rsid w:val="00AD476B"/>
    <w:rsid w:val="00AD4831"/>
    <w:rsid w:val="00AD4E42"/>
    <w:rsid w:val="00AD553A"/>
    <w:rsid w:val="00AD5932"/>
    <w:rsid w:val="00AD595B"/>
    <w:rsid w:val="00AD5B60"/>
    <w:rsid w:val="00AD5CD1"/>
    <w:rsid w:val="00AD5EDA"/>
    <w:rsid w:val="00AD60F8"/>
    <w:rsid w:val="00AD6122"/>
    <w:rsid w:val="00AD62AD"/>
    <w:rsid w:val="00AD641F"/>
    <w:rsid w:val="00AD6562"/>
    <w:rsid w:val="00AD6670"/>
    <w:rsid w:val="00AD6757"/>
    <w:rsid w:val="00AD69AC"/>
    <w:rsid w:val="00AD6A00"/>
    <w:rsid w:val="00AD6A40"/>
    <w:rsid w:val="00AD6AA2"/>
    <w:rsid w:val="00AD6C6E"/>
    <w:rsid w:val="00AD6EE5"/>
    <w:rsid w:val="00AD6F51"/>
    <w:rsid w:val="00AD7408"/>
    <w:rsid w:val="00AD740D"/>
    <w:rsid w:val="00AD7679"/>
    <w:rsid w:val="00AD7761"/>
    <w:rsid w:val="00AD783C"/>
    <w:rsid w:val="00AD78DE"/>
    <w:rsid w:val="00AD7C60"/>
    <w:rsid w:val="00AD7C6A"/>
    <w:rsid w:val="00AD7DAE"/>
    <w:rsid w:val="00AD7F52"/>
    <w:rsid w:val="00AD7FE6"/>
    <w:rsid w:val="00AE0134"/>
    <w:rsid w:val="00AE02FF"/>
    <w:rsid w:val="00AE038C"/>
    <w:rsid w:val="00AE0439"/>
    <w:rsid w:val="00AE05A7"/>
    <w:rsid w:val="00AE05DF"/>
    <w:rsid w:val="00AE065D"/>
    <w:rsid w:val="00AE07BA"/>
    <w:rsid w:val="00AE0A73"/>
    <w:rsid w:val="00AE0AAC"/>
    <w:rsid w:val="00AE0B0C"/>
    <w:rsid w:val="00AE0D7F"/>
    <w:rsid w:val="00AE0D9F"/>
    <w:rsid w:val="00AE0E06"/>
    <w:rsid w:val="00AE0E16"/>
    <w:rsid w:val="00AE0EC9"/>
    <w:rsid w:val="00AE0EDE"/>
    <w:rsid w:val="00AE0EFA"/>
    <w:rsid w:val="00AE0F3C"/>
    <w:rsid w:val="00AE0F8E"/>
    <w:rsid w:val="00AE132A"/>
    <w:rsid w:val="00AE13A6"/>
    <w:rsid w:val="00AE14C1"/>
    <w:rsid w:val="00AE16E5"/>
    <w:rsid w:val="00AE1740"/>
    <w:rsid w:val="00AE1824"/>
    <w:rsid w:val="00AE1942"/>
    <w:rsid w:val="00AE1A68"/>
    <w:rsid w:val="00AE1B65"/>
    <w:rsid w:val="00AE1BA0"/>
    <w:rsid w:val="00AE1CCC"/>
    <w:rsid w:val="00AE1D4B"/>
    <w:rsid w:val="00AE228E"/>
    <w:rsid w:val="00AE22F4"/>
    <w:rsid w:val="00AE2486"/>
    <w:rsid w:val="00AE24BA"/>
    <w:rsid w:val="00AE2584"/>
    <w:rsid w:val="00AE268C"/>
    <w:rsid w:val="00AE26AC"/>
    <w:rsid w:val="00AE26E6"/>
    <w:rsid w:val="00AE27DB"/>
    <w:rsid w:val="00AE28B2"/>
    <w:rsid w:val="00AE293B"/>
    <w:rsid w:val="00AE298D"/>
    <w:rsid w:val="00AE2BDC"/>
    <w:rsid w:val="00AE2FD5"/>
    <w:rsid w:val="00AE3027"/>
    <w:rsid w:val="00AE30E1"/>
    <w:rsid w:val="00AE31C4"/>
    <w:rsid w:val="00AE31CA"/>
    <w:rsid w:val="00AE321F"/>
    <w:rsid w:val="00AE336C"/>
    <w:rsid w:val="00AE349D"/>
    <w:rsid w:val="00AE34D1"/>
    <w:rsid w:val="00AE3760"/>
    <w:rsid w:val="00AE3852"/>
    <w:rsid w:val="00AE387B"/>
    <w:rsid w:val="00AE3BAB"/>
    <w:rsid w:val="00AE3CE0"/>
    <w:rsid w:val="00AE3E2B"/>
    <w:rsid w:val="00AE3FF0"/>
    <w:rsid w:val="00AE4386"/>
    <w:rsid w:val="00AE44F9"/>
    <w:rsid w:val="00AE46B6"/>
    <w:rsid w:val="00AE47AA"/>
    <w:rsid w:val="00AE49CF"/>
    <w:rsid w:val="00AE4AA3"/>
    <w:rsid w:val="00AE4EF5"/>
    <w:rsid w:val="00AE4F8D"/>
    <w:rsid w:val="00AE50BA"/>
    <w:rsid w:val="00AE50BF"/>
    <w:rsid w:val="00AE511E"/>
    <w:rsid w:val="00AE5373"/>
    <w:rsid w:val="00AE557A"/>
    <w:rsid w:val="00AE565C"/>
    <w:rsid w:val="00AE5B6F"/>
    <w:rsid w:val="00AE5BCD"/>
    <w:rsid w:val="00AE5CCD"/>
    <w:rsid w:val="00AE5D2D"/>
    <w:rsid w:val="00AE5D56"/>
    <w:rsid w:val="00AE5D7C"/>
    <w:rsid w:val="00AE5DB5"/>
    <w:rsid w:val="00AE5E9A"/>
    <w:rsid w:val="00AE5EFE"/>
    <w:rsid w:val="00AE607B"/>
    <w:rsid w:val="00AE615F"/>
    <w:rsid w:val="00AE647F"/>
    <w:rsid w:val="00AE65A6"/>
    <w:rsid w:val="00AE6984"/>
    <w:rsid w:val="00AE6AAF"/>
    <w:rsid w:val="00AE6D43"/>
    <w:rsid w:val="00AE70CF"/>
    <w:rsid w:val="00AE7337"/>
    <w:rsid w:val="00AE7423"/>
    <w:rsid w:val="00AE74E8"/>
    <w:rsid w:val="00AE7ADE"/>
    <w:rsid w:val="00AE7BED"/>
    <w:rsid w:val="00AE7BF5"/>
    <w:rsid w:val="00AE7E30"/>
    <w:rsid w:val="00AF00D9"/>
    <w:rsid w:val="00AF043B"/>
    <w:rsid w:val="00AF0467"/>
    <w:rsid w:val="00AF0817"/>
    <w:rsid w:val="00AF086E"/>
    <w:rsid w:val="00AF0DDE"/>
    <w:rsid w:val="00AF0E33"/>
    <w:rsid w:val="00AF1151"/>
    <w:rsid w:val="00AF115E"/>
    <w:rsid w:val="00AF1188"/>
    <w:rsid w:val="00AF152C"/>
    <w:rsid w:val="00AF17CF"/>
    <w:rsid w:val="00AF192C"/>
    <w:rsid w:val="00AF1AE2"/>
    <w:rsid w:val="00AF1B45"/>
    <w:rsid w:val="00AF1BF4"/>
    <w:rsid w:val="00AF1C80"/>
    <w:rsid w:val="00AF1F09"/>
    <w:rsid w:val="00AF20E3"/>
    <w:rsid w:val="00AF2361"/>
    <w:rsid w:val="00AF2826"/>
    <w:rsid w:val="00AF28ED"/>
    <w:rsid w:val="00AF2D51"/>
    <w:rsid w:val="00AF2F5A"/>
    <w:rsid w:val="00AF31B3"/>
    <w:rsid w:val="00AF359A"/>
    <w:rsid w:val="00AF36F6"/>
    <w:rsid w:val="00AF373B"/>
    <w:rsid w:val="00AF3906"/>
    <w:rsid w:val="00AF3991"/>
    <w:rsid w:val="00AF3A5F"/>
    <w:rsid w:val="00AF3AAA"/>
    <w:rsid w:val="00AF3BD1"/>
    <w:rsid w:val="00AF3C8A"/>
    <w:rsid w:val="00AF3FB6"/>
    <w:rsid w:val="00AF4268"/>
    <w:rsid w:val="00AF4379"/>
    <w:rsid w:val="00AF4382"/>
    <w:rsid w:val="00AF45AE"/>
    <w:rsid w:val="00AF46ED"/>
    <w:rsid w:val="00AF48AA"/>
    <w:rsid w:val="00AF4C55"/>
    <w:rsid w:val="00AF4E67"/>
    <w:rsid w:val="00AF4ED3"/>
    <w:rsid w:val="00AF542A"/>
    <w:rsid w:val="00AF5448"/>
    <w:rsid w:val="00AF5460"/>
    <w:rsid w:val="00AF5554"/>
    <w:rsid w:val="00AF562A"/>
    <w:rsid w:val="00AF5843"/>
    <w:rsid w:val="00AF59D3"/>
    <w:rsid w:val="00AF5AF9"/>
    <w:rsid w:val="00AF5D2C"/>
    <w:rsid w:val="00AF5E73"/>
    <w:rsid w:val="00AF5F20"/>
    <w:rsid w:val="00AF5F57"/>
    <w:rsid w:val="00AF63A8"/>
    <w:rsid w:val="00AF640F"/>
    <w:rsid w:val="00AF64AE"/>
    <w:rsid w:val="00AF6777"/>
    <w:rsid w:val="00AF684A"/>
    <w:rsid w:val="00AF6CBE"/>
    <w:rsid w:val="00AF6FE1"/>
    <w:rsid w:val="00AF700B"/>
    <w:rsid w:val="00AF7012"/>
    <w:rsid w:val="00AF71A1"/>
    <w:rsid w:val="00AF7484"/>
    <w:rsid w:val="00AF74FF"/>
    <w:rsid w:val="00AF76C9"/>
    <w:rsid w:val="00AF791D"/>
    <w:rsid w:val="00AF7B69"/>
    <w:rsid w:val="00AF7C36"/>
    <w:rsid w:val="00AF7C3D"/>
    <w:rsid w:val="00AF7D54"/>
    <w:rsid w:val="00B00032"/>
    <w:rsid w:val="00B000D6"/>
    <w:rsid w:val="00B00307"/>
    <w:rsid w:val="00B003DC"/>
    <w:rsid w:val="00B0054F"/>
    <w:rsid w:val="00B00597"/>
    <w:rsid w:val="00B0074B"/>
    <w:rsid w:val="00B00752"/>
    <w:rsid w:val="00B00911"/>
    <w:rsid w:val="00B00A33"/>
    <w:rsid w:val="00B00CF6"/>
    <w:rsid w:val="00B00DF3"/>
    <w:rsid w:val="00B00E47"/>
    <w:rsid w:val="00B01094"/>
    <w:rsid w:val="00B0119B"/>
    <w:rsid w:val="00B012D3"/>
    <w:rsid w:val="00B012DE"/>
    <w:rsid w:val="00B0132A"/>
    <w:rsid w:val="00B01428"/>
    <w:rsid w:val="00B01580"/>
    <w:rsid w:val="00B015AD"/>
    <w:rsid w:val="00B01845"/>
    <w:rsid w:val="00B01858"/>
    <w:rsid w:val="00B01A53"/>
    <w:rsid w:val="00B01ACE"/>
    <w:rsid w:val="00B01C91"/>
    <w:rsid w:val="00B01F6E"/>
    <w:rsid w:val="00B01F91"/>
    <w:rsid w:val="00B020C4"/>
    <w:rsid w:val="00B0219C"/>
    <w:rsid w:val="00B02376"/>
    <w:rsid w:val="00B023B2"/>
    <w:rsid w:val="00B024F9"/>
    <w:rsid w:val="00B02503"/>
    <w:rsid w:val="00B0258F"/>
    <w:rsid w:val="00B026C5"/>
    <w:rsid w:val="00B0273E"/>
    <w:rsid w:val="00B02997"/>
    <w:rsid w:val="00B029A2"/>
    <w:rsid w:val="00B02B50"/>
    <w:rsid w:val="00B02C36"/>
    <w:rsid w:val="00B02DCB"/>
    <w:rsid w:val="00B02E9E"/>
    <w:rsid w:val="00B0301B"/>
    <w:rsid w:val="00B031D5"/>
    <w:rsid w:val="00B03238"/>
    <w:rsid w:val="00B03312"/>
    <w:rsid w:val="00B03559"/>
    <w:rsid w:val="00B03570"/>
    <w:rsid w:val="00B035F9"/>
    <w:rsid w:val="00B0361E"/>
    <w:rsid w:val="00B03658"/>
    <w:rsid w:val="00B03751"/>
    <w:rsid w:val="00B037FB"/>
    <w:rsid w:val="00B0386E"/>
    <w:rsid w:val="00B03A3A"/>
    <w:rsid w:val="00B03AB1"/>
    <w:rsid w:val="00B03B24"/>
    <w:rsid w:val="00B03BAA"/>
    <w:rsid w:val="00B03BE7"/>
    <w:rsid w:val="00B03C48"/>
    <w:rsid w:val="00B03C58"/>
    <w:rsid w:val="00B03F3D"/>
    <w:rsid w:val="00B03F7D"/>
    <w:rsid w:val="00B04153"/>
    <w:rsid w:val="00B045A6"/>
    <w:rsid w:val="00B046D8"/>
    <w:rsid w:val="00B047CA"/>
    <w:rsid w:val="00B04A87"/>
    <w:rsid w:val="00B04D13"/>
    <w:rsid w:val="00B04D45"/>
    <w:rsid w:val="00B04DBB"/>
    <w:rsid w:val="00B04FD9"/>
    <w:rsid w:val="00B0507B"/>
    <w:rsid w:val="00B051D8"/>
    <w:rsid w:val="00B05290"/>
    <w:rsid w:val="00B055A2"/>
    <w:rsid w:val="00B056C8"/>
    <w:rsid w:val="00B05A8F"/>
    <w:rsid w:val="00B05AC6"/>
    <w:rsid w:val="00B05AE7"/>
    <w:rsid w:val="00B05BBB"/>
    <w:rsid w:val="00B05BE7"/>
    <w:rsid w:val="00B05D97"/>
    <w:rsid w:val="00B05FB3"/>
    <w:rsid w:val="00B05FF7"/>
    <w:rsid w:val="00B062BA"/>
    <w:rsid w:val="00B0638A"/>
    <w:rsid w:val="00B0646E"/>
    <w:rsid w:val="00B06566"/>
    <w:rsid w:val="00B066B8"/>
    <w:rsid w:val="00B06749"/>
    <w:rsid w:val="00B0676B"/>
    <w:rsid w:val="00B0689A"/>
    <w:rsid w:val="00B06CC4"/>
    <w:rsid w:val="00B06CF5"/>
    <w:rsid w:val="00B06DC1"/>
    <w:rsid w:val="00B06E25"/>
    <w:rsid w:val="00B06EF2"/>
    <w:rsid w:val="00B0735F"/>
    <w:rsid w:val="00B073B1"/>
    <w:rsid w:val="00B0792E"/>
    <w:rsid w:val="00B07ABD"/>
    <w:rsid w:val="00B07D00"/>
    <w:rsid w:val="00B07FCD"/>
    <w:rsid w:val="00B104CC"/>
    <w:rsid w:val="00B10641"/>
    <w:rsid w:val="00B1075E"/>
    <w:rsid w:val="00B10974"/>
    <w:rsid w:val="00B10AA4"/>
    <w:rsid w:val="00B10BC9"/>
    <w:rsid w:val="00B10EDC"/>
    <w:rsid w:val="00B10EEB"/>
    <w:rsid w:val="00B10FF1"/>
    <w:rsid w:val="00B10FF7"/>
    <w:rsid w:val="00B11511"/>
    <w:rsid w:val="00B11547"/>
    <w:rsid w:val="00B115C1"/>
    <w:rsid w:val="00B115ED"/>
    <w:rsid w:val="00B11A7A"/>
    <w:rsid w:val="00B11B86"/>
    <w:rsid w:val="00B11CED"/>
    <w:rsid w:val="00B11DF9"/>
    <w:rsid w:val="00B11FDD"/>
    <w:rsid w:val="00B1221C"/>
    <w:rsid w:val="00B12427"/>
    <w:rsid w:val="00B12432"/>
    <w:rsid w:val="00B124F7"/>
    <w:rsid w:val="00B126C7"/>
    <w:rsid w:val="00B12B86"/>
    <w:rsid w:val="00B12C4D"/>
    <w:rsid w:val="00B12CCE"/>
    <w:rsid w:val="00B12E12"/>
    <w:rsid w:val="00B130BC"/>
    <w:rsid w:val="00B132B8"/>
    <w:rsid w:val="00B133B4"/>
    <w:rsid w:val="00B1350A"/>
    <w:rsid w:val="00B1358B"/>
    <w:rsid w:val="00B135BD"/>
    <w:rsid w:val="00B13722"/>
    <w:rsid w:val="00B137FF"/>
    <w:rsid w:val="00B1381F"/>
    <w:rsid w:val="00B1398B"/>
    <w:rsid w:val="00B13C23"/>
    <w:rsid w:val="00B13CEE"/>
    <w:rsid w:val="00B13D16"/>
    <w:rsid w:val="00B14069"/>
    <w:rsid w:val="00B14192"/>
    <w:rsid w:val="00B14286"/>
    <w:rsid w:val="00B14316"/>
    <w:rsid w:val="00B144FC"/>
    <w:rsid w:val="00B14585"/>
    <w:rsid w:val="00B145C4"/>
    <w:rsid w:val="00B14856"/>
    <w:rsid w:val="00B14CE0"/>
    <w:rsid w:val="00B14E25"/>
    <w:rsid w:val="00B14E34"/>
    <w:rsid w:val="00B157DD"/>
    <w:rsid w:val="00B1585F"/>
    <w:rsid w:val="00B1588D"/>
    <w:rsid w:val="00B15B99"/>
    <w:rsid w:val="00B15C7A"/>
    <w:rsid w:val="00B15EB7"/>
    <w:rsid w:val="00B15F5D"/>
    <w:rsid w:val="00B15F93"/>
    <w:rsid w:val="00B15FC1"/>
    <w:rsid w:val="00B165B4"/>
    <w:rsid w:val="00B1666C"/>
    <w:rsid w:val="00B16722"/>
    <w:rsid w:val="00B16801"/>
    <w:rsid w:val="00B16877"/>
    <w:rsid w:val="00B168EB"/>
    <w:rsid w:val="00B169A1"/>
    <w:rsid w:val="00B169C9"/>
    <w:rsid w:val="00B169DB"/>
    <w:rsid w:val="00B16AE7"/>
    <w:rsid w:val="00B16BBD"/>
    <w:rsid w:val="00B16C6F"/>
    <w:rsid w:val="00B16F4D"/>
    <w:rsid w:val="00B1732D"/>
    <w:rsid w:val="00B173CC"/>
    <w:rsid w:val="00B174D4"/>
    <w:rsid w:val="00B17514"/>
    <w:rsid w:val="00B1751E"/>
    <w:rsid w:val="00B17570"/>
    <w:rsid w:val="00B1762A"/>
    <w:rsid w:val="00B17830"/>
    <w:rsid w:val="00B17865"/>
    <w:rsid w:val="00B1791D"/>
    <w:rsid w:val="00B17B53"/>
    <w:rsid w:val="00B17F8E"/>
    <w:rsid w:val="00B20092"/>
    <w:rsid w:val="00B202B7"/>
    <w:rsid w:val="00B205F8"/>
    <w:rsid w:val="00B2062B"/>
    <w:rsid w:val="00B20832"/>
    <w:rsid w:val="00B2090B"/>
    <w:rsid w:val="00B209CF"/>
    <w:rsid w:val="00B209D4"/>
    <w:rsid w:val="00B20A9C"/>
    <w:rsid w:val="00B20B06"/>
    <w:rsid w:val="00B20C25"/>
    <w:rsid w:val="00B20C29"/>
    <w:rsid w:val="00B20C6A"/>
    <w:rsid w:val="00B20DD5"/>
    <w:rsid w:val="00B20EBB"/>
    <w:rsid w:val="00B20ED1"/>
    <w:rsid w:val="00B21089"/>
    <w:rsid w:val="00B210A7"/>
    <w:rsid w:val="00B21111"/>
    <w:rsid w:val="00B211E7"/>
    <w:rsid w:val="00B2128F"/>
    <w:rsid w:val="00B21302"/>
    <w:rsid w:val="00B21385"/>
    <w:rsid w:val="00B214FB"/>
    <w:rsid w:val="00B215D6"/>
    <w:rsid w:val="00B2187C"/>
    <w:rsid w:val="00B219B0"/>
    <w:rsid w:val="00B21B34"/>
    <w:rsid w:val="00B21BC7"/>
    <w:rsid w:val="00B21F02"/>
    <w:rsid w:val="00B22219"/>
    <w:rsid w:val="00B2251F"/>
    <w:rsid w:val="00B2252A"/>
    <w:rsid w:val="00B22925"/>
    <w:rsid w:val="00B229D6"/>
    <w:rsid w:val="00B22A20"/>
    <w:rsid w:val="00B22A88"/>
    <w:rsid w:val="00B22CCA"/>
    <w:rsid w:val="00B22D76"/>
    <w:rsid w:val="00B22F26"/>
    <w:rsid w:val="00B22F31"/>
    <w:rsid w:val="00B23165"/>
    <w:rsid w:val="00B233E6"/>
    <w:rsid w:val="00B234B0"/>
    <w:rsid w:val="00B23512"/>
    <w:rsid w:val="00B23666"/>
    <w:rsid w:val="00B23848"/>
    <w:rsid w:val="00B238E3"/>
    <w:rsid w:val="00B239B8"/>
    <w:rsid w:val="00B23B0A"/>
    <w:rsid w:val="00B23CB8"/>
    <w:rsid w:val="00B23CCB"/>
    <w:rsid w:val="00B23FAD"/>
    <w:rsid w:val="00B23FFC"/>
    <w:rsid w:val="00B240FB"/>
    <w:rsid w:val="00B243FA"/>
    <w:rsid w:val="00B2444C"/>
    <w:rsid w:val="00B24AC1"/>
    <w:rsid w:val="00B24BE2"/>
    <w:rsid w:val="00B24F70"/>
    <w:rsid w:val="00B250E6"/>
    <w:rsid w:val="00B25278"/>
    <w:rsid w:val="00B25721"/>
    <w:rsid w:val="00B2578C"/>
    <w:rsid w:val="00B25866"/>
    <w:rsid w:val="00B258FC"/>
    <w:rsid w:val="00B2594F"/>
    <w:rsid w:val="00B259C1"/>
    <w:rsid w:val="00B25A31"/>
    <w:rsid w:val="00B25B3A"/>
    <w:rsid w:val="00B25F64"/>
    <w:rsid w:val="00B25F94"/>
    <w:rsid w:val="00B2617E"/>
    <w:rsid w:val="00B262FC"/>
    <w:rsid w:val="00B264FF"/>
    <w:rsid w:val="00B265A6"/>
    <w:rsid w:val="00B26768"/>
    <w:rsid w:val="00B26896"/>
    <w:rsid w:val="00B26A32"/>
    <w:rsid w:val="00B26B3C"/>
    <w:rsid w:val="00B26BFC"/>
    <w:rsid w:val="00B27003"/>
    <w:rsid w:val="00B27026"/>
    <w:rsid w:val="00B27036"/>
    <w:rsid w:val="00B270B2"/>
    <w:rsid w:val="00B27233"/>
    <w:rsid w:val="00B27469"/>
    <w:rsid w:val="00B27628"/>
    <w:rsid w:val="00B27693"/>
    <w:rsid w:val="00B27988"/>
    <w:rsid w:val="00B279A4"/>
    <w:rsid w:val="00B27BE9"/>
    <w:rsid w:val="00B27CAD"/>
    <w:rsid w:val="00B27DF4"/>
    <w:rsid w:val="00B27E1D"/>
    <w:rsid w:val="00B27F22"/>
    <w:rsid w:val="00B302A8"/>
    <w:rsid w:val="00B302EF"/>
    <w:rsid w:val="00B3039E"/>
    <w:rsid w:val="00B3043D"/>
    <w:rsid w:val="00B305F5"/>
    <w:rsid w:val="00B3081F"/>
    <w:rsid w:val="00B308B1"/>
    <w:rsid w:val="00B30988"/>
    <w:rsid w:val="00B309FE"/>
    <w:rsid w:val="00B30C15"/>
    <w:rsid w:val="00B30EB8"/>
    <w:rsid w:val="00B31189"/>
    <w:rsid w:val="00B312D3"/>
    <w:rsid w:val="00B3137A"/>
    <w:rsid w:val="00B313BF"/>
    <w:rsid w:val="00B3151F"/>
    <w:rsid w:val="00B316B4"/>
    <w:rsid w:val="00B317FB"/>
    <w:rsid w:val="00B3183B"/>
    <w:rsid w:val="00B3186B"/>
    <w:rsid w:val="00B319AD"/>
    <w:rsid w:val="00B31AE1"/>
    <w:rsid w:val="00B31AF8"/>
    <w:rsid w:val="00B31E9F"/>
    <w:rsid w:val="00B32132"/>
    <w:rsid w:val="00B32146"/>
    <w:rsid w:val="00B3217E"/>
    <w:rsid w:val="00B322BF"/>
    <w:rsid w:val="00B32527"/>
    <w:rsid w:val="00B32797"/>
    <w:rsid w:val="00B327F5"/>
    <w:rsid w:val="00B328CC"/>
    <w:rsid w:val="00B328EE"/>
    <w:rsid w:val="00B32969"/>
    <w:rsid w:val="00B32A8C"/>
    <w:rsid w:val="00B32B43"/>
    <w:rsid w:val="00B32B7B"/>
    <w:rsid w:val="00B32F1E"/>
    <w:rsid w:val="00B330E9"/>
    <w:rsid w:val="00B330F9"/>
    <w:rsid w:val="00B3332A"/>
    <w:rsid w:val="00B3339C"/>
    <w:rsid w:val="00B333A2"/>
    <w:rsid w:val="00B33933"/>
    <w:rsid w:val="00B33B7D"/>
    <w:rsid w:val="00B33DE0"/>
    <w:rsid w:val="00B33F7E"/>
    <w:rsid w:val="00B340DD"/>
    <w:rsid w:val="00B34142"/>
    <w:rsid w:val="00B34174"/>
    <w:rsid w:val="00B3424F"/>
    <w:rsid w:val="00B346ED"/>
    <w:rsid w:val="00B34730"/>
    <w:rsid w:val="00B34931"/>
    <w:rsid w:val="00B34A0E"/>
    <w:rsid w:val="00B34DFE"/>
    <w:rsid w:val="00B3500A"/>
    <w:rsid w:val="00B35101"/>
    <w:rsid w:val="00B35180"/>
    <w:rsid w:val="00B351E7"/>
    <w:rsid w:val="00B3551D"/>
    <w:rsid w:val="00B35735"/>
    <w:rsid w:val="00B35A0F"/>
    <w:rsid w:val="00B35AC8"/>
    <w:rsid w:val="00B35EA6"/>
    <w:rsid w:val="00B35EAD"/>
    <w:rsid w:val="00B35F47"/>
    <w:rsid w:val="00B35FC4"/>
    <w:rsid w:val="00B36159"/>
    <w:rsid w:val="00B3631B"/>
    <w:rsid w:val="00B3633C"/>
    <w:rsid w:val="00B36448"/>
    <w:rsid w:val="00B3647F"/>
    <w:rsid w:val="00B36586"/>
    <w:rsid w:val="00B36673"/>
    <w:rsid w:val="00B36687"/>
    <w:rsid w:val="00B36691"/>
    <w:rsid w:val="00B366CC"/>
    <w:rsid w:val="00B36896"/>
    <w:rsid w:val="00B3690B"/>
    <w:rsid w:val="00B36911"/>
    <w:rsid w:val="00B36A83"/>
    <w:rsid w:val="00B36AFF"/>
    <w:rsid w:val="00B36DA6"/>
    <w:rsid w:val="00B36E42"/>
    <w:rsid w:val="00B36E51"/>
    <w:rsid w:val="00B36E6A"/>
    <w:rsid w:val="00B3723D"/>
    <w:rsid w:val="00B373EA"/>
    <w:rsid w:val="00B3766F"/>
    <w:rsid w:val="00B376DB"/>
    <w:rsid w:val="00B37A08"/>
    <w:rsid w:val="00B37A0E"/>
    <w:rsid w:val="00B37BB7"/>
    <w:rsid w:val="00B37D21"/>
    <w:rsid w:val="00B37D38"/>
    <w:rsid w:val="00B37E63"/>
    <w:rsid w:val="00B40006"/>
    <w:rsid w:val="00B40165"/>
    <w:rsid w:val="00B40220"/>
    <w:rsid w:val="00B4029C"/>
    <w:rsid w:val="00B40B04"/>
    <w:rsid w:val="00B40B33"/>
    <w:rsid w:val="00B40DB5"/>
    <w:rsid w:val="00B411BA"/>
    <w:rsid w:val="00B4135E"/>
    <w:rsid w:val="00B4135F"/>
    <w:rsid w:val="00B41434"/>
    <w:rsid w:val="00B41506"/>
    <w:rsid w:val="00B4153E"/>
    <w:rsid w:val="00B4154C"/>
    <w:rsid w:val="00B41595"/>
    <w:rsid w:val="00B4175A"/>
    <w:rsid w:val="00B4176E"/>
    <w:rsid w:val="00B417C2"/>
    <w:rsid w:val="00B417EA"/>
    <w:rsid w:val="00B419B7"/>
    <w:rsid w:val="00B41AB8"/>
    <w:rsid w:val="00B41AC8"/>
    <w:rsid w:val="00B41C35"/>
    <w:rsid w:val="00B41C42"/>
    <w:rsid w:val="00B41D77"/>
    <w:rsid w:val="00B41DDB"/>
    <w:rsid w:val="00B420F9"/>
    <w:rsid w:val="00B4223E"/>
    <w:rsid w:val="00B423BC"/>
    <w:rsid w:val="00B42485"/>
    <w:rsid w:val="00B42870"/>
    <w:rsid w:val="00B4291A"/>
    <w:rsid w:val="00B42A0C"/>
    <w:rsid w:val="00B42C3B"/>
    <w:rsid w:val="00B42C64"/>
    <w:rsid w:val="00B42E76"/>
    <w:rsid w:val="00B43013"/>
    <w:rsid w:val="00B432E1"/>
    <w:rsid w:val="00B43541"/>
    <w:rsid w:val="00B436EC"/>
    <w:rsid w:val="00B438A1"/>
    <w:rsid w:val="00B43C6C"/>
    <w:rsid w:val="00B43C98"/>
    <w:rsid w:val="00B43E63"/>
    <w:rsid w:val="00B43ED4"/>
    <w:rsid w:val="00B44075"/>
    <w:rsid w:val="00B440F4"/>
    <w:rsid w:val="00B44109"/>
    <w:rsid w:val="00B44197"/>
    <w:rsid w:val="00B44310"/>
    <w:rsid w:val="00B4434F"/>
    <w:rsid w:val="00B443B1"/>
    <w:rsid w:val="00B4458B"/>
    <w:rsid w:val="00B44655"/>
    <w:rsid w:val="00B4469F"/>
    <w:rsid w:val="00B4484A"/>
    <w:rsid w:val="00B449C3"/>
    <w:rsid w:val="00B44E74"/>
    <w:rsid w:val="00B44E8C"/>
    <w:rsid w:val="00B44EB8"/>
    <w:rsid w:val="00B451B8"/>
    <w:rsid w:val="00B4521F"/>
    <w:rsid w:val="00B453E5"/>
    <w:rsid w:val="00B4575F"/>
    <w:rsid w:val="00B459BF"/>
    <w:rsid w:val="00B45BE7"/>
    <w:rsid w:val="00B45CD8"/>
    <w:rsid w:val="00B45F80"/>
    <w:rsid w:val="00B4601E"/>
    <w:rsid w:val="00B46157"/>
    <w:rsid w:val="00B4618A"/>
    <w:rsid w:val="00B4627C"/>
    <w:rsid w:val="00B462A5"/>
    <w:rsid w:val="00B4648C"/>
    <w:rsid w:val="00B46555"/>
    <w:rsid w:val="00B465AF"/>
    <w:rsid w:val="00B465CC"/>
    <w:rsid w:val="00B46713"/>
    <w:rsid w:val="00B46736"/>
    <w:rsid w:val="00B468FD"/>
    <w:rsid w:val="00B46ADE"/>
    <w:rsid w:val="00B46DBC"/>
    <w:rsid w:val="00B46FCE"/>
    <w:rsid w:val="00B47082"/>
    <w:rsid w:val="00B471CB"/>
    <w:rsid w:val="00B471DA"/>
    <w:rsid w:val="00B4727A"/>
    <w:rsid w:val="00B473E6"/>
    <w:rsid w:val="00B475A0"/>
    <w:rsid w:val="00B475BB"/>
    <w:rsid w:val="00B475E6"/>
    <w:rsid w:val="00B47789"/>
    <w:rsid w:val="00B47AE7"/>
    <w:rsid w:val="00B47D1B"/>
    <w:rsid w:val="00B500B6"/>
    <w:rsid w:val="00B5030D"/>
    <w:rsid w:val="00B5047A"/>
    <w:rsid w:val="00B504BE"/>
    <w:rsid w:val="00B50532"/>
    <w:rsid w:val="00B505A1"/>
    <w:rsid w:val="00B508A8"/>
    <w:rsid w:val="00B508EB"/>
    <w:rsid w:val="00B5098F"/>
    <w:rsid w:val="00B50C28"/>
    <w:rsid w:val="00B50C59"/>
    <w:rsid w:val="00B512C4"/>
    <w:rsid w:val="00B51305"/>
    <w:rsid w:val="00B5131E"/>
    <w:rsid w:val="00B513B1"/>
    <w:rsid w:val="00B513CF"/>
    <w:rsid w:val="00B51693"/>
    <w:rsid w:val="00B5199D"/>
    <w:rsid w:val="00B51A1D"/>
    <w:rsid w:val="00B51A87"/>
    <w:rsid w:val="00B51B76"/>
    <w:rsid w:val="00B51DA7"/>
    <w:rsid w:val="00B51EC1"/>
    <w:rsid w:val="00B51F26"/>
    <w:rsid w:val="00B51FA9"/>
    <w:rsid w:val="00B5249A"/>
    <w:rsid w:val="00B526A5"/>
    <w:rsid w:val="00B52729"/>
    <w:rsid w:val="00B52856"/>
    <w:rsid w:val="00B529D0"/>
    <w:rsid w:val="00B52A3A"/>
    <w:rsid w:val="00B52A4F"/>
    <w:rsid w:val="00B52ACF"/>
    <w:rsid w:val="00B52B86"/>
    <w:rsid w:val="00B52C87"/>
    <w:rsid w:val="00B52CF7"/>
    <w:rsid w:val="00B52F0C"/>
    <w:rsid w:val="00B52F89"/>
    <w:rsid w:val="00B5302E"/>
    <w:rsid w:val="00B531D2"/>
    <w:rsid w:val="00B53482"/>
    <w:rsid w:val="00B534D0"/>
    <w:rsid w:val="00B536EB"/>
    <w:rsid w:val="00B536FC"/>
    <w:rsid w:val="00B537CF"/>
    <w:rsid w:val="00B5387C"/>
    <w:rsid w:val="00B53AEF"/>
    <w:rsid w:val="00B53B3C"/>
    <w:rsid w:val="00B53B99"/>
    <w:rsid w:val="00B53D22"/>
    <w:rsid w:val="00B53D3D"/>
    <w:rsid w:val="00B53E33"/>
    <w:rsid w:val="00B53EB2"/>
    <w:rsid w:val="00B5407C"/>
    <w:rsid w:val="00B54150"/>
    <w:rsid w:val="00B547D0"/>
    <w:rsid w:val="00B5481A"/>
    <w:rsid w:val="00B549B8"/>
    <w:rsid w:val="00B54A16"/>
    <w:rsid w:val="00B54B6D"/>
    <w:rsid w:val="00B54BF6"/>
    <w:rsid w:val="00B54CEC"/>
    <w:rsid w:val="00B54CF9"/>
    <w:rsid w:val="00B54D4E"/>
    <w:rsid w:val="00B54E99"/>
    <w:rsid w:val="00B55033"/>
    <w:rsid w:val="00B550A8"/>
    <w:rsid w:val="00B5517F"/>
    <w:rsid w:val="00B551FB"/>
    <w:rsid w:val="00B5530D"/>
    <w:rsid w:val="00B553D5"/>
    <w:rsid w:val="00B5545B"/>
    <w:rsid w:val="00B554D8"/>
    <w:rsid w:val="00B558CD"/>
    <w:rsid w:val="00B55A39"/>
    <w:rsid w:val="00B55AE5"/>
    <w:rsid w:val="00B55DA1"/>
    <w:rsid w:val="00B561FC"/>
    <w:rsid w:val="00B5634B"/>
    <w:rsid w:val="00B56458"/>
    <w:rsid w:val="00B564B2"/>
    <w:rsid w:val="00B56643"/>
    <w:rsid w:val="00B567B1"/>
    <w:rsid w:val="00B567B2"/>
    <w:rsid w:val="00B56935"/>
    <w:rsid w:val="00B56B48"/>
    <w:rsid w:val="00B56CC2"/>
    <w:rsid w:val="00B56CF3"/>
    <w:rsid w:val="00B56D22"/>
    <w:rsid w:val="00B56F75"/>
    <w:rsid w:val="00B5714B"/>
    <w:rsid w:val="00B571B4"/>
    <w:rsid w:val="00B572A9"/>
    <w:rsid w:val="00B57406"/>
    <w:rsid w:val="00B577D7"/>
    <w:rsid w:val="00B577DE"/>
    <w:rsid w:val="00B57988"/>
    <w:rsid w:val="00B57A53"/>
    <w:rsid w:val="00B57AB6"/>
    <w:rsid w:val="00B57C6A"/>
    <w:rsid w:val="00B57E95"/>
    <w:rsid w:val="00B57EA7"/>
    <w:rsid w:val="00B57F4B"/>
    <w:rsid w:val="00B60106"/>
    <w:rsid w:val="00B60175"/>
    <w:rsid w:val="00B6026E"/>
    <w:rsid w:val="00B602D2"/>
    <w:rsid w:val="00B60776"/>
    <w:rsid w:val="00B60863"/>
    <w:rsid w:val="00B608D3"/>
    <w:rsid w:val="00B60990"/>
    <w:rsid w:val="00B60DA1"/>
    <w:rsid w:val="00B60E07"/>
    <w:rsid w:val="00B60E7D"/>
    <w:rsid w:val="00B60F63"/>
    <w:rsid w:val="00B6136E"/>
    <w:rsid w:val="00B61666"/>
    <w:rsid w:val="00B6170B"/>
    <w:rsid w:val="00B61750"/>
    <w:rsid w:val="00B61949"/>
    <w:rsid w:val="00B61965"/>
    <w:rsid w:val="00B61BD5"/>
    <w:rsid w:val="00B61C2B"/>
    <w:rsid w:val="00B61CB7"/>
    <w:rsid w:val="00B61CE5"/>
    <w:rsid w:val="00B61EDC"/>
    <w:rsid w:val="00B6249E"/>
    <w:rsid w:val="00B625EC"/>
    <w:rsid w:val="00B6276C"/>
    <w:rsid w:val="00B62B6C"/>
    <w:rsid w:val="00B62C18"/>
    <w:rsid w:val="00B62ED0"/>
    <w:rsid w:val="00B62F4A"/>
    <w:rsid w:val="00B63025"/>
    <w:rsid w:val="00B63136"/>
    <w:rsid w:val="00B63201"/>
    <w:rsid w:val="00B633FD"/>
    <w:rsid w:val="00B634FF"/>
    <w:rsid w:val="00B636DC"/>
    <w:rsid w:val="00B637BF"/>
    <w:rsid w:val="00B63A89"/>
    <w:rsid w:val="00B63B25"/>
    <w:rsid w:val="00B63D47"/>
    <w:rsid w:val="00B63E0C"/>
    <w:rsid w:val="00B63E91"/>
    <w:rsid w:val="00B63ED7"/>
    <w:rsid w:val="00B63F86"/>
    <w:rsid w:val="00B641F5"/>
    <w:rsid w:val="00B6429D"/>
    <w:rsid w:val="00B646CF"/>
    <w:rsid w:val="00B64962"/>
    <w:rsid w:val="00B64A80"/>
    <w:rsid w:val="00B64AB8"/>
    <w:rsid w:val="00B64BBE"/>
    <w:rsid w:val="00B64BC2"/>
    <w:rsid w:val="00B64C13"/>
    <w:rsid w:val="00B64E5C"/>
    <w:rsid w:val="00B65582"/>
    <w:rsid w:val="00B6560B"/>
    <w:rsid w:val="00B6575B"/>
    <w:rsid w:val="00B65866"/>
    <w:rsid w:val="00B658F1"/>
    <w:rsid w:val="00B65C83"/>
    <w:rsid w:val="00B65E92"/>
    <w:rsid w:val="00B66295"/>
    <w:rsid w:val="00B663A2"/>
    <w:rsid w:val="00B663BC"/>
    <w:rsid w:val="00B66525"/>
    <w:rsid w:val="00B666D3"/>
    <w:rsid w:val="00B66A34"/>
    <w:rsid w:val="00B66A83"/>
    <w:rsid w:val="00B66AEC"/>
    <w:rsid w:val="00B6765A"/>
    <w:rsid w:val="00B6774C"/>
    <w:rsid w:val="00B677E5"/>
    <w:rsid w:val="00B6780E"/>
    <w:rsid w:val="00B679E2"/>
    <w:rsid w:val="00B67C91"/>
    <w:rsid w:val="00B67DBD"/>
    <w:rsid w:val="00B70277"/>
    <w:rsid w:val="00B70337"/>
    <w:rsid w:val="00B70347"/>
    <w:rsid w:val="00B703B0"/>
    <w:rsid w:val="00B70447"/>
    <w:rsid w:val="00B704F0"/>
    <w:rsid w:val="00B70671"/>
    <w:rsid w:val="00B7067A"/>
    <w:rsid w:val="00B707C8"/>
    <w:rsid w:val="00B70958"/>
    <w:rsid w:val="00B70A56"/>
    <w:rsid w:val="00B70BAE"/>
    <w:rsid w:val="00B70C37"/>
    <w:rsid w:val="00B70D86"/>
    <w:rsid w:val="00B70F34"/>
    <w:rsid w:val="00B70FF5"/>
    <w:rsid w:val="00B71071"/>
    <w:rsid w:val="00B71072"/>
    <w:rsid w:val="00B71483"/>
    <w:rsid w:val="00B71538"/>
    <w:rsid w:val="00B71703"/>
    <w:rsid w:val="00B71738"/>
    <w:rsid w:val="00B71740"/>
    <w:rsid w:val="00B718D6"/>
    <w:rsid w:val="00B71B73"/>
    <w:rsid w:val="00B71C1C"/>
    <w:rsid w:val="00B71DE6"/>
    <w:rsid w:val="00B71E59"/>
    <w:rsid w:val="00B71EE4"/>
    <w:rsid w:val="00B71F03"/>
    <w:rsid w:val="00B720F9"/>
    <w:rsid w:val="00B72131"/>
    <w:rsid w:val="00B72376"/>
    <w:rsid w:val="00B72566"/>
    <w:rsid w:val="00B725B9"/>
    <w:rsid w:val="00B725E7"/>
    <w:rsid w:val="00B72762"/>
    <w:rsid w:val="00B728D6"/>
    <w:rsid w:val="00B72A9D"/>
    <w:rsid w:val="00B72CDF"/>
    <w:rsid w:val="00B72E1B"/>
    <w:rsid w:val="00B73078"/>
    <w:rsid w:val="00B73176"/>
    <w:rsid w:val="00B731BD"/>
    <w:rsid w:val="00B732DE"/>
    <w:rsid w:val="00B73310"/>
    <w:rsid w:val="00B734E1"/>
    <w:rsid w:val="00B7357B"/>
    <w:rsid w:val="00B738EA"/>
    <w:rsid w:val="00B73C41"/>
    <w:rsid w:val="00B73CCC"/>
    <w:rsid w:val="00B73E5D"/>
    <w:rsid w:val="00B7409D"/>
    <w:rsid w:val="00B74114"/>
    <w:rsid w:val="00B7414C"/>
    <w:rsid w:val="00B74677"/>
    <w:rsid w:val="00B74694"/>
    <w:rsid w:val="00B746FA"/>
    <w:rsid w:val="00B7487F"/>
    <w:rsid w:val="00B7490F"/>
    <w:rsid w:val="00B74D1A"/>
    <w:rsid w:val="00B74DC8"/>
    <w:rsid w:val="00B74F42"/>
    <w:rsid w:val="00B74F7C"/>
    <w:rsid w:val="00B753BD"/>
    <w:rsid w:val="00B75549"/>
    <w:rsid w:val="00B7578D"/>
    <w:rsid w:val="00B75847"/>
    <w:rsid w:val="00B7589E"/>
    <w:rsid w:val="00B75A29"/>
    <w:rsid w:val="00B75A5F"/>
    <w:rsid w:val="00B75BB9"/>
    <w:rsid w:val="00B75BE6"/>
    <w:rsid w:val="00B75C69"/>
    <w:rsid w:val="00B75D0C"/>
    <w:rsid w:val="00B75D37"/>
    <w:rsid w:val="00B75D63"/>
    <w:rsid w:val="00B76034"/>
    <w:rsid w:val="00B76054"/>
    <w:rsid w:val="00B761A7"/>
    <w:rsid w:val="00B766E0"/>
    <w:rsid w:val="00B76796"/>
    <w:rsid w:val="00B768E3"/>
    <w:rsid w:val="00B76A2C"/>
    <w:rsid w:val="00B76B7D"/>
    <w:rsid w:val="00B76B8E"/>
    <w:rsid w:val="00B76D3B"/>
    <w:rsid w:val="00B7700D"/>
    <w:rsid w:val="00B77101"/>
    <w:rsid w:val="00B773E8"/>
    <w:rsid w:val="00B7757C"/>
    <w:rsid w:val="00B77624"/>
    <w:rsid w:val="00B77793"/>
    <w:rsid w:val="00B7790C"/>
    <w:rsid w:val="00B779D6"/>
    <w:rsid w:val="00B77ACD"/>
    <w:rsid w:val="00B77C4B"/>
    <w:rsid w:val="00B77F4A"/>
    <w:rsid w:val="00B8026E"/>
    <w:rsid w:val="00B802BB"/>
    <w:rsid w:val="00B8048C"/>
    <w:rsid w:val="00B80518"/>
    <w:rsid w:val="00B80850"/>
    <w:rsid w:val="00B808B6"/>
    <w:rsid w:val="00B808FE"/>
    <w:rsid w:val="00B80952"/>
    <w:rsid w:val="00B8096F"/>
    <w:rsid w:val="00B80A73"/>
    <w:rsid w:val="00B80C3C"/>
    <w:rsid w:val="00B80C9D"/>
    <w:rsid w:val="00B80F5A"/>
    <w:rsid w:val="00B80FEE"/>
    <w:rsid w:val="00B811AB"/>
    <w:rsid w:val="00B81296"/>
    <w:rsid w:val="00B812CB"/>
    <w:rsid w:val="00B813A9"/>
    <w:rsid w:val="00B81475"/>
    <w:rsid w:val="00B81591"/>
    <w:rsid w:val="00B81836"/>
    <w:rsid w:val="00B819B2"/>
    <w:rsid w:val="00B81B50"/>
    <w:rsid w:val="00B81D58"/>
    <w:rsid w:val="00B81E07"/>
    <w:rsid w:val="00B82096"/>
    <w:rsid w:val="00B821EB"/>
    <w:rsid w:val="00B8222A"/>
    <w:rsid w:val="00B8243A"/>
    <w:rsid w:val="00B8243C"/>
    <w:rsid w:val="00B82603"/>
    <w:rsid w:val="00B827AB"/>
    <w:rsid w:val="00B8291F"/>
    <w:rsid w:val="00B82AC3"/>
    <w:rsid w:val="00B82BB0"/>
    <w:rsid w:val="00B82C8A"/>
    <w:rsid w:val="00B82F07"/>
    <w:rsid w:val="00B82F97"/>
    <w:rsid w:val="00B830AD"/>
    <w:rsid w:val="00B83452"/>
    <w:rsid w:val="00B8359C"/>
    <w:rsid w:val="00B83675"/>
    <w:rsid w:val="00B83717"/>
    <w:rsid w:val="00B837A2"/>
    <w:rsid w:val="00B8394E"/>
    <w:rsid w:val="00B83B6D"/>
    <w:rsid w:val="00B83D4F"/>
    <w:rsid w:val="00B83DA0"/>
    <w:rsid w:val="00B83E2F"/>
    <w:rsid w:val="00B83F3F"/>
    <w:rsid w:val="00B8400A"/>
    <w:rsid w:val="00B8407F"/>
    <w:rsid w:val="00B843BB"/>
    <w:rsid w:val="00B84582"/>
    <w:rsid w:val="00B846A4"/>
    <w:rsid w:val="00B847A2"/>
    <w:rsid w:val="00B8487C"/>
    <w:rsid w:val="00B848C7"/>
    <w:rsid w:val="00B848EE"/>
    <w:rsid w:val="00B84D94"/>
    <w:rsid w:val="00B84DFD"/>
    <w:rsid w:val="00B84EE3"/>
    <w:rsid w:val="00B85220"/>
    <w:rsid w:val="00B852F5"/>
    <w:rsid w:val="00B85421"/>
    <w:rsid w:val="00B85659"/>
    <w:rsid w:val="00B85D84"/>
    <w:rsid w:val="00B85DB2"/>
    <w:rsid w:val="00B85F9C"/>
    <w:rsid w:val="00B862A8"/>
    <w:rsid w:val="00B862EA"/>
    <w:rsid w:val="00B86B70"/>
    <w:rsid w:val="00B86B86"/>
    <w:rsid w:val="00B86C89"/>
    <w:rsid w:val="00B86D2F"/>
    <w:rsid w:val="00B86D66"/>
    <w:rsid w:val="00B86EB2"/>
    <w:rsid w:val="00B86F28"/>
    <w:rsid w:val="00B8731F"/>
    <w:rsid w:val="00B8733A"/>
    <w:rsid w:val="00B8740F"/>
    <w:rsid w:val="00B87644"/>
    <w:rsid w:val="00B87695"/>
    <w:rsid w:val="00B87B72"/>
    <w:rsid w:val="00B87BB4"/>
    <w:rsid w:val="00B87DC7"/>
    <w:rsid w:val="00B87E6A"/>
    <w:rsid w:val="00B87EC1"/>
    <w:rsid w:val="00B87FFD"/>
    <w:rsid w:val="00B9029B"/>
    <w:rsid w:val="00B90820"/>
    <w:rsid w:val="00B90916"/>
    <w:rsid w:val="00B9091C"/>
    <w:rsid w:val="00B90A03"/>
    <w:rsid w:val="00B90B14"/>
    <w:rsid w:val="00B90D7C"/>
    <w:rsid w:val="00B90DFC"/>
    <w:rsid w:val="00B912F7"/>
    <w:rsid w:val="00B91365"/>
    <w:rsid w:val="00B913C2"/>
    <w:rsid w:val="00B91828"/>
    <w:rsid w:val="00B91A7F"/>
    <w:rsid w:val="00B91AF2"/>
    <w:rsid w:val="00B91D27"/>
    <w:rsid w:val="00B91E98"/>
    <w:rsid w:val="00B921FE"/>
    <w:rsid w:val="00B92218"/>
    <w:rsid w:val="00B922ED"/>
    <w:rsid w:val="00B923E3"/>
    <w:rsid w:val="00B9243C"/>
    <w:rsid w:val="00B9245E"/>
    <w:rsid w:val="00B9258F"/>
    <w:rsid w:val="00B926E4"/>
    <w:rsid w:val="00B9285F"/>
    <w:rsid w:val="00B92874"/>
    <w:rsid w:val="00B92875"/>
    <w:rsid w:val="00B92C26"/>
    <w:rsid w:val="00B92F17"/>
    <w:rsid w:val="00B92FF3"/>
    <w:rsid w:val="00B931A5"/>
    <w:rsid w:val="00B93265"/>
    <w:rsid w:val="00B93662"/>
    <w:rsid w:val="00B9367D"/>
    <w:rsid w:val="00B936E0"/>
    <w:rsid w:val="00B9396D"/>
    <w:rsid w:val="00B93E0D"/>
    <w:rsid w:val="00B93EE8"/>
    <w:rsid w:val="00B93FFE"/>
    <w:rsid w:val="00B9408E"/>
    <w:rsid w:val="00B941C2"/>
    <w:rsid w:val="00B94328"/>
    <w:rsid w:val="00B9465C"/>
    <w:rsid w:val="00B949CD"/>
    <w:rsid w:val="00B94D46"/>
    <w:rsid w:val="00B94D81"/>
    <w:rsid w:val="00B94DBC"/>
    <w:rsid w:val="00B950C8"/>
    <w:rsid w:val="00B95223"/>
    <w:rsid w:val="00B954B7"/>
    <w:rsid w:val="00B9581C"/>
    <w:rsid w:val="00B95896"/>
    <w:rsid w:val="00B95A79"/>
    <w:rsid w:val="00B95CFE"/>
    <w:rsid w:val="00B95D30"/>
    <w:rsid w:val="00B95DB4"/>
    <w:rsid w:val="00B95E96"/>
    <w:rsid w:val="00B95EA5"/>
    <w:rsid w:val="00B95F60"/>
    <w:rsid w:val="00B96206"/>
    <w:rsid w:val="00B963D7"/>
    <w:rsid w:val="00B967A2"/>
    <w:rsid w:val="00B967A6"/>
    <w:rsid w:val="00B96880"/>
    <w:rsid w:val="00B96A7C"/>
    <w:rsid w:val="00B96DDF"/>
    <w:rsid w:val="00B96E62"/>
    <w:rsid w:val="00B96F32"/>
    <w:rsid w:val="00B96F80"/>
    <w:rsid w:val="00B9711C"/>
    <w:rsid w:val="00B9739C"/>
    <w:rsid w:val="00B9756D"/>
    <w:rsid w:val="00B97643"/>
    <w:rsid w:val="00B976CE"/>
    <w:rsid w:val="00B97707"/>
    <w:rsid w:val="00B97ABC"/>
    <w:rsid w:val="00B97B93"/>
    <w:rsid w:val="00B97BD2"/>
    <w:rsid w:val="00B97CB3"/>
    <w:rsid w:val="00B97EF4"/>
    <w:rsid w:val="00BA00DE"/>
    <w:rsid w:val="00BA0139"/>
    <w:rsid w:val="00BA03FF"/>
    <w:rsid w:val="00BA0720"/>
    <w:rsid w:val="00BA07C3"/>
    <w:rsid w:val="00BA0AA0"/>
    <w:rsid w:val="00BA0C5E"/>
    <w:rsid w:val="00BA0C82"/>
    <w:rsid w:val="00BA128B"/>
    <w:rsid w:val="00BA12B1"/>
    <w:rsid w:val="00BA132E"/>
    <w:rsid w:val="00BA139B"/>
    <w:rsid w:val="00BA13F4"/>
    <w:rsid w:val="00BA152C"/>
    <w:rsid w:val="00BA15EA"/>
    <w:rsid w:val="00BA15EC"/>
    <w:rsid w:val="00BA1626"/>
    <w:rsid w:val="00BA188D"/>
    <w:rsid w:val="00BA1CDE"/>
    <w:rsid w:val="00BA1D86"/>
    <w:rsid w:val="00BA1DA3"/>
    <w:rsid w:val="00BA204C"/>
    <w:rsid w:val="00BA243F"/>
    <w:rsid w:val="00BA25AA"/>
    <w:rsid w:val="00BA276A"/>
    <w:rsid w:val="00BA27E0"/>
    <w:rsid w:val="00BA2A35"/>
    <w:rsid w:val="00BA2B40"/>
    <w:rsid w:val="00BA2CBC"/>
    <w:rsid w:val="00BA2E3E"/>
    <w:rsid w:val="00BA2EFA"/>
    <w:rsid w:val="00BA31E6"/>
    <w:rsid w:val="00BA3378"/>
    <w:rsid w:val="00BA34BD"/>
    <w:rsid w:val="00BA351B"/>
    <w:rsid w:val="00BA356E"/>
    <w:rsid w:val="00BA3586"/>
    <w:rsid w:val="00BA375F"/>
    <w:rsid w:val="00BA3893"/>
    <w:rsid w:val="00BA39E3"/>
    <w:rsid w:val="00BA3A2E"/>
    <w:rsid w:val="00BA3CAC"/>
    <w:rsid w:val="00BA3D86"/>
    <w:rsid w:val="00BA3DCF"/>
    <w:rsid w:val="00BA3F0F"/>
    <w:rsid w:val="00BA3F28"/>
    <w:rsid w:val="00BA4094"/>
    <w:rsid w:val="00BA41AF"/>
    <w:rsid w:val="00BA4273"/>
    <w:rsid w:val="00BA4452"/>
    <w:rsid w:val="00BA466F"/>
    <w:rsid w:val="00BA478F"/>
    <w:rsid w:val="00BA47EF"/>
    <w:rsid w:val="00BA4DE0"/>
    <w:rsid w:val="00BA4E49"/>
    <w:rsid w:val="00BA509C"/>
    <w:rsid w:val="00BA51BD"/>
    <w:rsid w:val="00BA55F6"/>
    <w:rsid w:val="00BA5D3E"/>
    <w:rsid w:val="00BA600B"/>
    <w:rsid w:val="00BA62F3"/>
    <w:rsid w:val="00BA63F8"/>
    <w:rsid w:val="00BA6A3E"/>
    <w:rsid w:val="00BA7033"/>
    <w:rsid w:val="00BA70B3"/>
    <w:rsid w:val="00BA72EB"/>
    <w:rsid w:val="00BA739B"/>
    <w:rsid w:val="00BA7569"/>
    <w:rsid w:val="00BA7611"/>
    <w:rsid w:val="00BA76BF"/>
    <w:rsid w:val="00BA7C4A"/>
    <w:rsid w:val="00BA7EA0"/>
    <w:rsid w:val="00BB0153"/>
    <w:rsid w:val="00BB0218"/>
    <w:rsid w:val="00BB02CE"/>
    <w:rsid w:val="00BB0704"/>
    <w:rsid w:val="00BB0A1D"/>
    <w:rsid w:val="00BB0BA5"/>
    <w:rsid w:val="00BB0BE7"/>
    <w:rsid w:val="00BB0DA9"/>
    <w:rsid w:val="00BB0EC7"/>
    <w:rsid w:val="00BB0EE0"/>
    <w:rsid w:val="00BB1026"/>
    <w:rsid w:val="00BB10FC"/>
    <w:rsid w:val="00BB11AE"/>
    <w:rsid w:val="00BB1214"/>
    <w:rsid w:val="00BB13C5"/>
    <w:rsid w:val="00BB14BD"/>
    <w:rsid w:val="00BB14DC"/>
    <w:rsid w:val="00BB1520"/>
    <w:rsid w:val="00BB16AB"/>
    <w:rsid w:val="00BB1890"/>
    <w:rsid w:val="00BB1AE2"/>
    <w:rsid w:val="00BB1B3F"/>
    <w:rsid w:val="00BB1BA8"/>
    <w:rsid w:val="00BB1EA3"/>
    <w:rsid w:val="00BB21E9"/>
    <w:rsid w:val="00BB2330"/>
    <w:rsid w:val="00BB23F8"/>
    <w:rsid w:val="00BB2A53"/>
    <w:rsid w:val="00BB2A68"/>
    <w:rsid w:val="00BB2A7E"/>
    <w:rsid w:val="00BB2B0E"/>
    <w:rsid w:val="00BB2B7E"/>
    <w:rsid w:val="00BB2BF6"/>
    <w:rsid w:val="00BB2BFF"/>
    <w:rsid w:val="00BB308C"/>
    <w:rsid w:val="00BB3169"/>
    <w:rsid w:val="00BB3751"/>
    <w:rsid w:val="00BB3794"/>
    <w:rsid w:val="00BB37CB"/>
    <w:rsid w:val="00BB3863"/>
    <w:rsid w:val="00BB3A4A"/>
    <w:rsid w:val="00BB3BF0"/>
    <w:rsid w:val="00BB4046"/>
    <w:rsid w:val="00BB406B"/>
    <w:rsid w:val="00BB40AD"/>
    <w:rsid w:val="00BB4A2C"/>
    <w:rsid w:val="00BB4A51"/>
    <w:rsid w:val="00BB4C92"/>
    <w:rsid w:val="00BB4D41"/>
    <w:rsid w:val="00BB517A"/>
    <w:rsid w:val="00BB5454"/>
    <w:rsid w:val="00BB5629"/>
    <w:rsid w:val="00BB5700"/>
    <w:rsid w:val="00BB594B"/>
    <w:rsid w:val="00BB5AB5"/>
    <w:rsid w:val="00BB5B15"/>
    <w:rsid w:val="00BB5DF9"/>
    <w:rsid w:val="00BB6061"/>
    <w:rsid w:val="00BB61EC"/>
    <w:rsid w:val="00BB63FE"/>
    <w:rsid w:val="00BB649F"/>
    <w:rsid w:val="00BB64F8"/>
    <w:rsid w:val="00BB6539"/>
    <w:rsid w:val="00BB65A0"/>
    <w:rsid w:val="00BB65D9"/>
    <w:rsid w:val="00BB66C4"/>
    <w:rsid w:val="00BB6728"/>
    <w:rsid w:val="00BB6737"/>
    <w:rsid w:val="00BB6759"/>
    <w:rsid w:val="00BB67F8"/>
    <w:rsid w:val="00BB68A6"/>
    <w:rsid w:val="00BB68D6"/>
    <w:rsid w:val="00BB6C28"/>
    <w:rsid w:val="00BB6CB1"/>
    <w:rsid w:val="00BB6CD9"/>
    <w:rsid w:val="00BB6DBF"/>
    <w:rsid w:val="00BB6E1E"/>
    <w:rsid w:val="00BB6E9C"/>
    <w:rsid w:val="00BB7057"/>
    <w:rsid w:val="00BB71F0"/>
    <w:rsid w:val="00BB7582"/>
    <w:rsid w:val="00BB75C3"/>
    <w:rsid w:val="00BB7903"/>
    <w:rsid w:val="00BB7DCB"/>
    <w:rsid w:val="00BB7E24"/>
    <w:rsid w:val="00BB7EE6"/>
    <w:rsid w:val="00BB7F11"/>
    <w:rsid w:val="00BB7F16"/>
    <w:rsid w:val="00BB7F23"/>
    <w:rsid w:val="00BB7F72"/>
    <w:rsid w:val="00BC0218"/>
    <w:rsid w:val="00BC025B"/>
    <w:rsid w:val="00BC0280"/>
    <w:rsid w:val="00BC030B"/>
    <w:rsid w:val="00BC076A"/>
    <w:rsid w:val="00BC07F8"/>
    <w:rsid w:val="00BC0856"/>
    <w:rsid w:val="00BC0A28"/>
    <w:rsid w:val="00BC0CD1"/>
    <w:rsid w:val="00BC1045"/>
    <w:rsid w:val="00BC11AC"/>
    <w:rsid w:val="00BC12AB"/>
    <w:rsid w:val="00BC12D2"/>
    <w:rsid w:val="00BC15D8"/>
    <w:rsid w:val="00BC161E"/>
    <w:rsid w:val="00BC17D9"/>
    <w:rsid w:val="00BC193B"/>
    <w:rsid w:val="00BC1B45"/>
    <w:rsid w:val="00BC1B78"/>
    <w:rsid w:val="00BC1C2A"/>
    <w:rsid w:val="00BC1D8F"/>
    <w:rsid w:val="00BC1D9F"/>
    <w:rsid w:val="00BC1FD6"/>
    <w:rsid w:val="00BC207A"/>
    <w:rsid w:val="00BC20F9"/>
    <w:rsid w:val="00BC2196"/>
    <w:rsid w:val="00BC22BF"/>
    <w:rsid w:val="00BC248E"/>
    <w:rsid w:val="00BC24E9"/>
    <w:rsid w:val="00BC2704"/>
    <w:rsid w:val="00BC2778"/>
    <w:rsid w:val="00BC2826"/>
    <w:rsid w:val="00BC2D84"/>
    <w:rsid w:val="00BC3049"/>
    <w:rsid w:val="00BC35A9"/>
    <w:rsid w:val="00BC3800"/>
    <w:rsid w:val="00BC3AC2"/>
    <w:rsid w:val="00BC3B7E"/>
    <w:rsid w:val="00BC3D05"/>
    <w:rsid w:val="00BC3D0C"/>
    <w:rsid w:val="00BC409F"/>
    <w:rsid w:val="00BC45AC"/>
    <w:rsid w:val="00BC45F0"/>
    <w:rsid w:val="00BC4603"/>
    <w:rsid w:val="00BC4650"/>
    <w:rsid w:val="00BC470D"/>
    <w:rsid w:val="00BC4817"/>
    <w:rsid w:val="00BC4854"/>
    <w:rsid w:val="00BC48BF"/>
    <w:rsid w:val="00BC492A"/>
    <w:rsid w:val="00BC4BD5"/>
    <w:rsid w:val="00BC4CD7"/>
    <w:rsid w:val="00BC4E69"/>
    <w:rsid w:val="00BC4F5C"/>
    <w:rsid w:val="00BC5024"/>
    <w:rsid w:val="00BC5075"/>
    <w:rsid w:val="00BC511A"/>
    <w:rsid w:val="00BC518A"/>
    <w:rsid w:val="00BC519D"/>
    <w:rsid w:val="00BC53BE"/>
    <w:rsid w:val="00BC53D8"/>
    <w:rsid w:val="00BC54C4"/>
    <w:rsid w:val="00BC5643"/>
    <w:rsid w:val="00BC5647"/>
    <w:rsid w:val="00BC5811"/>
    <w:rsid w:val="00BC58CC"/>
    <w:rsid w:val="00BC5B7E"/>
    <w:rsid w:val="00BC5C8F"/>
    <w:rsid w:val="00BC5CC0"/>
    <w:rsid w:val="00BC614B"/>
    <w:rsid w:val="00BC61BD"/>
    <w:rsid w:val="00BC62A4"/>
    <w:rsid w:val="00BC63B7"/>
    <w:rsid w:val="00BC64E9"/>
    <w:rsid w:val="00BC65B3"/>
    <w:rsid w:val="00BC663D"/>
    <w:rsid w:val="00BC69A1"/>
    <w:rsid w:val="00BC6BDB"/>
    <w:rsid w:val="00BC6CB3"/>
    <w:rsid w:val="00BC6EB3"/>
    <w:rsid w:val="00BC74A2"/>
    <w:rsid w:val="00BC756E"/>
    <w:rsid w:val="00BC757B"/>
    <w:rsid w:val="00BC770F"/>
    <w:rsid w:val="00BC7955"/>
    <w:rsid w:val="00BC7A08"/>
    <w:rsid w:val="00BC7A70"/>
    <w:rsid w:val="00BC7B9D"/>
    <w:rsid w:val="00BC7BB2"/>
    <w:rsid w:val="00BC7BFE"/>
    <w:rsid w:val="00BD0058"/>
    <w:rsid w:val="00BD024E"/>
    <w:rsid w:val="00BD02D4"/>
    <w:rsid w:val="00BD0380"/>
    <w:rsid w:val="00BD03B8"/>
    <w:rsid w:val="00BD0523"/>
    <w:rsid w:val="00BD0742"/>
    <w:rsid w:val="00BD07EC"/>
    <w:rsid w:val="00BD093F"/>
    <w:rsid w:val="00BD09C8"/>
    <w:rsid w:val="00BD0A39"/>
    <w:rsid w:val="00BD0B02"/>
    <w:rsid w:val="00BD0D4F"/>
    <w:rsid w:val="00BD0E1E"/>
    <w:rsid w:val="00BD0EF7"/>
    <w:rsid w:val="00BD14B7"/>
    <w:rsid w:val="00BD17A5"/>
    <w:rsid w:val="00BD183D"/>
    <w:rsid w:val="00BD1D98"/>
    <w:rsid w:val="00BD1DF1"/>
    <w:rsid w:val="00BD1F1B"/>
    <w:rsid w:val="00BD1FC7"/>
    <w:rsid w:val="00BD20EF"/>
    <w:rsid w:val="00BD226A"/>
    <w:rsid w:val="00BD2328"/>
    <w:rsid w:val="00BD23BB"/>
    <w:rsid w:val="00BD24A4"/>
    <w:rsid w:val="00BD2837"/>
    <w:rsid w:val="00BD2848"/>
    <w:rsid w:val="00BD2A54"/>
    <w:rsid w:val="00BD2AEF"/>
    <w:rsid w:val="00BD2B16"/>
    <w:rsid w:val="00BD2B78"/>
    <w:rsid w:val="00BD2E04"/>
    <w:rsid w:val="00BD2E87"/>
    <w:rsid w:val="00BD31CF"/>
    <w:rsid w:val="00BD338F"/>
    <w:rsid w:val="00BD33AB"/>
    <w:rsid w:val="00BD33AD"/>
    <w:rsid w:val="00BD34EE"/>
    <w:rsid w:val="00BD3580"/>
    <w:rsid w:val="00BD35A1"/>
    <w:rsid w:val="00BD35D6"/>
    <w:rsid w:val="00BD369E"/>
    <w:rsid w:val="00BD3816"/>
    <w:rsid w:val="00BD3824"/>
    <w:rsid w:val="00BD3916"/>
    <w:rsid w:val="00BD3A2A"/>
    <w:rsid w:val="00BD3ACF"/>
    <w:rsid w:val="00BD3DAC"/>
    <w:rsid w:val="00BD3EE9"/>
    <w:rsid w:val="00BD4085"/>
    <w:rsid w:val="00BD42A5"/>
    <w:rsid w:val="00BD42C0"/>
    <w:rsid w:val="00BD442B"/>
    <w:rsid w:val="00BD44BD"/>
    <w:rsid w:val="00BD455F"/>
    <w:rsid w:val="00BD4BDE"/>
    <w:rsid w:val="00BD4D72"/>
    <w:rsid w:val="00BD4E0D"/>
    <w:rsid w:val="00BD4E39"/>
    <w:rsid w:val="00BD4E9F"/>
    <w:rsid w:val="00BD51A6"/>
    <w:rsid w:val="00BD5225"/>
    <w:rsid w:val="00BD548D"/>
    <w:rsid w:val="00BD54BF"/>
    <w:rsid w:val="00BD555A"/>
    <w:rsid w:val="00BD5628"/>
    <w:rsid w:val="00BD577E"/>
    <w:rsid w:val="00BD580D"/>
    <w:rsid w:val="00BD583D"/>
    <w:rsid w:val="00BD5856"/>
    <w:rsid w:val="00BD5A73"/>
    <w:rsid w:val="00BD5D00"/>
    <w:rsid w:val="00BD6162"/>
    <w:rsid w:val="00BD6236"/>
    <w:rsid w:val="00BD6518"/>
    <w:rsid w:val="00BD65D3"/>
    <w:rsid w:val="00BD6642"/>
    <w:rsid w:val="00BD6768"/>
    <w:rsid w:val="00BD69AB"/>
    <w:rsid w:val="00BD6A89"/>
    <w:rsid w:val="00BD6B15"/>
    <w:rsid w:val="00BD6C70"/>
    <w:rsid w:val="00BD6E54"/>
    <w:rsid w:val="00BD6EF7"/>
    <w:rsid w:val="00BD70FB"/>
    <w:rsid w:val="00BD738F"/>
    <w:rsid w:val="00BD75EB"/>
    <w:rsid w:val="00BD796B"/>
    <w:rsid w:val="00BD796D"/>
    <w:rsid w:val="00BD7A7B"/>
    <w:rsid w:val="00BD7AC6"/>
    <w:rsid w:val="00BD7AFA"/>
    <w:rsid w:val="00BD7B5C"/>
    <w:rsid w:val="00BD7C60"/>
    <w:rsid w:val="00BD7C79"/>
    <w:rsid w:val="00BD7CDA"/>
    <w:rsid w:val="00BD7DE3"/>
    <w:rsid w:val="00BE00D7"/>
    <w:rsid w:val="00BE014A"/>
    <w:rsid w:val="00BE03C8"/>
    <w:rsid w:val="00BE072B"/>
    <w:rsid w:val="00BE0B28"/>
    <w:rsid w:val="00BE0F23"/>
    <w:rsid w:val="00BE107B"/>
    <w:rsid w:val="00BE1130"/>
    <w:rsid w:val="00BE11A0"/>
    <w:rsid w:val="00BE13C8"/>
    <w:rsid w:val="00BE1421"/>
    <w:rsid w:val="00BE161E"/>
    <w:rsid w:val="00BE16E7"/>
    <w:rsid w:val="00BE180B"/>
    <w:rsid w:val="00BE185F"/>
    <w:rsid w:val="00BE1991"/>
    <w:rsid w:val="00BE1CB0"/>
    <w:rsid w:val="00BE1D4F"/>
    <w:rsid w:val="00BE1E78"/>
    <w:rsid w:val="00BE227F"/>
    <w:rsid w:val="00BE229E"/>
    <w:rsid w:val="00BE22B9"/>
    <w:rsid w:val="00BE2333"/>
    <w:rsid w:val="00BE23D8"/>
    <w:rsid w:val="00BE23F7"/>
    <w:rsid w:val="00BE243F"/>
    <w:rsid w:val="00BE2671"/>
    <w:rsid w:val="00BE26C3"/>
    <w:rsid w:val="00BE2714"/>
    <w:rsid w:val="00BE2799"/>
    <w:rsid w:val="00BE2895"/>
    <w:rsid w:val="00BE2942"/>
    <w:rsid w:val="00BE29D4"/>
    <w:rsid w:val="00BE2AA7"/>
    <w:rsid w:val="00BE2B1B"/>
    <w:rsid w:val="00BE2CC4"/>
    <w:rsid w:val="00BE2E84"/>
    <w:rsid w:val="00BE2EE5"/>
    <w:rsid w:val="00BE2F24"/>
    <w:rsid w:val="00BE2FE0"/>
    <w:rsid w:val="00BE31D3"/>
    <w:rsid w:val="00BE3252"/>
    <w:rsid w:val="00BE33E5"/>
    <w:rsid w:val="00BE34DB"/>
    <w:rsid w:val="00BE3644"/>
    <w:rsid w:val="00BE3701"/>
    <w:rsid w:val="00BE3776"/>
    <w:rsid w:val="00BE378B"/>
    <w:rsid w:val="00BE38B4"/>
    <w:rsid w:val="00BE38FD"/>
    <w:rsid w:val="00BE3910"/>
    <w:rsid w:val="00BE3934"/>
    <w:rsid w:val="00BE3E1E"/>
    <w:rsid w:val="00BE3F7A"/>
    <w:rsid w:val="00BE400B"/>
    <w:rsid w:val="00BE40DF"/>
    <w:rsid w:val="00BE41F4"/>
    <w:rsid w:val="00BE4666"/>
    <w:rsid w:val="00BE4699"/>
    <w:rsid w:val="00BE46FD"/>
    <w:rsid w:val="00BE4CD8"/>
    <w:rsid w:val="00BE4FA8"/>
    <w:rsid w:val="00BE4FD7"/>
    <w:rsid w:val="00BE5440"/>
    <w:rsid w:val="00BE5B32"/>
    <w:rsid w:val="00BE5C97"/>
    <w:rsid w:val="00BE5DE4"/>
    <w:rsid w:val="00BE5F5F"/>
    <w:rsid w:val="00BE5FC7"/>
    <w:rsid w:val="00BE5FEE"/>
    <w:rsid w:val="00BE60C3"/>
    <w:rsid w:val="00BE620C"/>
    <w:rsid w:val="00BE6302"/>
    <w:rsid w:val="00BE6334"/>
    <w:rsid w:val="00BE6398"/>
    <w:rsid w:val="00BE63BE"/>
    <w:rsid w:val="00BE63F9"/>
    <w:rsid w:val="00BE654B"/>
    <w:rsid w:val="00BE6585"/>
    <w:rsid w:val="00BE66C3"/>
    <w:rsid w:val="00BE6726"/>
    <w:rsid w:val="00BE684E"/>
    <w:rsid w:val="00BE6990"/>
    <w:rsid w:val="00BE69EA"/>
    <w:rsid w:val="00BE6B28"/>
    <w:rsid w:val="00BE6C38"/>
    <w:rsid w:val="00BE6E8F"/>
    <w:rsid w:val="00BE6E94"/>
    <w:rsid w:val="00BE6F30"/>
    <w:rsid w:val="00BE6FA4"/>
    <w:rsid w:val="00BE70DE"/>
    <w:rsid w:val="00BE71BE"/>
    <w:rsid w:val="00BE720D"/>
    <w:rsid w:val="00BE73AE"/>
    <w:rsid w:val="00BE7729"/>
    <w:rsid w:val="00BE791B"/>
    <w:rsid w:val="00BE791F"/>
    <w:rsid w:val="00BE7965"/>
    <w:rsid w:val="00BE7EC4"/>
    <w:rsid w:val="00BF022F"/>
    <w:rsid w:val="00BF0430"/>
    <w:rsid w:val="00BF0438"/>
    <w:rsid w:val="00BF0444"/>
    <w:rsid w:val="00BF0905"/>
    <w:rsid w:val="00BF090F"/>
    <w:rsid w:val="00BF0967"/>
    <w:rsid w:val="00BF09AE"/>
    <w:rsid w:val="00BF0A8D"/>
    <w:rsid w:val="00BF0ACA"/>
    <w:rsid w:val="00BF0B59"/>
    <w:rsid w:val="00BF0C26"/>
    <w:rsid w:val="00BF0CEE"/>
    <w:rsid w:val="00BF0F5C"/>
    <w:rsid w:val="00BF107F"/>
    <w:rsid w:val="00BF1301"/>
    <w:rsid w:val="00BF1393"/>
    <w:rsid w:val="00BF1398"/>
    <w:rsid w:val="00BF1431"/>
    <w:rsid w:val="00BF16AC"/>
    <w:rsid w:val="00BF17CB"/>
    <w:rsid w:val="00BF18B8"/>
    <w:rsid w:val="00BF1EF1"/>
    <w:rsid w:val="00BF1FE2"/>
    <w:rsid w:val="00BF224D"/>
    <w:rsid w:val="00BF22FE"/>
    <w:rsid w:val="00BF2326"/>
    <w:rsid w:val="00BF240A"/>
    <w:rsid w:val="00BF24FF"/>
    <w:rsid w:val="00BF2646"/>
    <w:rsid w:val="00BF2888"/>
    <w:rsid w:val="00BF2901"/>
    <w:rsid w:val="00BF2A0B"/>
    <w:rsid w:val="00BF2D6A"/>
    <w:rsid w:val="00BF2D87"/>
    <w:rsid w:val="00BF2DB9"/>
    <w:rsid w:val="00BF2DDE"/>
    <w:rsid w:val="00BF3171"/>
    <w:rsid w:val="00BF33F0"/>
    <w:rsid w:val="00BF3591"/>
    <w:rsid w:val="00BF371F"/>
    <w:rsid w:val="00BF37F1"/>
    <w:rsid w:val="00BF3816"/>
    <w:rsid w:val="00BF3961"/>
    <w:rsid w:val="00BF3A3F"/>
    <w:rsid w:val="00BF3BE1"/>
    <w:rsid w:val="00BF3C4B"/>
    <w:rsid w:val="00BF3D70"/>
    <w:rsid w:val="00BF3D7F"/>
    <w:rsid w:val="00BF4048"/>
    <w:rsid w:val="00BF4300"/>
    <w:rsid w:val="00BF4338"/>
    <w:rsid w:val="00BF44C3"/>
    <w:rsid w:val="00BF4587"/>
    <w:rsid w:val="00BF4A35"/>
    <w:rsid w:val="00BF4B3E"/>
    <w:rsid w:val="00BF4B91"/>
    <w:rsid w:val="00BF4F0C"/>
    <w:rsid w:val="00BF4FA0"/>
    <w:rsid w:val="00BF5101"/>
    <w:rsid w:val="00BF51C3"/>
    <w:rsid w:val="00BF5286"/>
    <w:rsid w:val="00BF52D2"/>
    <w:rsid w:val="00BF54AF"/>
    <w:rsid w:val="00BF54FF"/>
    <w:rsid w:val="00BF5537"/>
    <w:rsid w:val="00BF5654"/>
    <w:rsid w:val="00BF579C"/>
    <w:rsid w:val="00BF5921"/>
    <w:rsid w:val="00BF5A63"/>
    <w:rsid w:val="00BF5ABC"/>
    <w:rsid w:val="00BF5AD2"/>
    <w:rsid w:val="00BF5B32"/>
    <w:rsid w:val="00BF5B3E"/>
    <w:rsid w:val="00BF5B4C"/>
    <w:rsid w:val="00BF5C49"/>
    <w:rsid w:val="00BF5D27"/>
    <w:rsid w:val="00BF5E37"/>
    <w:rsid w:val="00BF6028"/>
    <w:rsid w:val="00BF63C4"/>
    <w:rsid w:val="00BF65C3"/>
    <w:rsid w:val="00BF6729"/>
    <w:rsid w:val="00BF68DB"/>
    <w:rsid w:val="00BF6A85"/>
    <w:rsid w:val="00BF6AA5"/>
    <w:rsid w:val="00BF6E06"/>
    <w:rsid w:val="00BF70BA"/>
    <w:rsid w:val="00BF724A"/>
    <w:rsid w:val="00BF7493"/>
    <w:rsid w:val="00BF78D6"/>
    <w:rsid w:val="00BF7B1E"/>
    <w:rsid w:val="00BF7C4F"/>
    <w:rsid w:val="00BF7DAE"/>
    <w:rsid w:val="00C0009B"/>
    <w:rsid w:val="00C0034D"/>
    <w:rsid w:val="00C00495"/>
    <w:rsid w:val="00C0078F"/>
    <w:rsid w:val="00C00930"/>
    <w:rsid w:val="00C00AE3"/>
    <w:rsid w:val="00C00B90"/>
    <w:rsid w:val="00C00D40"/>
    <w:rsid w:val="00C00F5B"/>
    <w:rsid w:val="00C01029"/>
    <w:rsid w:val="00C01138"/>
    <w:rsid w:val="00C011F5"/>
    <w:rsid w:val="00C012E6"/>
    <w:rsid w:val="00C012EC"/>
    <w:rsid w:val="00C01315"/>
    <w:rsid w:val="00C01447"/>
    <w:rsid w:val="00C018AC"/>
    <w:rsid w:val="00C01B32"/>
    <w:rsid w:val="00C01E35"/>
    <w:rsid w:val="00C01F1E"/>
    <w:rsid w:val="00C02129"/>
    <w:rsid w:val="00C02246"/>
    <w:rsid w:val="00C02586"/>
    <w:rsid w:val="00C025D0"/>
    <w:rsid w:val="00C02950"/>
    <w:rsid w:val="00C02A47"/>
    <w:rsid w:val="00C02E7E"/>
    <w:rsid w:val="00C02EAE"/>
    <w:rsid w:val="00C030EE"/>
    <w:rsid w:val="00C031BD"/>
    <w:rsid w:val="00C036EF"/>
    <w:rsid w:val="00C0375F"/>
    <w:rsid w:val="00C03962"/>
    <w:rsid w:val="00C03B34"/>
    <w:rsid w:val="00C03B91"/>
    <w:rsid w:val="00C03BC1"/>
    <w:rsid w:val="00C03C10"/>
    <w:rsid w:val="00C03CA7"/>
    <w:rsid w:val="00C03E21"/>
    <w:rsid w:val="00C03F29"/>
    <w:rsid w:val="00C04186"/>
    <w:rsid w:val="00C04219"/>
    <w:rsid w:val="00C0434D"/>
    <w:rsid w:val="00C0448F"/>
    <w:rsid w:val="00C044AA"/>
    <w:rsid w:val="00C0466A"/>
    <w:rsid w:val="00C04928"/>
    <w:rsid w:val="00C04951"/>
    <w:rsid w:val="00C0498E"/>
    <w:rsid w:val="00C049DC"/>
    <w:rsid w:val="00C04AAF"/>
    <w:rsid w:val="00C04AD5"/>
    <w:rsid w:val="00C04B66"/>
    <w:rsid w:val="00C04C63"/>
    <w:rsid w:val="00C04DE0"/>
    <w:rsid w:val="00C05098"/>
    <w:rsid w:val="00C052AE"/>
    <w:rsid w:val="00C0547C"/>
    <w:rsid w:val="00C05703"/>
    <w:rsid w:val="00C057BD"/>
    <w:rsid w:val="00C05840"/>
    <w:rsid w:val="00C05A46"/>
    <w:rsid w:val="00C05A6E"/>
    <w:rsid w:val="00C05B00"/>
    <w:rsid w:val="00C05B31"/>
    <w:rsid w:val="00C05B3C"/>
    <w:rsid w:val="00C0640C"/>
    <w:rsid w:val="00C0658C"/>
    <w:rsid w:val="00C0658F"/>
    <w:rsid w:val="00C06635"/>
    <w:rsid w:val="00C0676D"/>
    <w:rsid w:val="00C06A10"/>
    <w:rsid w:val="00C07059"/>
    <w:rsid w:val="00C0720B"/>
    <w:rsid w:val="00C07350"/>
    <w:rsid w:val="00C073CD"/>
    <w:rsid w:val="00C07674"/>
    <w:rsid w:val="00C0770A"/>
    <w:rsid w:val="00C07761"/>
    <w:rsid w:val="00C077B6"/>
    <w:rsid w:val="00C078F2"/>
    <w:rsid w:val="00C07915"/>
    <w:rsid w:val="00C07949"/>
    <w:rsid w:val="00C07A8E"/>
    <w:rsid w:val="00C07BDF"/>
    <w:rsid w:val="00C10006"/>
    <w:rsid w:val="00C10104"/>
    <w:rsid w:val="00C103CC"/>
    <w:rsid w:val="00C105D0"/>
    <w:rsid w:val="00C105D3"/>
    <w:rsid w:val="00C1070D"/>
    <w:rsid w:val="00C108A3"/>
    <w:rsid w:val="00C10EF4"/>
    <w:rsid w:val="00C10F49"/>
    <w:rsid w:val="00C10F76"/>
    <w:rsid w:val="00C11305"/>
    <w:rsid w:val="00C1138C"/>
    <w:rsid w:val="00C113A9"/>
    <w:rsid w:val="00C11638"/>
    <w:rsid w:val="00C116AC"/>
    <w:rsid w:val="00C116EF"/>
    <w:rsid w:val="00C118B5"/>
    <w:rsid w:val="00C11A8B"/>
    <w:rsid w:val="00C11BA3"/>
    <w:rsid w:val="00C11E66"/>
    <w:rsid w:val="00C11EAF"/>
    <w:rsid w:val="00C121FE"/>
    <w:rsid w:val="00C12291"/>
    <w:rsid w:val="00C12331"/>
    <w:rsid w:val="00C12574"/>
    <w:rsid w:val="00C126D7"/>
    <w:rsid w:val="00C126E5"/>
    <w:rsid w:val="00C12718"/>
    <w:rsid w:val="00C12871"/>
    <w:rsid w:val="00C128A3"/>
    <w:rsid w:val="00C12A10"/>
    <w:rsid w:val="00C12A82"/>
    <w:rsid w:val="00C12AEC"/>
    <w:rsid w:val="00C12AFD"/>
    <w:rsid w:val="00C12B02"/>
    <w:rsid w:val="00C12CB9"/>
    <w:rsid w:val="00C12D01"/>
    <w:rsid w:val="00C12DFE"/>
    <w:rsid w:val="00C12F70"/>
    <w:rsid w:val="00C12F88"/>
    <w:rsid w:val="00C12FBC"/>
    <w:rsid w:val="00C13002"/>
    <w:rsid w:val="00C1306F"/>
    <w:rsid w:val="00C130A2"/>
    <w:rsid w:val="00C1329C"/>
    <w:rsid w:val="00C1337A"/>
    <w:rsid w:val="00C13510"/>
    <w:rsid w:val="00C13580"/>
    <w:rsid w:val="00C136E0"/>
    <w:rsid w:val="00C136F5"/>
    <w:rsid w:val="00C13769"/>
    <w:rsid w:val="00C13798"/>
    <w:rsid w:val="00C138A5"/>
    <w:rsid w:val="00C1391C"/>
    <w:rsid w:val="00C13B4C"/>
    <w:rsid w:val="00C13BD8"/>
    <w:rsid w:val="00C140E2"/>
    <w:rsid w:val="00C14401"/>
    <w:rsid w:val="00C144C5"/>
    <w:rsid w:val="00C1484C"/>
    <w:rsid w:val="00C14A2F"/>
    <w:rsid w:val="00C14A90"/>
    <w:rsid w:val="00C14AD2"/>
    <w:rsid w:val="00C14B5B"/>
    <w:rsid w:val="00C14BB8"/>
    <w:rsid w:val="00C15064"/>
    <w:rsid w:val="00C153FC"/>
    <w:rsid w:val="00C15709"/>
    <w:rsid w:val="00C15771"/>
    <w:rsid w:val="00C15A73"/>
    <w:rsid w:val="00C15D69"/>
    <w:rsid w:val="00C15EB8"/>
    <w:rsid w:val="00C15F98"/>
    <w:rsid w:val="00C160AF"/>
    <w:rsid w:val="00C16273"/>
    <w:rsid w:val="00C162A4"/>
    <w:rsid w:val="00C162AC"/>
    <w:rsid w:val="00C1635D"/>
    <w:rsid w:val="00C163E1"/>
    <w:rsid w:val="00C1646D"/>
    <w:rsid w:val="00C164D1"/>
    <w:rsid w:val="00C16517"/>
    <w:rsid w:val="00C167A9"/>
    <w:rsid w:val="00C1688C"/>
    <w:rsid w:val="00C168C8"/>
    <w:rsid w:val="00C16E99"/>
    <w:rsid w:val="00C170BF"/>
    <w:rsid w:val="00C170DD"/>
    <w:rsid w:val="00C17555"/>
    <w:rsid w:val="00C17576"/>
    <w:rsid w:val="00C179B0"/>
    <w:rsid w:val="00C17A1A"/>
    <w:rsid w:val="00C17C0D"/>
    <w:rsid w:val="00C17C1A"/>
    <w:rsid w:val="00C17D1D"/>
    <w:rsid w:val="00C20127"/>
    <w:rsid w:val="00C201CB"/>
    <w:rsid w:val="00C2062B"/>
    <w:rsid w:val="00C206C9"/>
    <w:rsid w:val="00C206F6"/>
    <w:rsid w:val="00C20732"/>
    <w:rsid w:val="00C207BC"/>
    <w:rsid w:val="00C20854"/>
    <w:rsid w:val="00C20890"/>
    <w:rsid w:val="00C20A08"/>
    <w:rsid w:val="00C20B7B"/>
    <w:rsid w:val="00C20C53"/>
    <w:rsid w:val="00C20D25"/>
    <w:rsid w:val="00C20DBC"/>
    <w:rsid w:val="00C20E80"/>
    <w:rsid w:val="00C20F23"/>
    <w:rsid w:val="00C211EC"/>
    <w:rsid w:val="00C212C9"/>
    <w:rsid w:val="00C212D2"/>
    <w:rsid w:val="00C21430"/>
    <w:rsid w:val="00C216DD"/>
    <w:rsid w:val="00C21730"/>
    <w:rsid w:val="00C217B2"/>
    <w:rsid w:val="00C2192F"/>
    <w:rsid w:val="00C21B38"/>
    <w:rsid w:val="00C21D39"/>
    <w:rsid w:val="00C21DBD"/>
    <w:rsid w:val="00C21E05"/>
    <w:rsid w:val="00C21F21"/>
    <w:rsid w:val="00C21FBA"/>
    <w:rsid w:val="00C22114"/>
    <w:rsid w:val="00C22414"/>
    <w:rsid w:val="00C229D5"/>
    <w:rsid w:val="00C22A3F"/>
    <w:rsid w:val="00C22AEA"/>
    <w:rsid w:val="00C22B38"/>
    <w:rsid w:val="00C22B94"/>
    <w:rsid w:val="00C22CBD"/>
    <w:rsid w:val="00C22CCD"/>
    <w:rsid w:val="00C22CF0"/>
    <w:rsid w:val="00C22DCC"/>
    <w:rsid w:val="00C22EB2"/>
    <w:rsid w:val="00C22F5A"/>
    <w:rsid w:val="00C230CF"/>
    <w:rsid w:val="00C233B2"/>
    <w:rsid w:val="00C2374B"/>
    <w:rsid w:val="00C237D5"/>
    <w:rsid w:val="00C23FE6"/>
    <w:rsid w:val="00C2409C"/>
    <w:rsid w:val="00C242A7"/>
    <w:rsid w:val="00C2485A"/>
    <w:rsid w:val="00C24DD3"/>
    <w:rsid w:val="00C251FD"/>
    <w:rsid w:val="00C2566C"/>
    <w:rsid w:val="00C256A5"/>
    <w:rsid w:val="00C2580F"/>
    <w:rsid w:val="00C259A8"/>
    <w:rsid w:val="00C259FA"/>
    <w:rsid w:val="00C25A0C"/>
    <w:rsid w:val="00C25A22"/>
    <w:rsid w:val="00C25A5C"/>
    <w:rsid w:val="00C25B34"/>
    <w:rsid w:val="00C25B47"/>
    <w:rsid w:val="00C25C7F"/>
    <w:rsid w:val="00C25C85"/>
    <w:rsid w:val="00C26138"/>
    <w:rsid w:val="00C261FC"/>
    <w:rsid w:val="00C26366"/>
    <w:rsid w:val="00C26741"/>
    <w:rsid w:val="00C268CC"/>
    <w:rsid w:val="00C26945"/>
    <w:rsid w:val="00C26A10"/>
    <w:rsid w:val="00C26AF5"/>
    <w:rsid w:val="00C26B57"/>
    <w:rsid w:val="00C26BCB"/>
    <w:rsid w:val="00C26D5F"/>
    <w:rsid w:val="00C270A5"/>
    <w:rsid w:val="00C270F2"/>
    <w:rsid w:val="00C27164"/>
    <w:rsid w:val="00C2716D"/>
    <w:rsid w:val="00C27324"/>
    <w:rsid w:val="00C2737B"/>
    <w:rsid w:val="00C278D6"/>
    <w:rsid w:val="00C27913"/>
    <w:rsid w:val="00C27947"/>
    <w:rsid w:val="00C27BA4"/>
    <w:rsid w:val="00C27C4D"/>
    <w:rsid w:val="00C27DC2"/>
    <w:rsid w:val="00C301D8"/>
    <w:rsid w:val="00C301EB"/>
    <w:rsid w:val="00C3028C"/>
    <w:rsid w:val="00C3044D"/>
    <w:rsid w:val="00C30839"/>
    <w:rsid w:val="00C3096E"/>
    <w:rsid w:val="00C30BFB"/>
    <w:rsid w:val="00C30CFD"/>
    <w:rsid w:val="00C30EA3"/>
    <w:rsid w:val="00C3113D"/>
    <w:rsid w:val="00C31238"/>
    <w:rsid w:val="00C31260"/>
    <w:rsid w:val="00C3170D"/>
    <w:rsid w:val="00C3180F"/>
    <w:rsid w:val="00C31AC7"/>
    <w:rsid w:val="00C31C61"/>
    <w:rsid w:val="00C31C9C"/>
    <w:rsid w:val="00C31F2A"/>
    <w:rsid w:val="00C32194"/>
    <w:rsid w:val="00C321D7"/>
    <w:rsid w:val="00C3294F"/>
    <w:rsid w:val="00C32C4B"/>
    <w:rsid w:val="00C32C75"/>
    <w:rsid w:val="00C32EDF"/>
    <w:rsid w:val="00C33023"/>
    <w:rsid w:val="00C33201"/>
    <w:rsid w:val="00C3320E"/>
    <w:rsid w:val="00C332F4"/>
    <w:rsid w:val="00C3387E"/>
    <w:rsid w:val="00C33951"/>
    <w:rsid w:val="00C33A4C"/>
    <w:rsid w:val="00C33A9C"/>
    <w:rsid w:val="00C33D48"/>
    <w:rsid w:val="00C33E69"/>
    <w:rsid w:val="00C33EB0"/>
    <w:rsid w:val="00C34034"/>
    <w:rsid w:val="00C3404E"/>
    <w:rsid w:val="00C34266"/>
    <w:rsid w:val="00C34487"/>
    <w:rsid w:val="00C3478E"/>
    <w:rsid w:val="00C34820"/>
    <w:rsid w:val="00C348EF"/>
    <w:rsid w:val="00C34953"/>
    <w:rsid w:val="00C34981"/>
    <w:rsid w:val="00C3499C"/>
    <w:rsid w:val="00C34E14"/>
    <w:rsid w:val="00C34F87"/>
    <w:rsid w:val="00C351CB"/>
    <w:rsid w:val="00C35240"/>
    <w:rsid w:val="00C35249"/>
    <w:rsid w:val="00C352C4"/>
    <w:rsid w:val="00C352DF"/>
    <w:rsid w:val="00C3549F"/>
    <w:rsid w:val="00C35510"/>
    <w:rsid w:val="00C355FD"/>
    <w:rsid w:val="00C35BC8"/>
    <w:rsid w:val="00C35BD1"/>
    <w:rsid w:val="00C35CED"/>
    <w:rsid w:val="00C35D98"/>
    <w:rsid w:val="00C36004"/>
    <w:rsid w:val="00C36158"/>
    <w:rsid w:val="00C36282"/>
    <w:rsid w:val="00C3630E"/>
    <w:rsid w:val="00C3646A"/>
    <w:rsid w:val="00C365E0"/>
    <w:rsid w:val="00C36B6F"/>
    <w:rsid w:val="00C36D8F"/>
    <w:rsid w:val="00C36DF0"/>
    <w:rsid w:val="00C37135"/>
    <w:rsid w:val="00C3715A"/>
    <w:rsid w:val="00C37367"/>
    <w:rsid w:val="00C376D4"/>
    <w:rsid w:val="00C376F3"/>
    <w:rsid w:val="00C37767"/>
    <w:rsid w:val="00C377E0"/>
    <w:rsid w:val="00C3787F"/>
    <w:rsid w:val="00C378BC"/>
    <w:rsid w:val="00C37F15"/>
    <w:rsid w:val="00C40204"/>
    <w:rsid w:val="00C4031E"/>
    <w:rsid w:val="00C403A3"/>
    <w:rsid w:val="00C40411"/>
    <w:rsid w:val="00C406F0"/>
    <w:rsid w:val="00C40894"/>
    <w:rsid w:val="00C40A35"/>
    <w:rsid w:val="00C40B94"/>
    <w:rsid w:val="00C410DF"/>
    <w:rsid w:val="00C41193"/>
    <w:rsid w:val="00C41343"/>
    <w:rsid w:val="00C41360"/>
    <w:rsid w:val="00C416A5"/>
    <w:rsid w:val="00C4179D"/>
    <w:rsid w:val="00C4186D"/>
    <w:rsid w:val="00C41A09"/>
    <w:rsid w:val="00C41A1F"/>
    <w:rsid w:val="00C41BA5"/>
    <w:rsid w:val="00C41C43"/>
    <w:rsid w:val="00C41C48"/>
    <w:rsid w:val="00C41E49"/>
    <w:rsid w:val="00C41E5A"/>
    <w:rsid w:val="00C42045"/>
    <w:rsid w:val="00C42453"/>
    <w:rsid w:val="00C42556"/>
    <w:rsid w:val="00C42654"/>
    <w:rsid w:val="00C42877"/>
    <w:rsid w:val="00C42E76"/>
    <w:rsid w:val="00C43067"/>
    <w:rsid w:val="00C431AD"/>
    <w:rsid w:val="00C43279"/>
    <w:rsid w:val="00C43319"/>
    <w:rsid w:val="00C438A2"/>
    <w:rsid w:val="00C438B8"/>
    <w:rsid w:val="00C43AC7"/>
    <w:rsid w:val="00C43C83"/>
    <w:rsid w:val="00C43D12"/>
    <w:rsid w:val="00C43E4D"/>
    <w:rsid w:val="00C44245"/>
    <w:rsid w:val="00C443FB"/>
    <w:rsid w:val="00C445A1"/>
    <w:rsid w:val="00C4462F"/>
    <w:rsid w:val="00C446CA"/>
    <w:rsid w:val="00C44894"/>
    <w:rsid w:val="00C44A0A"/>
    <w:rsid w:val="00C44BBD"/>
    <w:rsid w:val="00C44C20"/>
    <w:rsid w:val="00C44C3F"/>
    <w:rsid w:val="00C44C59"/>
    <w:rsid w:val="00C44D0A"/>
    <w:rsid w:val="00C4515B"/>
    <w:rsid w:val="00C452EE"/>
    <w:rsid w:val="00C453D7"/>
    <w:rsid w:val="00C4549B"/>
    <w:rsid w:val="00C454D8"/>
    <w:rsid w:val="00C45536"/>
    <w:rsid w:val="00C4560B"/>
    <w:rsid w:val="00C45767"/>
    <w:rsid w:val="00C4576F"/>
    <w:rsid w:val="00C45798"/>
    <w:rsid w:val="00C4589C"/>
    <w:rsid w:val="00C45A52"/>
    <w:rsid w:val="00C45C9A"/>
    <w:rsid w:val="00C45D36"/>
    <w:rsid w:val="00C45DBE"/>
    <w:rsid w:val="00C45EC3"/>
    <w:rsid w:val="00C45F76"/>
    <w:rsid w:val="00C46190"/>
    <w:rsid w:val="00C46207"/>
    <w:rsid w:val="00C462F1"/>
    <w:rsid w:val="00C46313"/>
    <w:rsid w:val="00C46398"/>
    <w:rsid w:val="00C463C5"/>
    <w:rsid w:val="00C4678B"/>
    <w:rsid w:val="00C468CE"/>
    <w:rsid w:val="00C469C8"/>
    <w:rsid w:val="00C46D5A"/>
    <w:rsid w:val="00C46ED3"/>
    <w:rsid w:val="00C46F19"/>
    <w:rsid w:val="00C47145"/>
    <w:rsid w:val="00C4729A"/>
    <w:rsid w:val="00C473ED"/>
    <w:rsid w:val="00C47569"/>
    <w:rsid w:val="00C47592"/>
    <w:rsid w:val="00C47A6B"/>
    <w:rsid w:val="00C47D7B"/>
    <w:rsid w:val="00C47E5C"/>
    <w:rsid w:val="00C47F0E"/>
    <w:rsid w:val="00C50144"/>
    <w:rsid w:val="00C501B8"/>
    <w:rsid w:val="00C5066A"/>
    <w:rsid w:val="00C506A0"/>
    <w:rsid w:val="00C50712"/>
    <w:rsid w:val="00C5075C"/>
    <w:rsid w:val="00C50795"/>
    <w:rsid w:val="00C508EA"/>
    <w:rsid w:val="00C50A6B"/>
    <w:rsid w:val="00C50AEB"/>
    <w:rsid w:val="00C50BDB"/>
    <w:rsid w:val="00C50DCA"/>
    <w:rsid w:val="00C50F94"/>
    <w:rsid w:val="00C510E4"/>
    <w:rsid w:val="00C513AB"/>
    <w:rsid w:val="00C514AA"/>
    <w:rsid w:val="00C51540"/>
    <w:rsid w:val="00C516CA"/>
    <w:rsid w:val="00C51718"/>
    <w:rsid w:val="00C518B4"/>
    <w:rsid w:val="00C51ABC"/>
    <w:rsid w:val="00C51BB1"/>
    <w:rsid w:val="00C51BB6"/>
    <w:rsid w:val="00C51EA4"/>
    <w:rsid w:val="00C52026"/>
    <w:rsid w:val="00C5222D"/>
    <w:rsid w:val="00C5242E"/>
    <w:rsid w:val="00C525CD"/>
    <w:rsid w:val="00C52687"/>
    <w:rsid w:val="00C5274A"/>
    <w:rsid w:val="00C52A21"/>
    <w:rsid w:val="00C52CB1"/>
    <w:rsid w:val="00C52E6B"/>
    <w:rsid w:val="00C532F7"/>
    <w:rsid w:val="00C537A0"/>
    <w:rsid w:val="00C53CDF"/>
    <w:rsid w:val="00C53E1E"/>
    <w:rsid w:val="00C541E9"/>
    <w:rsid w:val="00C5426F"/>
    <w:rsid w:val="00C5435C"/>
    <w:rsid w:val="00C5455A"/>
    <w:rsid w:val="00C5458F"/>
    <w:rsid w:val="00C546B0"/>
    <w:rsid w:val="00C5484A"/>
    <w:rsid w:val="00C54886"/>
    <w:rsid w:val="00C548A6"/>
    <w:rsid w:val="00C549BE"/>
    <w:rsid w:val="00C54B48"/>
    <w:rsid w:val="00C54E44"/>
    <w:rsid w:val="00C54F0C"/>
    <w:rsid w:val="00C55103"/>
    <w:rsid w:val="00C55159"/>
    <w:rsid w:val="00C552E3"/>
    <w:rsid w:val="00C5539A"/>
    <w:rsid w:val="00C55418"/>
    <w:rsid w:val="00C5551A"/>
    <w:rsid w:val="00C555FB"/>
    <w:rsid w:val="00C5587C"/>
    <w:rsid w:val="00C559D2"/>
    <w:rsid w:val="00C55B4A"/>
    <w:rsid w:val="00C55D1D"/>
    <w:rsid w:val="00C55D24"/>
    <w:rsid w:val="00C55D8F"/>
    <w:rsid w:val="00C55F88"/>
    <w:rsid w:val="00C56648"/>
    <w:rsid w:val="00C566AF"/>
    <w:rsid w:val="00C5686C"/>
    <w:rsid w:val="00C56922"/>
    <w:rsid w:val="00C56A18"/>
    <w:rsid w:val="00C56A45"/>
    <w:rsid w:val="00C56B99"/>
    <w:rsid w:val="00C56D2B"/>
    <w:rsid w:val="00C56D65"/>
    <w:rsid w:val="00C56F47"/>
    <w:rsid w:val="00C57183"/>
    <w:rsid w:val="00C5721D"/>
    <w:rsid w:val="00C573F2"/>
    <w:rsid w:val="00C5749F"/>
    <w:rsid w:val="00C5770B"/>
    <w:rsid w:val="00C57819"/>
    <w:rsid w:val="00C57C81"/>
    <w:rsid w:val="00C57CBC"/>
    <w:rsid w:val="00C57F61"/>
    <w:rsid w:val="00C57FD4"/>
    <w:rsid w:val="00C60138"/>
    <w:rsid w:val="00C60518"/>
    <w:rsid w:val="00C60544"/>
    <w:rsid w:val="00C60955"/>
    <w:rsid w:val="00C60A77"/>
    <w:rsid w:val="00C60F5A"/>
    <w:rsid w:val="00C60F5D"/>
    <w:rsid w:val="00C61144"/>
    <w:rsid w:val="00C61157"/>
    <w:rsid w:val="00C61260"/>
    <w:rsid w:val="00C6150C"/>
    <w:rsid w:val="00C616B8"/>
    <w:rsid w:val="00C61712"/>
    <w:rsid w:val="00C617B5"/>
    <w:rsid w:val="00C61850"/>
    <w:rsid w:val="00C6189C"/>
    <w:rsid w:val="00C618BA"/>
    <w:rsid w:val="00C6197D"/>
    <w:rsid w:val="00C61D3D"/>
    <w:rsid w:val="00C61D7E"/>
    <w:rsid w:val="00C61EA7"/>
    <w:rsid w:val="00C61EDB"/>
    <w:rsid w:val="00C61EEF"/>
    <w:rsid w:val="00C61F11"/>
    <w:rsid w:val="00C62068"/>
    <w:rsid w:val="00C620DB"/>
    <w:rsid w:val="00C62120"/>
    <w:rsid w:val="00C62138"/>
    <w:rsid w:val="00C62256"/>
    <w:rsid w:val="00C622FB"/>
    <w:rsid w:val="00C62402"/>
    <w:rsid w:val="00C62418"/>
    <w:rsid w:val="00C62428"/>
    <w:rsid w:val="00C6242E"/>
    <w:rsid w:val="00C624F2"/>
    <w:rsid w:val="00C62539"/>
    <w:rsid w:val="00C62602"/>
    <w:rsid w:val="00C6270A"/>
    <w:rsid w:val="00C62A44"/>
    <w:rsid w:val="00C62A94"/>
    <w:rsid w:val="00C62AE9"/>
    <w:rsid w:val="00C62E0A"/>
    <w:rsid w:val="00C6302C"/>
    <w:rsid w:val="00C63136"/>
    <w:rsid w:val="00C6344E"/>
    <w:rsid w:val="00C63813"/>
    <w:rsid w:val="00C638ED"/>
    <w:rsid w:val="00C63B02"/>
    <w:rsid w:val="00C63C23"/>
    <w:rsid w:val="00C63DEE"/>
    <w:rsid w:val="00C6402B"/>
    <w:rsid w:val="00C64119"/>
    <w:rsid w:val="00C64373"/>
    <w:rsid w:val="00C64431"/>
    <w:rsid w:val="00C64484"/>
    <w:rsid w:val="00C644A3"/>
    <w:rsid w:val="00C6461F"/>
    <w:rsid w:val="00C6477C"/>
    <w:rsid w:val="00C6498C"/>
    <w:rsid w:val="00C64A59"/>
    <w:rsid w:val="00C64A65"/>
    <w:rsid w:val="00C64B68"/>
    <w:rsid w:val="00C64E2B"/>
    <w:rsid w:val="00C64E39"/>
    <w:rsid w:val="00C64F85"/>
    <w:rsid w:val="00C64FAB"/>
    <w:rsid w:val="00C65134"/>
    <w:rsid w:val="00C651CA"/>
    <w:rsid w:val="00C6529E"/>
    <w:rsid w:val="00C65640"/>
    <w:rsid w:val="00C656BE"/>
    <w:rsid w:val="00C65724"/>
    <w:rsid w:val="00C65AE0"/>
    <w:rsid w:val="00C65BE0"/>
    <w:rsid w:val="00C65C6E"/>
    <w:rsid w:val="00C65D5C"/>
    <w:rsid w:val="00C65E04"/>
    <w:rsid w:val="00C65FFA"/>
    <w:rsid w:val="00C66050"/>
    <w:rsid w:val="00C662F9"/>
    <w:rsid w:val="00C6661C"/>
    <w:rsid w:val="00C666F8"/>
    <w:rsid w:val="00C66835"/>
    <w:rsid w:val="00C66AEB"/>
    <w:rsid w:val="00C66BAC"/>
    <w:rsid w:val="00C66CF5"/>
    <w:rsid w:val="00C66D95"/>
    <w:rsid w:val="00C66DAA"/>
    <w:rsid w:val="00C66E1F"/>
    <w:rsid w:val="00C66E3A"/>
    <w:rsid w:val="00C66ECB"/>
    <w:rsid w:val="00C66F2E"/>
    <w:rsid w:val="00C66FAD"/>
    <w:rsid w:val="00C67187"/>
    <w:rsid w:val="00C672AA"/>
    <w:rsid w:val="00C672FF"/>
    <w:rsid w:val="00C67378"/>
    <w:rsid w:val="00C67577"/>
    <w:rsid w:val="00C67799"/>
    <w:rsid w:val="00C677AE"/>
    <w:rsid w:val="00C677BE"/>
    <w:rsid w:val="00C67868"/>
    <w:rsid w:val="00C67A53"/>
    <w:rsid w:val="00C67C4B"/>
    <w:rsid w:val="00C67C84"/>
    <w:rsid w:val="00C70130"/>
    <w:rsid w:val="00C702B3"/>
    <w:rsid w:val="00C70387"/>
    <w:rsid w:val="00C704D4"/>
    <w:rsid w:val="00C70575"/>
    <w:rsid w:val="00C707AA"/>
    <w:rsid w:val="00C708E0"/>
    <w:rsid w:val="00C709BF"/>
    <w:rsid w:val="00C70AE3"/>
    <w:rsid w:val="00C70CE8"/>
    <w:rsid w:val="00C70DB1"/>
    <w:rsid w:val="00C70ECC"/>
    <w:rsid w:val="00C70F5A"/>
    <w:rsid w:val="00C71014"/>
    <w:rsid w:val="00C71137"/>
    <w:rsid w:val="00C71167"/>
    <w:rsid w:val="00C71557"/>
    <w:rsid w:val="00C71807"/>
    <w:rsid w:val="00C718F4"/>
    <w:rsid w:val="00C719ED"/>
    <w:rsid w:val="00C71BB5"/>
    <w:rsid w:val="00C71BB7"/>
    <w:rsid w:val="00C71EBD"/>
    <w:rsid w:val="00C71F29"/>
    <w:rsid w:val="00C71FE0"/>
    <w:rsid w:val="00C72164"/>
    <w:rsid w:val="00C7224A"/>
    <w:rsid w:val="00C7278F"/>
    <w:rsid w:val="00C72828"/>
    <w:rsid w:val="00C72A30"/>
    <w:rsid w:val="00C72C18"/>
    <w:rsid w:val="00C72C45"/>
    <w:rsid w:val="00C72CF3"/>
    <w:rsid w:val="00C72F2D"/>
    <w:rsid w:val="00C73143"/>
    <w:rsid w:val="00C73176"/>
    <w:rsid w:val="00C7322C"/>
    <w:rsid w:val="00C732DE"/>
    <w:rsid w:val="00C734D9"/>
    <w:rsid w:val="00C737BD"/>
    <w:rsid w:val="00C73C79"/>
    <w:rsid w:val="00C73E48"/>
    <w:rsid w:val="00C73F15"/>
    <w:rsid w:val="00C73FC3"/>
    <w:rsid w:val="00C7411B"/>
    <w:rsid w:val="00C74515"/>
    <w:rsid w:val="00C74531"/>
    <w:rsid w:val="00C747BB"/>
    <w:rsid w:val="00C74893"/>
    <w:rsid w:val="00C74C16"/>
    <w:rsid w:val="00C74D5E"/>
    <w:rsid w:val="00C74D7D"/>
    <w:rsid w:val="00C74D99"/>
    <w:rsid w:val="00C74DBF"/>
    <w:rsid w:val="00C74EAE"/>
    <w:rsid w:val="00C74EB1"/>
    <w:rsid w:val="00C74FC5"/>
    <w:rsid w:val="00C7554A"/>
    <w:rsid w:val="00C75571"/>
    <w:rsid w:val="00C75618"/>
    <w:rsid w:val="00C758F6"/>
    <w:rsid w:val="00C75A35"/>
    <w:rsid w:val="00C75A47"/>
    <w:rsid w:val="00C75B94"/>
    <w:rsid w:val="00C75E6B"/>
    <w:rsid w:val="00C762D9"/>
    <w:rsid w:val="00C763D4"/>
    <w:rsid w:val="00C76595"/>
    <w:rsid w:val="00C765C9"/>
    <w:rsid w:val="00C76682"/>
    <w:rsid w:val="00C766D6"/>
    <w:rsid w:val="00C76782"/>
    <w:rsid w:val="00C76829"/>
    <w:rsid w:val="00C768EE"/>
    <w:rsid w:val="00C76940"/>
    <w:rsid w:val="00C76CC8"/>
    <w:rsid w:val="00C76DD4"/>
    <w:rsid w:val="00C76F0A"/>
    <w:rsid w:val="00C76F4E"/>
    <w:rsid w:val="00C77074"/>
    <w:rsid w:val="00C77075"/>
    <w:rsid w:val="00C770B7"/>
    <w:rsid w:val="00C770D0"/>
    <w:rsid w:val="00C771A7"/>
    <w:rsid w:val="00C773C1"/>
    <w:rsid w:val="00C7742E"/>
    <w:rsid w:val="00C774CE"/>
    <w:rsid w:val="00C7750C"/>
    <w:rsid w:val="00C7777D"/>
    <w:rsid w:val="00C77800"/>
    <w:rsid w:val="00C778C6"/>
    <w:rsid w:val="00C779B2"/>
    <w:rsid w:val="00C77A49"/>
    <w:rsid w:val="00C77BAE"/>
    <w:rsid w:val="00C77C80"/>
    <w:rsid w:val="00C77E03"/>
    <w:rsid w:val="00C800EF"/>
    <w:rsid w:val="00C80319"/>
    <w:rsid w:val="00C80327"/>
    <w:rsid w:val="00C803DF"/>
    <w:rsid w:val="00C804BA"/>
    <w:rsid w:val="00C806EE"/>
    <w:rsid w:val="00C807C6"/>
    <w:rsid w:val="00C80958"/>
    <w:rsid w:val="00C80988"/>
    <w:rsid w:val="00C80B32"/>
    <w:rsid w:val="00C80C2E"/>
    <w:rsid w:val="00C80CE0"/>
    <w:rsid w:val="00C80DE2"/>
    <w:rsid w:val="00C81113"/>
    <w:rsid w:val="00C81236"/>
    <w:rsid w:val="00C81340"/>
    <w:rsid w:val="00C81484"/>
    <w:rsid w:val="00C81618"/>
    <w:rsid w:val="00C818C3"/>
    <w:rsid w:val="00C81BBD"/>
    <w:rsid w:val="00C81BFA"/>
    <w:rsid w:val="00C81E91"/>
    <w:rsid w:val="00C81ED1"/>
    <w:rsid w:val="00C82249"/>
    <w:rsid w:val="00C823F7"/>
    <w:rsid w:val="00C8244C"/>
    <w:rsid w:val="00C82678"/>
    <w:rsid w:val="00C82776"/>
    <w:rsid w:val="00C82872"/>
    <w:rsid w:val="00C8290B"/>
    <w:rsid w:val="00C82983"/>
    <w:rsid w:val="00C82991"/>
    <w:rsid w:val="00C82C96"/>
    <w:rsid w:val="00C82DB3"/>
    <w:rsid w:val="00C82DE6"/>
    <w:rsid w:val="00C82E93"/>
    <w:rsid w:val="00C830CB"/>
    <w:rsid w:val="00C83220"/>
    <w:rsid w:val="00C8330C"/>
    <w:rsid w:val="00C83346"/>
    <w:rsid w:val="00C834AA"/>
    <w:rsid w:val="00C83A74"/>
    <w:rsid w:val="00C83EE1"/>
    <w:rsid w:val="00C84095"/>
    <w:rsid w:val="00C84110"/>
    <w:rsid w:val="00C84111"/>
    <w:rsid w:val="00C84185"/>
    <w:rsid w:val="00C84351"/>
    <w:rsid w:val="00C84467"/>
    <w:rsid w:val="00C84518"/>
    <w:rsid w:val="00C8478F"/>
    <w:rsid w:val="00C84865"/>
    <w:rsid w:val="00C8490B"/>
    <w:rsid w:val="00C8498B"/>
    <w:rsid w:val="00C849EC"/>
    <w:rsid w:val="00C84B65"/>
    <w:rsid w:val="00C84B97"/>
    <w:rsid w:val="00C84CC8"/>
    <w:rsid w:val="00C84D5C"/>
    <w:rsid w:val="00C84F54"/>
    <w:rsid w:val="00C85108"/>
    <w:rsid w:val="00C85149"/>
    <w:rsid w:val="00C85265"/>
    <w:rsid w:val="00C852BB"/>
    <w:rsid w:val="00C8559B"/>
    <w:rsid w:val="00C8591B"/>
    <w:rsid w:val="00C8593D"/>
    <w:rsid w:val="00C85A41"/>
    <w:rsid w:val="00C85A85"/>
    <w:rsid w:val="00C85AEB"/>
    <w:rsid w:val="00C85B2C"/>
    <w:rsid w:val="00C85CBA"/>
    <w:rsid w:val="00C85CFF"/>
    <w:rsid w:val="00C85D0B"/>
    <w:rsid w:val="00C85E2D"/>
    <w:rsid w:val="00C862AB"/>
    <w:rsid w:val="00C86334"/>
    <w:rsid w:val="00C8656D"/>
    <w:rsid w:val="00C86745"/>
    <w:rsid w:val="00C86753"/>
    <w:rsid w:val="00C86842"/>
    <w:rsid w:val="00C86879"/>
    <w:rsid w:val="00C86922"/>
    <w:rsid w:val="00C86A10"/>
    <w:rsid w:val="00C86BF3"/>
    <w:rsid w:val="00C86D78"/>
    <w:rsid w:val="00C86EAC"/>
    <w:rsid w:val="00C870CB"/>
    <w:rsid w:val="00C872FA"/>
    <w:rsid w:val="00C8741C"/>
    <w:rsid w:val="00C87427"/>
    <w:rsid w:val="00C874E6"/>
    <w:rsid w:val="00C87788"/>
    <w:rsid w:val="00C87B78"/>
    <w:rsid w:val="00C87CD6"/>
    <w:rsid w:val="00C87DD7"/>
    <w:rsid w:val="00C87FB6"/>
    <w:rsid w:val="00C90340"/>
    <w:rsid w:val="00C90515"/>
    <w:rsid w:val="00C90AA6"/>
    <w:rsid w:val="00C90DF0"/>
    <w:rsid w:val="00C90FBD"/>
    <w:rsid w:val="00C9110C"/>
    <w:rsid w:val="00C913BA"/>
    <w:rsid w:val="00C914B0"/>
    <w:rsid w:val="00C9173C"/>
    <w:rsid w:val="00C91824"/>
    <w:rsid w:val="00C91849"/>
    <w:rsid w:val="00C9186A"/>
    <w:rsid w:val="00C91B7C"/>
    <w:rsid w:val="00C91B8E"/>
    <w:rsid w:val="00C91CE6"/>
    <w:rsid w:val="00C91D46"/>
    <w:rsid w:val="00C91E57"/>
    <w:rsid w:val="00C91ECE"/>
    <w:rsid w:val="00C91F41"/>
    <w:rsid w:val="00C91F5D"/>
    <w:rsid w:val="00C91F84"/>
    <w:rsid w:val="00C9200F"/>
    <w:rsid w:val="00C92524"/>
    <w:rsid w:val="00C92547"/>
    <w:rsid w:val="00C9254F"/>
    <w:rsid w:val="00C926C9"/>
    <w:rsid w:val="00C92799"/>
    <w:rsid w:val="00C92B33"/>
    <w:rsid w:val="00C92C50"/>
    <w:rsid w:val="00C92E55"/>
    <w:rsid w:val="00C93046"/>
    <w:rsid w:val="00C93261"/>
    <w:rsid w:val="00C932C1"/>
    <w:rsid w:val="00C932E5"/>
    <w:rsid w:val="00C93643"/>
    <w:rsid w:val="00C936E0"/>
    <w:rsid w:val="00C939DE"/>
    <w:rsid w:val="00C93B8E"/>
    <w:rsid w:val="00C93EE8"/>
    <w:rsid w:val="00C93F5D"/>
    <w:rsid w:val="00C9400B"/>
    <w:rsid w:val="00C9413A"/>
    <w:rsid w:val="00C94534"/>
    <w:rsid w:val="00C9454F"/>
    <w:rsid w:val="00C9466A"/>
    <w:rsid w:val="00C947F0"/>
    <w:rsid w:val="00C9487F"/>
    <w:rsid w:val="00C94907"/>
    <w:rsid w:val="00C94A04"/>
    <w:rsid w:val="00C94C59"/>
    <w:rsid w:val="00C94CF7"/>
    <w:rsid w:val="00C94FA0"/>
    <w:rsid w:val="00C94FC0"/>
    <w:rsid w:val="00C9525A"/>
    <w:rsid w:val="00C953B6"/>
    <w:rsid w:val="00C953FC"/>
    <w:rsid w:val="00C954A5"/>
    <w:rsid w:val="00C954D1"/>
    <w:rsid w:val="00C9557F"/>
    <w:rsid w:val="00C956B2"/>
    <w:rsid w:val="00C958EC"/>
    <w:rsid w:val="00C95BB0"/>
    <w:rsid w:val="00C96054"/>
    <w:rsid w:val="00C96179"/>
    <w:rsid w:val="00C96303"/>
    <w:rsid w:val="00C9635D"/>
    <w:rsid w:val="00C96627"/>
    <w:rsid w:val="00C967AE"/>
    <w:rsid w:val="00C967BB"/>
    <w:rsid w:val="00C96906"/>
    <w:rsid w:val="00C96BAA"/>
    <w:rsid w:val="00C96D20"/>
    <w:rsid w:val="00C96D3E"/>
    <w:rsid w:val="00C96DEB"/>
    <w:rsid w:val="00C96FA8"/>
    <w:rsid w:val="00C96FC4"/>
    <w:rsid w:val="00C97062"/>
    <w:rsid w:val="00C97170"/>
    <w:rsid w:val="00C97222"/>
    <w:rsid w:val="00C9722B"/>
    <w:rsid w:val="00C974F9"/>
    <w:rsid w:val="00C97574"/>
    <w:rsid w:val="00C975B7"/>
    <w:rsid w:val="00C976A0"/>
    <w:rsid w:val="00C97975"/>
    <w:rsid w:val="00C9797A"/>
    <w:rsid w:val="00C97A02"/>
    <w:rsid w:val="00C97B5F"/>
    <w:rsid w:val="00C97C4B"/>
    <w:rsid w:val="00CA0203"/>
    <w:rsid w:val="00CA02D5"/>
    <w:rsid w:val="00CA02F4"/>
    <w:rsid w:val="00CA0507"/>
    <w:rsid w:val="00CA051B"/>
    <w:rsid w:val="00CA067D"/>
    <w:rsid w:val="00CA0764"/>
    <w:rsid w:val="00CA0A0D"/>
    <w:rsid w:val="00CA0A3B"/>
    <w:rsid w:val="00CA0A6A"/>
    <w:rsid w:val="00CA0F58"/>
    <w:rsid w:val="00CA122F"/>
    <w:rsid w:val="00CA132D"/>
    <w:rsid w:val="00CA13CF"/>
    <w:rsid w:val="00CA1428"/>
    <w:rsid w:val="00CA14C3"/>
    <w:rsid w:val="00CA14D3"/>
    <w:rsid w:val="00CA1BDC"/>
    <w:rsid w:val="00CA1C1F"/>
    <w:rsid w:val="00CA1CDA"/>
    <w:rsid w:val="00CA1CEB"/>
    <w:rsid w:val="00CA1DA7"/>
    <w:rsid w:val="00CA1E09"/>
    <w:rsid w:val="00CA1FD5"/>
    <w:rsid w:val="00CA203B"/>
    <w:rsid w:val="00CA2416"/>
    <w:rsid w:val="00CA2640"/>
    <w:rsid w:val="00CA2685"/>
    <w:rsid w:val="00CA2688"/>
    <w:rsid w:val="00CA27C8"/>
    <w:rsid w:val="00CA29E2"/>
    <w:rsid w:val="00CA2BDA"/>
    <w:rsid w:val="00CA2BE3"/>
    <w:rsid w:val="00CA2D8D"/>
    <w:rsid w:val="00CA2FBD"/>
    <w:rsid w:val="00CA30BF"/>
    <w:rsid w:val="00CA3217"/>
    <w:rsid w:val="00CA334E"/>
    <w:rsid w:val="00CA3359"/>
    <w:rsid w:val="00CA3441"/>
    <w:rsid w:val="00CA367E"/>
    <w:rsid w:val="00CA3795"/>
    <w:rsid w:val="00CA395C"/>
    <w:rsid w:val="00CA3B83"/>
    <w:rsid w:val="00CA3BE5"/>
    <w:rsid w:val="00CA3C19"/>
    <w:rsid w:val="00CA3CAE"/>
    <w:rsid w:val="00CA43D6"/>
    <w:rsid w:val="00CA4551"/>
    <w:rsid w:val="00CA4689"/>
    <w:rsid w:val="00CA48E4"/>
    <w:rsid w:val="00CA492E"/>
    <w:rsid w:val="00CA4A50"/>
    <w:rsid w:val="00CA4AB0"/>
    <w:rsid w:val="00CA4B0D"/>
    <w:rsid w:val="00CA4F01"/>
    <w:rsid w:val="00CA4FA0"/>
    <w:rsid w:val="00CA507D"/>
    <w:rsid w:val="00CA518F"/>
    <w:rsid w:val="00CA536E"/>
    <w:rsid w:val="00CA55AF"/>
    <w:rsid w:val="00CA56A2"/>
    <w:rsid w:val="00CA5731"/>
    <w:rsid w:val="00CA57FB"/>
    <w:rsid w:val="00CA5A88"/>
    <w:rsid w:val="00CA5DFB"/>
    <w:rsid w:val="00CA60C4"/>
    <w:rsid w:val="00CA6167"/>
    <w:rsid w:val="00CA62A1"/>
    <w:rsid w:val="00CA65C0"/>
    <w:rsid w:val="00CA65FB"/>
    <w:rsid w:val="00CA6BDB"/>
    <w:rsid w:val="00CA6D0A"/>
    <w:rsid w:val="00CA6D0D"/>
    <w:rsid w:val="00CA6DDD"/>
    <w:rsid w:val="00CA7050"/>
    <w:rsid w:val="00CA7062"/>
    <w:rsid w:val="00CA70AB"/>
    <w:rsid w:val="00CA747F"/>
    <w:rsid w:val="00CA7637"/>
    <w:rsid w:val="00CA7B03"/>
    <w:rsid w:val="00CA7D1B"/>
    <w:rsid w:val="00CB02C0"/>
    <w:rsid w:val="00CB031C"/>
    <w:rsid w:val="00CB03FD"/>
    <w:rsid w:val="00CB054D"/>
    <w:rsid w:val="00CB07E1"/>
    <w:rsid w:val="00CB0862"/>
    <w:rsid w:val="00CB0AC8"/>
    <w:rsid w:val="00CB0B5A"/>
    <w:rsid w:val="00CB0F32"/>
    <w:rsid w:val="00CB0F7D"/>
    <w:rsid w:val="00CB115A"/>
    <w:rsid w:val="00CB1222"/>
    <w:rsid w:val="00CB12B9"/>
    <w:rsid w:val="00CB1467"/>
    <w:rsid w:val="00CB150F"/>
    <w:rsid w:val="00CB174B"/>
    <w:rsid w:val="00CB1988"/>
    <w:rsid w:val="00CB1A16"/>
    <w:rsid w:val="00CB1AA1"/>
    <w:rsid w:val="00CB1C91"/>
    <w:rsid w:val="00CB1CA7"/>
    <w:rsid w:val="00CB1D12"/>
    <w:rsid w:val="00CB1F1C"/>
    <w:rsid w:val="00CB216C"/>
    <w:rsid w:val="00CB2668"/>
    <w:rsid w:val="00CB26B1"/>
    <w:rsid w:val="00CB2804"/>
    <w:rsid w:val="00CB292C"/>
    <w:rsid w:val="00CB2A37"/>
    <w:rsid w:val="00CB2A98"/>
    <w:rsid w:val="00CB2B6F"/>
    <w:rsid w:val="00CB2D29"/>
    <w:rsid w:val="00CB3356"/>
    <w:rsid w:val="00CB33E3"/>
    <w:rsid w:val="00CB34B5"/>
    <w:rsid w:val="00CB391A"/>
    <w:rsid w:val="00CB39A9"/>
    <w:rsid w:val="00CB39D7"/>
    <w:rsid w:val="00CB3A36"/>
    <w:rsid w:val="00CB3E8D"/>
    <w:rsid w:val="00CB420C"/>
    <w:rsid w:val="00CB42EA"/>
    <w:rsid w:val="00CB4307"/>
    <w:rsid w:val="00CB4478"/>
    <w:rsid w:val="00CB45CE"/>
    <w:rsid w:val="00CB47D7"/>
    <w:rsid w:val="00CB48F1"/>
    <w:rsid w:val="00CB50B9"/>
    <w:rsid w:val="00CB549D"/>
    <w:rsid w:val="00CB54D1"/>
    <w:rsid w:val="00CB581B"/>
    <w:rsid w:val="00CB58E5"/>
    <w:rsid w:val="00CB5A8D"/>
    <w:rsid w:val="00CB5ACC"/>
    <w:rsid w:val="00CB5ADC"/>
    <w:rsid w:val="00CB5D6A"/>
    <w:rsid w:val="00CB5DA6"/>
    <w:rsid w:val="00CB6041"/>
    <w:rsid w:val="00CB60E6"/>
    <w:rsid w:val="00CB61BF"/>
    <w:rsid w:val="00CB6210"/>
    <w:rsid w:val="00CB6374"/>
    <w:rsid w:val="00CB63EA"/>
    <w:rsid w:val="00CB6422"/>
    <w:rsid w:val="00CB64C3"/>
    <w:rsid w:val="00CB6775"/>
    <w:rsid w:val="00CB6853"/>
    <w:rsid w:val="00CB69A5"/>
    <w:rsid w:val="00CB69E2"/>
    <w:rsid w:val="00CB6D59"/>
    <w:rsid w:val="00CB7422"/>
    <w:rsid w:val="00CB742C"/>
    <w:rsid w:val="00CB792C"/>
    <w:rsid w:val="00CB7B4A"/>
    <w:rsid w:val="00CB7B4E"/>
    <w:rsid w:val="00CB7D8C"/>
    <w:rsid w:val="00CC00D7"/>
    <w:rsid w:val="00CC0108"/>
    <w:rsid w:val="00CC0125"/>
    <w:rsid w:val="00CC015F"/>
    <w:rsid w:val="00CC01BE"/>
    <w:rsid w:val="00CC02F5"/>
    <w:rsid w:val="00CC03B5"/>
    <w:rsid w:val="00CC040E"/>
    <w:rsid w:val="00CC0451"/>
    <w:rsid w:val="00CC065D"/>
    <w:rsid w:val="00CC06F6"/>
    <w:rsid w:val="00CC0908"/>
    <w:rsid w:val="00CC095E"/>
    <w:rsid w:val="00CC0982"/>
    <w:rsid w:val="00CC0A5B"/>
    <w:rsid w:val="00CC0A5C"/>
    <w:rsid w:val="00CC0B42"/>
    <w:rsid w:val="00CC0B4C"/>
    <w:rsid w:val="00CC0D51"/>
    <w:rsid w:val="00CC0E00"/>
    <w:rsid w:val="00CC0FAB"/>
    <w:rsid w:val="00CC1263"/>
    <w:rsid w:val="00CC128F"/>
    <w:rsid w:val="00CC13B7"/>
    <w:rsid w:val="00CC13E8"/>
    <w:rsid w:val="00CC14CD"/>
    <w:rsid w:val="00CC14DC"/>
    <w:rsid w:val="00CC155F"/>
    <w:rsid w:val="00CC16F5"/>
    <w:rsid w:val="00CC1740"/>
    <w:rsid w:val="00CC18DB"/>
    <w:rsid w:val="00CC1936"/>
    <w:rsid w:val="00CC19F5"/>
    <w:rsid w:val="00CC1C2B"/>
    <w:rsid w:val="00CC1CB0"/>
    <w:rsid w:val="00CC1D6A"/>
    <w:rsid w:val="00CC1EC5"/>
    <w:rsid w:val="00CC1F12"/>
    <w:rsid w:val="00CC2423"/>
    <w:rsid w:val="00CC25D7"/>
    <w:rsid w:val="00CC25FB"/>
    <w:rsid w:val="00CC28E8"/>
    <w:rsid w:val="00CC2AC3"/>
    <w:rsid w:val="00CC2B5C"/>
    <w:rsid w:val="00CC3363"/>
    <w:rsid w:val="00CC37CE"/>
    <w:rsid w:val="00CC398E"/>
    <w:rsid w:val="00CC3994"/>
    <w:rsid w:val="00CC399F"/>
    <w:rsid w:val="00CC3A31"/>
    <w:rsid w:val="00CC3A3D"/>
    <w:rsid w:val="00CC3A6D"/>
    <w:rsid w:val="00CC4048"/>
    <w:rsid w:val="00CC40A8"/>
    <w:rsid w:val="00CC4168"/>
    <w:rsid w:val="00CC4185"/>
    <w:rsid w:val="00CC4230"/>
    <w:rsid w:val="00CC455C"/>
    <w:rsid w:val="00CC4576"/>
    <w:rsid w:val="00CC466F"/>
    <w:rsid w:val="00CC484B"/>
    <w:rsid w:val="00CC48D1"/>
    <w:rsid w:val="00CC4BA6"/>
    <w:rsid w:val="00CC4CAC"/>
    <w:rsid w:val="00CC4D49"/>
    <w:rsid w:val="00CC4D51"/>
    <w:rsid w:val="00CC4DB6"/>
    <w:rsid w:val="00CC4E2A"/>
    <w:rsid w:val="00CC542C"/>
    <w:rsid w:val="00CC547F"/>
    <w:rsid w:val="00CC55BB"/>
    <w:rsid w:val="00CC5630"/>
    <w:rsid w:val="00CC59B0"/>
    <w:rsid w:val="00CC5A9F"/>
    <w:rsid w:val="00CC5B04"/>
    <w:rsid w:val="00CC5DA7"/>
    <w:rsid w:val="00CC60AC"/>
    <w:rsid w:val="00CC61F5"/>
    <w:rsid w:val="00CC6376"/>
    <w:rsid w:val="00CC63AD"/>
    <w:rsid w:val="00CC64B0"/>
    <w:rsid w:val="00CC6801"/>
    <w:rsid w:val="00CC6849"/>
    <w:rsid w:val="00CC6850"/>
    <w:rsid w:val="00CC6A73"/>
    <w:rsid w:val="00CC6A79"/>
    <w:rsid w:val="00CC6BA5"/>
    <w:rsid w:val="00CC6BAF"/>
    <w:rsid w:val="00CC6F73"/>
    <w:rsid w:val="00CC6F81"/>
    <w:rsid w:val="00CC6FA6"/>
    <w:rsid w:val="00CC72C6"/>
    <w:rsid w:val="00CC75CB"/>
    <w:rsid w:val="00CC78D4"/>
    <w:rsid w:val="00CC792E"/>
    <w:rsid w:val="00CC7DDD"/>
    <w:rsid w:val="00CC7FBB"/>
    <w:rsid w:val="00CC7FE6"/>
    <w:rsid w:val="00CD0003"/>
    <w:rsid w:val="00CD00EC"/>
    <w:rsid w:val="00CD0204"/>
    <w:rsid w:val="00CD05D5"/>
    <w:rsid w:val="00CD06D0"/>
    <w:rsid w:val="00CD072D"/>
    <w:rsid w:val="00CD0791"/>
    <w:rsid w:val="00CD08D8"/>
    <w:rsid w:val="00CD0B16"/>
    <w:rsid w:val="00CD0B97"/>
    <w:rsid w:val="00CD0F5D"/>
    <w:rsid w:val="00CD1060"/>
    <w:rsid w:val="00CD1071"/>
    <w:rsid w:val="00CD1230"/>
    <w:rsid w:val="00CD12A8"/>
    <w:rsid w:val="00CD1518"/>
    <w:rsid w:val="00CD15E1"/>
    <w:rsid w:val="00CD169A"/>
    <w:rsid w:val="00CD1726"/>
    <w:rsid w:val="00CD1780"/>
    <w:rsid w:val="00CD195B"/>
    <w:rsid w:val="00CD1B09"/>
    <w:rsid w:val="00CD1D2C"/>
    <w:rsid w:val="00CD1FF7"/>
    <w:rsid w:val="00CD208B"/>
    <w:rsid w:val="00CD217C"/>
    <w:rsid w:val="00CD21E3"/>
    <w:rsid w:val="00CD22F4"/>
    <w:rsid w:val="00CD2507"/>
    <w:rsid w:val="00CD2AE5"/>
    <w:rsid w:val="00CD2C01"/>
    <w:rsid w:val="00CD2CE9"/>
    <w:rsid w:val="00CD2D7D"/>
    <w:rsid w:val="00CD2E0A"/>
    <w:rsid w:val="00CD2ED5"/>
    <w:rsid w:val="00CD311F"/>
    <w:rsid w:val="00CD33E9"/>
    <w:rsid w:val="00CD35D0"/>
    <w:rsid w:val="00CD3604"/>
    <w:rsid w:val="00CD363C"/>
    <w:rsid w:val="00CD3648"/>
    <w:rsid w:val="00CD36F4"/>
    <w:rsid w:val="00CD3733"/>
    <w:rsid w:val="00CD3811"/>
    <w:rsid w:val="00CD397E"/>
    <w:rsid w:val="00CD39BA"/>
    <w:rsid w:val="00CD3CFE"/>
    <w:rsid w:val="00CD4278"/>
    <w:rsid w:val="00CD45F5"/>
    <w:rsid w:val="00CD47BC"/>
    <w:rsid w:val="00CD489C"/>
    <w:rsid w:val="00CD4EEC"/>
    <w:rsid w:val="00CD502B"/>
    <w:rsid w:val="00CD50CB"/>
    <w:rsid w:val="00CD50E5"/>
    <w:rsid w:val="00CD53FA"/>
    <w:rsid w:val="00CD545C"/>
    <w:rsid w:val="00CD588C"/>
    <w:rsid w:val="00CD58C1"/>
    <w:rsid w:val="00CD5908"/>
    <w:rsid w:val="00CD5BE1"/>
    <w:rsid w:val="00CD5D56"/>
    <w:rsid w:val="00CD614B"/>
    <w:rsid w:val="00CD61BA"/>
    <w:rsid w:val="00CD6619"/>
    <w:rsid w:val="00CD661A"/>
    <w:rsid w:val="00CD6760"/>
    <w:rsid w:val="00CD6C5E"/>
    <w:rsid w:val="00CD6C74"/>
    <w:rsid w:val="00CD6D21"/>
    <w:rsid w:val="00CD6D35"/>
    <w:rsid w:val="00CD6D66"/>
    <w:rsid w:val="00CD6F05"/>
    <w:rsid w:val="00CD70BF"/>
    <w:rsid w:val="00CD723A"/>
    <w:rsid w:val="00CD7480"/>
    <w:rsid w:val="00CD7506"/>
    <w:rsid w:val="00CD775A"/>
    <w:rsid w:val="00CD7866"/>
    <w:rsid w:val="00CD7CD1"/>
    <w:rsid w:val="00CD7DB1"/>
    <w:rsid w:val="00CD7E2F"/>
    <w:rsid w:val="00CE01C4"/>
    <w:rsid w:val="00CE02AD"/>
    <w:rsid w:val="00CE0547"/>
    <w:rsid w:val="00CE06EF"/>
    <w:rsid w:val="00CE0B1D"/>
    <w:rsid w:val="00CE0D85"/>
    <w:rsid w:val="00CE0E5A"/>
    <w:rsid w:val="00CE0F8B"/>
    <w:rsid w:val="00CE0FA6"/>
    <w:rsid w:val="00CE0FF8"/>
    <w:rsid w:val="00CE1299"/>
    <w:rsid w:val="00CE1444"/>
    <w:rsid w:val="00CE14B8"/>
    <w:rsid w:val="00CE1525"/>
    <w:rsid w:val="00CE17A8"/>
    <w:rsid w:val="00CE1ACB"/>
    <w:rsid w:val="00CE1BD2"/>
    <w:rsid w:val="00CE1C25"/>
    <w:rsid w:val="00CE1D05"/>
    <w:rsid w:val="00CE1E7C"/>
    <w:rsid w:val="00CE1FDD"/>
    <w:rsid w:val="00CE219A"/>
    <w:rsid w:val="00CE2321"/>
    <w:rsid w:val="00CE2554"/>
    <w:rsid w:val="00CE2895"/>
    <w:rsid w:val="00CE28E2"/>
    <w:rsid w:val="00CE296A"/>
    <w:rsid w:val="00CE2BA7"/>
    <w:rsid w:val="00CE2C89"/>
    <w:rsid w:val="00CE2D7B"/>
    <w:rsid w:val="00CE2FB3"/>
    <w:rsid w:val="00CE329C"/>
    <w:rsid w:val="00CE32ED"/>
    <w:rsid w:val="00CE39AC"/>
    <w:rsid w:val="00CE3B61"/>
    <w:rsid w:val="00CE3BC9"/>
    <w:rsid w:val="00CE3E44"/>
    <w:rsid w:val="00CE4126"/>
    <w:rsid w:val="00CE41B5"/>
    <w:rsid w:val="00CE4218"/>
    <w:rsid w:val="00CE42EC"/>
    <w:rsid w:val="00CE433A"/>
    <w:rsid w:val="00CE441E"/>
    <w:rsid w:val="00CE46EE"/>
    <w:rsid w:val="00CE48B8"/>
    <w:rsid w:val="00CE48FF"/>
    <w:rsid w:val="00CE493E"/>
    <w:rsid w:val="00CE49FA"/>
    <w:rsid w:val="00CE4A65"/>
    <w:rsid w:val="00CE4A82"/>
    <w:rsid w:val="00CE4EA8"/>
    <w:rsid w:val="00CE5145"/>
    <w:rsid w:val="00CE5240"/>
    <w:rsid w:val="00CE5351"/>
    <w:rsid w:val="00CE53BA"/>
    <w:rsid w:val="00CE54B5"/>
    <w:rsid w:val="00CE552C"/>
    <w:rsid w:val="00CE568A"/>
    <w:rsid w:val="00CE5781"/>
    <w:rsid w:val="00CE582C"/>
    <w:rsid w:val="00CE5900"/>
    <w:rsid w:val="00CE599E"/>
    <w:rsid w:val="00CE59A4"/>
    <w:rsid w:val="00CE5A08"/>
    <w:rsid w:val="00CE5A4B"/>
    <w:rsid w:val="00CE5B04"/>
    <w:rsid w:val="00CE5BCB"/>
    <w:rsid w:val="00CE5DA6"/>
    <w:rsid w:val="00CE5FBB"/>
    <w:rsid w:val="00CE6013"/>
    <w:rsid w:val="00CE6030"/>
    <w:rsid w:val="00CE61CF"/>
    <w:rsid w:val="00CE652F"/>
    <w:rsid w:val="00CE6570"/>
    <w:rsid w:val="00CE65D9"/>
    <w:rsid w:val="00CE663C"/>
    <w:rsid w:val="00CE668A"/>
    <w:rsid w:val="00CE66B0"/>
    <w:rsid w:val="00CE67B5"/>
    <w:rsid w:val="00CE67BE"/>
    <w:rsid w:val="00CE681B"/>
    <w:rsid w:val="00CE6AA9"/>
    <w:rsid w:val="00CE6B71"/>
    <w:rsid w:val="00CE6D3C"/>
    <w:rsid w:val="00CE6F3D"/>
    <w:rsid w:val="00CE714C"/>
    <w:rsid w:val="00CE7658"/>
    <w:rsid w:val="00CE76ED"/>
    <w:rsid w:val="00CE7781"/>
    <w:rsid w:val="00CE7798"/>
    <w:rsid w:val="00CE79FE"/>
    <w:rsid w:val="00CE7B38"/>
    <w:rsid w:val="00CE7B4F"/>
    <w:rsid w:val="00CE7D55"/>
    <w:rsid w:val="00CE7DCB"/>
    <w:rsid w:val="00CE7DCD"/>
    <w:rsid w:val="00CE7F52"/>
    <w:rsid w:val="00CE7FA8"/>
    <w:rsid w:val="00CF00F3"/>
    <w:rsid w:val="00CF0125"/>
    <w:rsid w:val="00CF034E"/>
    <w:rsid w:val="00CF03FC"/>
    <w:rsid w:val="00CF049F"/>
    <w:rsid w:val="00CF0603"/>
    <w:rsid w:val="00CF06D8"/>
    <w:rsid w:val="00CF0757"/>
    <w:rsid w:val="00CF07F9"/>
    <w:rsid w:val="00CF0B15"/>
    <w:rsid w:val="00CF0D82"/>
    <w:rsid w:val="00CF0E9F"/>
    <w:rsid w:val="00CF11CB"/>
    <w:rsid w:val="00CF1292"/>
    <w:rsid w:val="00CF160F"/>
    <w:rsid w:val="00CF1AC3"/>
    <w:rsid w:val="00CF1D5D"/>
    <w:rsid w:val="00CF1ECD"/>
    <w:rsid w:val="00CF1F1A"/>
    <w:rsid w:val="00CF2019"/>
    <w:rsid w:val="00CF20CC"/>
    <w:rsid w:val="00CF22DB"/>
    <w:rsid w:val="00CF22E2"/>
    <w:rsid w:val="00CF26C8"/>
    <w:rsid w:val="00CF29CE"/>
    <w:rsid w:val="00CF2EA6"/>
    <w:rsid w:val="00CF30BE"/>
    <w:rsid w:val="00CF38B5"/>
    <w:rsid w:val="00CF3A66"/>
    <w:rsid w:val="00CF3A8B"/>
    <w:rsid w:val="00CF3BC7"/>
    <w:rsid w:val="00CF3C18"/>
    <w:rsid w:val="00CF3DC1"/>
    <w:rsid w:val="00CF4046"/>
    <w:rsid w:val="00CF44A4"/>
    <w:rsid w:val="00CF44ED"/>
    <w:rsid w:val="00CF47AC"/>
    <w:rsid w:val="00CF47FA"/>
    <w:rsid w:val="00CF47FF"/>
    <w:rsid w:val="00CF4C3E"/>
    <w:rsid w:val="00CF4CE6"/>
    <w:rsid w:val="00CF4DBB"/>
    <w:rsid w:val="00CF4F48"/>
    <w:rsid w:val="00CF515B"/>
    <w:rsid w:val="00CF5168"/>
    <w:rsid w:val="00CF51DA"/>
    <w:rsid w:val="00CF5215"/>
    <w:rsid w:val="00CF5252"/>
    <w:rsid w:val="00CF52F0"/>
    <w:rsid w:val="00CF5859"/>
    <w:rsid w:val="00CF594D"/>
    <w:rsid w:val="00CF5A30"/>
    <w:rsid w:val="00CF5AD0"/>
    <w:rsid w:val="00CF5D7D"/>
    <w:rsid w:val="00CF5D86"/>
    <w:rsid w:val="00CF5E27"/>
    <w:rsid w:val="00CF5E3B"/>
    <w:rsid w:val="00CF5FDD"/>
    <w:rsid w:val="00CF63E3"/>
    <w:rsid w:val="00CF64DC"/>
    <w:rsid w:val="00CF6523"/>
    <w:rsid w:val="00CF662C"/>
    <w:rsid w:val="00CF66ED"/>
    <w:rsid w:val="00CF685F"/>
    <w:rsid w:val="00CF6D52"/>
    <w:rsid w:val="00CF6F95"/>
    <w:rsid w:val="00CF7003"/>
    <w:rsid w:val="00CF700C"/>
    <w:rsid w:val="00CF7025"/>
    <w:rsid w:val="00CF7318"/>
    <w:rsid w:val="00CF7455"/>
    <w:rsid w:val="00CF787D"/>
    <w:rsid w:val="00CF78F7"/>
    <w:rsid w:val="00CF79B5"/>
    <w:rsid w:val="00CF7A6E"/>
    <w:rsid w:val="00CF7ECA"/>
    <w:rsid w:val="00CF7F8A"/>
    <w:rsid w:val="00D00346"/>
    <w:rsid w:val="00D00416"/>
    <w:rsid w:val="00D00452"/>
    <w:rsid w:val="00D0049B"/>
    <w:rsid w:val="00D007BD"/>
    <w:rsid w:val="00D0093A"/>
    <w:rsid w:val="00D0093E"/>
    <w:rsid w:val="00D00952"/>
    <w:rsid w:val="00D0096A"/>
    <w:rsid w:val="00D00B92"/>
    <w:rsid w:val="00D00BDA"/>
    <w:rsid w:val="00D00BDC"/>
    <w:rsid w:val="00D00E80"/>
    <w:rsid w:val="00D00F14"/>
    <w:rsid w:val="00D00FEA"/>
    <w:rsid w:val="00D010CA"/>
    <w:rsid w:val="00D01176"/>
    <w:rsid w:val="00D01212"/>
    <w:rsid w:val="00D0124C"/>
    <w:rsid w:val="00D013A7"/>
    <w:rsid w:val="00D01462"/>
    <w:rsid w:val="00D0149C"/>
    <w:rsid w:val="00D0167D"/>
    <w:rsid w:val="00D01799"/>
    <w:rsid w:val="00D01AC6"/>
    <w:rsid w:val="00D01B62"/>
    <w:rsid w:val="00D01C23"/>
    <w:rsid w:val="00D01D63"/>
    <w:rsid w:val="00D01E42"/>
    <w:rsid w:val="00D01ECE"/>
    <w:rsid w:val="00D01F78"/>
    <w:rsid w:val="00D020E0"/>
    <w:rsid w:val="00D02103"/>
    <w:rsid w:val="00D02400"/>
    <w:rsid w:val="00D026EA"/>
    <w:rsid w:val="00D027A8"/>
    <w:rsid w:val="00D02967"/>
    <w:rsid w:val="00D0296D"/>
    <w:rsid w:val="00D029B9"/>
    <w:rsid w:val="00D02A27"/>
    <w:rsid w:val="00D02A28"/>
    <w:rsid w:val="00D02D1F"/>
    <w:rsid w:val="00D02D54"/>
    <w:rsid w:val="00D02ED8"/>
    <w:rsid w:val="00D02F7A"/>
    <w:rsid w:val="00D033AB"/>
    <w:rsid w:val="00D035C1"/>
    <w:rsid w:val="00D03863"/>
    <w:rsid w:val="00D03A0B"/>
    <w:rsid w:val="00D03A61"/>
    <w:rsid w:val="00D040AD"/>
    <w:rsid w:val="00D040B4"/>
    <w:rsid w:val="00D04129"/>
    <w:rsid w:val="00D04264"/>
    <w:rsid w:val="00D04452"/>
    <w:rsid w:val="00D045F3"/>
    <w:rsid w:val="00D046A6"/>
    <w:rsid w:val="00D047A8"/>
    <w:rsid w:val="00D04AD8"/>
    <w:rsid w:val="00D04BA9"/>
    <w:rsid w:val="00D04CAC"/>
    <w:rsid w:val="00D04D1A"/>
    <w:rsid w:val="00D04E47"/>
    <w:rsid w:val="00D04EF3"/>
    <w:rsid w:val="00D05044"/>
    <w:rsid w:val="00D053FB"/>
    <w:rsid w:val="00D05497"/>
    <w:rsid w:val="00D054AE"/>
    <w:rsid w:val="00D054EE"/>
    <w:rsid w:val="00D0564F"/>
    <w:rsid w:val="00D05733"/>
    <w:rsid w:val="00D0590E"/>
    <w:rsid w:val="00D05972"/>
    <w:rsid w:val="00D059E4"/>
    <w:rsid w:val="00D059E5"/>
    <w:rsid w:val="00D05CA6"/>
    <w:rsid w:val="00D05D18"/>
    <w:rsid w:val="00D05DBF"/>
    <w:rsid w:val="00D05DCD"/>
    <w:rsid w:val="00D05FA0"/>
    <w:rsid w:val="00D061C0"/>
    <w:rsid w:val="00D06236"/>
    <w:rsid w:val="00D062B5"/>
    <w:rsid w:val="00D06413"/>
    <w:rsid w:val="00D0678A"/>
    <w:rsid w:val="00D06B57"/>
    <w:rsid w:val="00D06CF1"/>
    <w:rsid w:val="00D06DF7"/>
    <w:rsid w:val="00D06FA0"/>
    <w:rsid w:val="00D07051"/>
    <w:rsid w:val="00D07155"/>
    <w:rsid w:val="00D0728A"/>
    <w:rsid w:val="00D073D0"/>
    <w:rsid w:val="00D0750E"/>
    <w:rsid w:val="00D07583"/>
    <w:rsid w:val="00D07794"/>
    <w:rsid w:val="00D0781E"/>
    <w:rsid w:val="00D07A62"/>
    <w:rsid w:val="00D07B2C"/>
    <w:rsid w:val="00D07B4D"/>
    <w:rsid w:val="00D07B9F"/>
    <w:rsid w:val="00D07E86"/>
    <w:rsid w:val="00D07EBF"/>
    <w:rsid w:val="00D07F86"/>
    <w:rsid w:val="00D10093"/>
    <w:rsid w:val="00D101DA"/>
    <w:rsid w:val="00D10360"/>
    <w:rsid w:val="00D103FD"/>
    <w:rsid w:val="00D10740"/>
    <w:rsid w:val="00D107A9"/>
    <w:rsid w:val="00D109F0"/>
    <w:rsid w:val="00D10DE6"/>
    <w:rsid w:val="00D10E6D"/>
    <w:rsid w:val="00D10EE3"/>
    <w:rsid w:val="00D10FF3"/>
    <w:rsid w:val="00D111EB"/>
    <w:rsid w:val="00D11353"/>
    <w:rsid w:val="00D113C3"/>
    <w:rsid w:val="00D113E7"/>
    <w:rsid w:val="00D118B5"/>
    <w:rsid w:val="00D119A5"/>
    <w:rsid w:val="00D119DE"/>
    <w:rsid w:val="00D11CEF"/>
    <w:rsid w:val="00D12237"/>
    <w:rsid w:val="00D1244D"/>
    <w:rsid w:val="00D124BA"/>
    <w:rsid w:val="00D12544"/>
    <w:rsid w:val="00D12816"/>
    <w:rsid w:val="00D12990"/>
    <w:rsid w:val="00D129E9"/>
    <w:rsid w:val="00D12AAE"/>
    <w:rsid w:val="00D12BB5"/>
    <w:rsid w:val="00D12EA1"/>
    <w:rsid w:val="00D131A6"/>
    <w:rsid w:val="00D13250"/>
    <w:rsid w:val="00D1325F"/>
    <w:rsid w:val="00D13734"/>
    <w:rsid w:val="00D13C8F"/>
    <w:rsid w:val="00D1402E"/>
    <w:rsid w:val="00D14072"/>
    <w:rsid w:val="00D14116"/>
    <w:rsid w:val="00D14336"/>
    <w:rsid w:val="00D14350"/>
    <w:rsid w:val="00D14369"/>
    <w:rsid w:val="00D146D2"/>
    <w:rsid w:val="00D14817"/>
    <w:rsid w:val="00D1482F"/>
    <w:rsid w:val="00D14873"/>
    <w:rsid w:val="00D1487E"/>
    <w:rsid w:val="00D14BA7"/>
    <w:rsid w:val="00D14C5E"/>
    <w:rsid w:val="00D14C69"/>
    <w:rsid w:val="00D14D6C"/>
    <w:rsid w:val="00D14DEE"/>
    <w:rsid w:val="00D14E4E"/>
    <w:rsid w:val="00D1506F"/>
    <w:rsid w:val="00D152B4"/>
    <w:rsid w:val="00D153DF"/>
    <w:rsid w:val="00D15454"/>
    <w:rsid w:val="00D15553"/>
    <w:rsid w:val="00D155D5"/>
    <w:rsid w:val="00D156DE"/>
    <w:rsid w:val="00D1598F"/>
    <w:rsid w:val="00D15B5B"/>
    <w:rsid w:val="00D15D0B"/>
    <w:rsid w:val="00D15D36"/>
    <w:rsid w:val="00D15D8F"/>
    <w:rsid w:val="00D15F23"/>
    <w:rsid w:val="00D15F93"/>
    <w:rsid w:val="00D16059"/>
    <w:rsid w:val="00D16110"/>
    <w:rsid w:val="00D16344"/>
    <w:rsid w:val="00D16704"/>
    <w:rsid w:val="00D1671C"/>
    <w:rsid w:val="00D16768"/>
    <w:rsid w:val="00D167F0"/>
    <w:rsid w:val="00D1688B"/>
    <w:rsid w:val="00D16A2A"/>
    <w:rsid w:val="00D16A48"/>
    <w:rsid w:val="00D16C44"/>
    <w:rsid w:val="00D16CB9"/>
    <w:rsid w:val="00D16D8E"/>
    <w:rsid w:val="00D16D9C"/>
    <w:rsid w:val="00D17030"/>
    <w:rsid w:val="00D170A5"/>
    <w:rsid w:val="00D170C5"/>
    <w:rsid w:val="00D170D5"/>
    <w:rsid w:val="00D1734D"/>
    <w:rsid w:val="00D17379"/>
    <w:rsid w:val="00D174F9"/>
    <w:rsid w:val="00D17843"/>
    <w:rsid w:val="00D17961"/>
    <w:rsid w:val="00D17C54"/>
    <w:rsid w:val="00D17E00"/>
    <w:rsid w:val="00D17F0B"/>
    <w:rsid w:val="00D17FBC"/>
    <w:rsid w:val="00D200F7"/>
    <w:rsid w:val="00D20155"/>
    <w:rsid w:val="00D20668"/>
    <w:rsid w:val="00D206B0"/>
    <w:rsid w:val="00D2078E"/>
    <w:rsid w:val="00D20866"/>
    <w:rsid w:val="00D20CB4"/>
    <w:rsid w:val="00D20D36"/>
    <w:rsid w:val="00D20E13"/>
    <w:rsid w:val="00D20F2D"/>
    <w:rsid w:val="00D20FE3"/>
    <w:rsid w:val="00D212A1"/>
    <w:rsid w:val="00D216A9"/>
    <w:rsid w:val="00D21776"/>
    <w:rsid w:val="00D219DA"/>
    <w:rsid w:val="00D21CFA"/>
    <w:rsid w:val="00D21D55"/>
    <w:rsid w:val="00D21DF0"/>
    <w:rsid w:val="00D22196"/>
    <w:rsid w:val="00D221F0"/>
    <w:rsid w:val="00D2237B"/>
    <w:rsid w:val="00D223F0"/>
    <w:rsid w:val="00D22675"/>
    <w:rsid w:val="00D2270A"/>
    <w:rsid w:val="00D22C81"/>
    <w:rsid w:val="00D22CF5"/>
    <w:rsid w:val="00D22DB2"/>
    <w:rsid w:val="00D23013"/>
    <w:rsid w:val="00D23014"/>
    <w:rsid w:val="00D23020"/>
    <w:rsid w:val="00D2333A"/>
    <w:rsid w:val="00D234DE"/>
    <w:rsid w:val="00D23579"/>
    <w:rsid w:val="00D2357C"/>
    <w:rsid w:val="00D23706"/>
    <w:rsid w:val="00D238C1"/>
    <w:rsid w:val="00D23ACD"/>
    <w:rsid w:val="00D23E02"/>
    <w:rsid w:val="00D23FE6"/>
    <w:rsid w:val="00D24559"/>
    <w:rsid w:val="00D246A2"/>
    <w:rsid w:val="00D2471E"/>
    <w:rsid w:val="00D24A3E"/>
    <w:rsid w:val="00D24A5E"/>
    <w:rsid w:val="00D24B69"/>
    <w:rsid w:val="00D24C7D"/>
    <w:rsid w:val="00D24D4B"/>
    <w:rsid w:val="00D24EC5"/>
    <w:rsid w:val="00D24F50"/>
    <w:rsid w:val="00D24FB4"/>
    <w:rsid w:val="00D25068"/>
    <w:rsid w:val="00D2512B"/>
    <w:rsid w:val="00D255E9"/>
    <w:rsid w:val="00D255F5"/>
    <w:rsid w:val="00D25764"/>
    <w:rsid w:val="00D257C4"/>
    <w:rsid w:val="00D258D2"/>
    <w:rsid w:val="00D25AF4"/>
    <w:rsid w:val="00D25C89"/>
    <w:rsid w:val="00D25F86"/>
    <w:rsid w:val="00D260A4"/>
    <w:rsid w:val="00D260ED"/>
    <w:rsid w:val="00D2622E"/>
    <w:rsid w:val="00D26248"/>
    <w:rsid w:val="00D2638D"/>
    <w:rsid w:val="00D26719"/>
    <w:rsid w:val="00D2687A"/>
    <w:rsid w:val="00D268E2"/>
    <w:rsid w:val="00D26962"/>
    <w:rsid w:val="00D26C7D"/>
    <w:rsid w:val="00D26D52"/>
    <w:rsid w:val="00D26DD7"/>
    <w:rsid w:val="00D27012"/>
    <w:rsid w:val="00D271D8"/>
    <w:rsid w:val="00D271DD"/>
    <w:rsid w:val="00D2726F"/>
    <w:rsid w:val="00D27371"/>
    <w:rsid w:val="00D27615"/>
    <w:rsid w:val="00D27C1D"/>
    <w:rsid w:val="00D27EE8"/>
    <w:rsid w:val="00D27F6B"/>
    <w:rsid w:val="00D27FBC"/>
    <w:rsid w:val="00D30162"/>
    <w:rsid w:val="00D301BA"/>
    <w:rsid w:val="00D30447"/>
    <w:rsid w:val="00D30578"/>
    <w:rsid w:val="00D30872"/>
    <w:rsid w:val="00D309FC"/>
    <w:rsid w:val="00D30D75"/>
    <w:rsid w:val="00D30D8F"/>
    <w:rsid w:val="00D30E4D"/>
    <w:rsid w:val="00D3127C"/>
    <w:rsid w:val="00D312B8"/>
    <w:rsid w:val="00D314E5"/>
    <w:rsid w:val="00D315DF"/>
    <w:rsid w:val="00D31727"/>
    <w:rsid w:val="00D319E3"/>
    <w:rsid w:val="00D319ED"/>
    <w:rsid w:val="00D31C40"/>
    <w:rsid w:val="00D31F58"/>
    <w:rsid w:val="00D32102"/>
    <w:rsid w:val="00D323B1"/>
    <w:rsid w:val="00D32737"/>
    <w:rsid w:val="00D32743"/>
    <w:rsid w:val="00D3289D"/>
    <w:rsid w:val="00D329C3"/>
    <w:rsid w:val="00D32C5C"/>
    <w:rsid w:val="00D32E3C"/>
    <w:rsid w:val="00D33154"/>
    <w:rsid w:val="00D33280"/>
    <w:rsid w:val="00D33321"/>
    <w:rsid w:val="00D3346F"/>
    <w:rsid w:val="00D33627"/>
    <w:rsid w:val="00D33920"/>
    <w:rsid w:val="00D339E4"/>
    <w:rsid w:val="00D33A29"/>
    <w:rsid w:val="00D33D15"/>
    <w:rsid w:val="00D33D3F"/>
    <w:rsid w:val="00D33E9C"/>
    <w:rsid w:val="00D33FF5"/>
    <w:rsid w:val="00D340AF"/>
    <w:rsid w:val="00D340E9"/>
    <w:rsid w:val="00D344D0"/>
    <w:rsid w:val="00D3453B"/>
    <w:rsid w:val="00D3455D"/>
    <w:rsid w:val="00D348E6"/>
    <w:rsid w:val="00D34EB2"/>
    <w:rsid w:val="00D34EE9"/>
    <w:rsid w:val="00D34F4D"/>
    <w:rsid w:val="00D352DD"/>
    <w:rsid w:val="00D35469"/>
    <w:rsid w:val="00D356AF"/>
    <w:rsid w:val="00D35724"/>
    <w:rsid w:val="00D35734"/>
    <w:rsid w:val="00D35871"/>
    <w:rsid w:val="00D358B7"/>
    <w:rsid w:val="00D35974"/>
    <w:rsid w:val="00D35995"/>
    <w:rsid w:val="00D359A7"/>
    <w:rsid w:val="00D35CCB"/>
    <w:rsid w:val="00D35E37"/>
    <w:rsid w:val="00D35FA5"/>
    <w:rsid w:val="00D361B8"/>
    <w:rsid w:val="00D36357"/>
    <w:rsid w:val="00D36655"/>
    <w:rsid w:val="00D36726"/>
    <w:rsid w:val="00D367D9"/>
    <w:rsid w:val="00D369E5"/>
    <w:rsid w:val="00D36CAE"/>
    <w:rsid w:val="00D36E31"/>
    <w:rsid w:val="00D36F81"/>
    <w:rsid w:val="00D36FB1"/>
    <w:rsid w:val="00D36FC0"/>
    <w:rsid w:val="00D370B6"/>
    <w:rsid w:val="00D370E2"/>
    <w:rsid w:val="00D3739A"/>
    <w:rsid w:val="00D37419"/>
    <w:rsid w:val="00D3746F"/>
    <w:rsid w:val="00D3752C"/>
    <w:rsid w:val="00D378AE"/>
    <w:rsid w:val="00D3793C"/>
    <w:rsid w:val="00D37B1A"/>
    <w:rsid w:val="00D37BAE"/>
    <w:rsid w:val="00D37BD4"/>
    <w:rsid w:val="00D37EA6"/>
    <w:rsid w:val="00D40228"/>
    <w:rsid w:val="00D403B8"/>
    <w:rsid w:val="00D4046C"/>
    <w:rsid w:val="00D404CB"/>
    <w:rsid w:val="00D404D4"/>
    <w:rsid w:val="00D405A6"/>
    <w:rsid w:val="00D406B2"/>
    <w:rsid w:val="00D4099D"/>
    <w:rsid w:val="00D409EB"/>
    <w:rsid w:val="00D40ADD"/>
    <w:rsid w:val="00D40B98"/>
    <w:rsid w:val="00D40D14"/>
    <w:rsid w:val="00D4105E"/>
    <w:rsid w:val="00D41061"/>
    <w:rsid w:val="00D410CC"/>
    <w:rsid w:val="00D41200"/>
    <w:rsid w:val="00D4126E"/>
    <w:rsid w:val="00D41493"/>
    <w:rsid w:val="00D415CB"/>
    <w:rsid w:val="00D4191F"/>
    <w:rsid w:val="00D41970"/>
    <w:rsid w:val="00D419E9"/>
    <w:rsid w:val="00D41A4E"/>
    <w:rsid w:val="00D41D39"/>
    <w:rsid w:val="00D41F9A"/>
    <w:rsid w:val="00D42179"/>
    <w:rsid w:val="00D422CB"/>
    <w:rsid w:val="00D42508"/>
    <w:rsid w:val="00D42541"/>
    <w:rsid w:val="00D42608"/>
    <w:rsid w:val="00D42819"/>
    <w:rsid w:val="00D42B59"/>
    <w:rsid w:val="00D42BB1"/>
    <w:rsid w:val="00D42C90"/>
    <w:rsid w:val="00D42E68"/>
    <w:rsid w:val="00D42F70"/>
    <w:rsid w:val="00D43107"/>
    <w:rsid w:val="00D4314C"/>
    <w:rsid w:val="00D432BD"/>
    <w:rsid w:val="00D432F6"/>
    <w:rsid w:val="00D4369E"/>
    <w:rsid w:val="00D43855"/>
    <w:rsid w:val="00D43AD8"/>
    <w:rsid w:val="00D43EC7"/>
    <w:rsid w:val="00D4417D"/>
    <w:rsid w:val="00D441C5"/>
    <w:rsid w:val="00D44222"/>
    <w:rsid w:val="00D44270"/>
    <w:rsid w:val="00D4449D"/>
    <w:rsid w:val="00D44596"/>
    <w:rsid w:val="00D446B0"/>
    <w:rsid w:val="00D446F9"/>
    <w:rsid w:val="00D44B8E"/>
    <w:rsid w:val="00D44C32"/>
    <w:rsid w:val="00D44C39"/>
    <w:rsid w:val="00D45021"/>
    <w:rsid w:val="00D450C4"/>
    <w:rsid w:val="00D451FF"/>
    <w:rsid w:val="00D4523D"/>
    <w:rsid w:val="00D454CA"/>
    <w:rsid w:val="00D454FB"/>
    <w:rsid w:val="00D457B1"/>
    <w:rsid w:val="00D458B6"/>
    <w:rsid w:val="00D45A91"/>
    <w:rsid w:val="00D45AAF"/>
    <w:rsid w:val="00D45AB8"/>
    <w:rsid w:val="00D45BC4"/>
    <w:rsid w:val="00D45EE3"/>
    <w:rsid w:val="00D46321"/>
    <w:rsid w:val="00D463D5"/>
    <w:rsid w:val="00D465DD"/>
    <w:rsid w:val="00D46A16"/>
    <w:rsid w:val="00D46BB2"/>
    <w:rsid w:val="00D46D3B"/>
    <w:rsid w:val="00D46E0D"/>
    <w:rsid w:val="00D46EFC"/>
    <w:rsid w:val="00D470B5"/>
    <w:rsid w:val="00D47148"/>
    <w:rsid w:val="00D4733D"/>
    <w:rsid w:val="00D477E1"/>
    <w:rsid w:val="00D47AB7"/>
    <w:rsid w:val="00D47B57"/>
    <w:rsid w:val="00D47CC4"/>
    <w:rsid w:val="00D47D7B"/>
    <w:rsid w:val="00D47EF3"/>
    <w:rsid w:val="00D50206"/>
    <w:rsid w:val="00D5032E"/>
    <w:rsid w:val="00D50359"/>
    <w:rsid w:val="00D50615"/>
    <w:rsid w:val="00D50689"/>
    <w:rsid w:val="00D50809"/>
    <w:rsid w:val="00D50997"/>
    <w:rsid w:val="00D509CD"/>
    <w:rsid w:val="00D50CC2"/>
    <w:rsid w:val="00D51152"/>
    <w:rsid w:val="00D5122C"/>
    <w:rsid w:val="00D5126A"/>
    <w:rsid w:val="00D512D3"/>
    <w:rsid w:val="00D51514"/>
    <w:rsid w:val="00D51610"/>
    <w:rsid w:val="00D51726"/>
    <w:rsid w:val="00D51885"/>
    <w:rsid w:val="00D51944"/>
    <w:rsid w:val="00D519B8"/>
    <w:rsid w:val="00D51B4A"/>
    <w:rsid w:val="00D51C98"/>
    <w:rsid w:val="00D52057"/>
    <w:rsid w:val="00D52540"/>
    <w:rsid w:val="00D52771"/>
    <w:rsid w:val="00D527AF"/>
    <w:rsid w:val="00D527C4"/>
    <w:rsid w:val="00D5281D"/>
    <w:rsid w:val="00D52853"/>
    <w:rsid w:val="00D52A66"/>
    <w:rsid w:val="00D52CA7"/>
    <w:rsid w:val="00D52E29"/>
    <w:rsid w:val="00D52F62"/>
    <w:rsid w:val="00D52F8A"/>
    <w:rsid w:val="00D52FDB"/>
    <w:rsid w:val="00D530CA"/>
    <w:rsid w:val="00D531FF"/>
    <w:rsid w:val="00D5320A"/>
    <w:rsid w:val="00D53211"/>
    <w:rsid w:val="00D533DB"/>
    <w:rsid w:val="00D5353C"/>
    <w:rsid w:val="00D5395E"/>
    <w:rsid w:val="00D53DA8"/>
    <w:rsid w:val="00D53F3F"/>
    <w:rsid w:val="00D5400F"/>
    <w:rsid w:val="00D5401E"/>
    <w:rsid w:val="00D540BF"/>
    <w:rsid w:val="00D54319"/>
    <w:rsid w:val="00D54AE2"/>
    <w:rsid w:val="00D550D9"/>
    <w:rsid w:val="00D550E3"/>
    <w:rsid w:val="00D55410"/>
    <w:rsid w:val="00D555FC"/>
    <w:rsid w:val="00D5560A"/>
    <w:rsid w:val="00D55627"/>
    <w:rsid w:val="00D557DC"/>
    <w:rsid w:val="00D55A07"/>
    <w:rsid w:val="00D55AAE"/>
    <w:rsid w:val="00D55B0A"/>
    <w:rsid w:val="00D55BFC"/>
    <w:rsid w:val="00D55CAF"/>
    <w:rsid w:val="00D55D38"/>
    <w:rsid w:val="00D561CC"/>
    <w:rsid w:val="00D56209"/>
    <w:rsid w:val="00D5620B"/>
    <w:rsid w:val="00D562C2"/>
    <w:rsid w:val="00D56359"/>
    <w:rsid w:val="00D566B5"/>
    <w:rsid w:val="00D5684C"/>
    <w:rsid w:val="00D56A3E"/>
    <w:rsid w:val="00D56CFE"/>
    <w:rsid w:val="00D56F03"/>
    <w:rsid w:val="00D56F31"/>
    <w:rsid w:val="00D56FAE"/>
    <w:rsid w:val="00D573A2"/>
    <w:rsid w:val="00D573FF"/>
    <w:rsid w:val="00D57425"/>
    <w:rsid w:val="00D57485"/>
    <w:rsid w:val="00D57520"/>
    <w:rsid w:val="00D575DA"/>
    <w:rsid w:val="00D5760E"/>
    <w:rsid w:val="00D5772B"/>
    <w:rsid w:val="00D5779E"/>
    <w:rsid w:val="00D578E5"/>
    <w:rsid w:val="00D57985"/>
    <w:rsid w:val="00D57BB9"/>
    <w:rsid w:val="00D57C2A"/>
    <w:rsid w:val="00D57DDD"/>
    <w:rsid w:val="00D57DE1"/>
    <w:rsid w:val="00D60088"/>
    <w:rsid w:val="00D6009E"/>
    <w:rsid w:val="00D6015E"/>
    <w:rsid w:val="00D6034A"/>
    <w:rsid w:val="00D6047F"/>
    <w:rsid w:val="00D606AE"/>
    <w:rsid w:val="00D606DD"/>
    <w:rsid w:val="00D60903"/>
    <w:rsid w:val="00D60D62"/>
    <w:rsid w:val="00D60D9D"/>
    <w:rsid w:val="00D613B9"/>
    <w:rsid w:val="00D6159F"/>
    <w:rsid w:val="00D6189B"/>
    <w:rsid w:val="00D6199B"/>
    <w:rsid w:val="00D619DC"/>
    <w:rsid w:val="00D61B49"/>
    <w:rsid w:val="00D61BCA"/>
    <w:rsid w:val="00D61C93"/>
    <w:rsid w:val="00D61EDB"/>
    <w:rsid w:val="00D622B3"/>
    <w:rsid w:val="00D62753"/>
    <w:rsid w:val="00D628E8"/>
    <w:rsid w:val="00D62C11"/>
    <w:rsid w:val="00D62FB5"/>
    <w:rsid w:val="00D6316D"/>
    <w:rsid w:val="00D63229"/>
    <w:rsid w:val="00D633AD"/>
    <w:rsid w:val="00D6345A"/>
    <w:rsid w:val="00D634DE"/>
    <w:rsid w:val="00D63550"/>
    <w:rsid w:val="00D637A4"/>
    <w:rsid w:val="00D63864"/>
    <w:rsid w:val="00D63B1C"/>
    <w:rsid w:val="00D63B6F"/>
    <w:rsid w:val="00D63D59"/>
    <w:rsid w:val="00D63F42"/>
    <w:rsid w:val="00D6442D"/>
    <w:rsid w:val="00D64616"/>
    <w:rsid w:val="00D64746"/>
    <w:rsid w:val="00D64969"/>
    <w:rsid w:val="00D64A3C"/>
    <w:rsid w:val="00D64B1C"/>
    <w:rsid w:val="00D64F69"/>
    <w:rsid w:val="00D65082"/>
    <w:rsid w:val="00D65219"/>
    <w:rsid w:val="00D652C0"/>
    <w:rsid w:val="00D652D7"/>
    <w:rsid w:val="00D653D4"/>
    <w:rsid w:val="00D656BF"/>
    <w:rsid w:val="00D6582E"/>
    <w:rsid w:val="00D65BBE"/>
    <w:rsid w:val="00D65F24"/>
    <w:rsid w:val="00D66068"/>
    <w:rsid w:val="00D6612A"/>
    <w:rsid w:val="00D66229"/>
    <w:rsid w:val="00D663C9"/>
    <w:rsid w:val="00D664F1"/>
    <w:rsid w:val="00D6658D"/>
    <w:rsid w:val="00D665A5"/>
    <w:rsid w:val="00D665AB"/>
    <w:rsid w:val="00D66790"/>
    <w:rsid w:val="00D669B6"/>
    <w:rsid w:val="00D66DE1"/>
    <w:rsid w:val="00D66EBB"/>
    <w:rsid w:val="00D66F62"/>
    <w:rsid w:val="00D6705F"/>
    <w:rsid w:val="00D6724C"/>
    <w:rsid w:val="00D672CD"/>
    <w:rsid w:val="00D674C0"/>
    <w:rsid w:val="00D674F7"/>
    <w:rsid w:val="00D67650"/>
    <w:rsid w:val="00D678CF"/>
    <w:rsid w:val="00D679B6"/>
    <w:rsid w:val="00D67A1A"/>
    <w:rsid w:val="00D67B8D"/>
    <w:rsid w:val="00D67E3E"/>
    <w:rsid w:val="00D67F2D"/>
    <w:rsid w:val="00D701F4"/>
    <w:rsid w:val="00D703EB"/>
    <w:rsid w:val="00D7051E"/>
    <w:rsid w:val="00D705A1"/>
    <w:rsid w:val="00D7061C"/>
    <w:rsid w:val="00D7067B"/>
    <w:rsid w:val="00D70DB2"/>
    <w:rsid w:val="00D70E0E"/>
    <w:rsid w:val="00D70E17"/>
    <w:rsid w:val="00D70F6C"/>
    <w:rsid w:val="00D71069"/>
    <w:rsid w:val="00D710AC"/>
    <w:rsid w:val="00D712C6"/>
    <w:rsid w:val="00D712C7"/>
    <w:rsid w:val="00D712FA"/>
    <w:rsid w:val="00D71372"/>
    <w:rsid w:val="00D71482"/>
    <w:rsid w:val="00D71722"/>
    <w:rsid w:val="00D71733"/>
    <w:rsid w:val="00D71797"/>
    <w:rsid w:val="00D71A1A"/>
    <w:rsid w:val="00D71CA1"/>
    <w:rsid w:val="00D71D4B"/>
    <w:rsid w:val="00D721B6"/>
    <w:rsid w:val="00D72304"/>
    <w:rsid w:val="00D72402"/>
    <w:rsid w:val="00D7246F"/>
    <w:rsid w:val="00D72539"/>
    <w:rsid w:val="00D725B8"/>
    <w:rsid w:val="00D725C0"/>
    <w:rsid w:val="00D7266C"/>
    <w:rsid w:val="00D726A4"/>
    <w:rsid w:val="00D72700"/>
    <w:rsid w:val="00D7276A"/>
    <w:rsid w:val="00D7276E"/>
    <w:rsid w:val="00D72ABC"/>
    <w:rsid w:val="00D72AE8"/>
    <w:rsid w:val="00D72C49"/>
    <w:rsid w:val="00D72D84"/>
    <w:rsid w:val="00D73079"/>
    <w:rsid w:val="00D73287"/>
    <w:rsid w:val="00D732A8"/>
    <w:rsid w:val="00D7366F"/>
    <w:rsid w:val="00D73725"/>
    <w:rsid w:val="00D73B95"/>
    <w:rsid w:val="00D73C46"/>
    <w:rsid w:val="00D73C78"/>
    <w:rsid w:val="00D73D61"/>
    <w:rsid w:val="00D74054"/>
    <w:rsid w:val="00D74330"/>
    <w:rsid w:val="00D746A7"/>
    <w:rsid w:val="00D74BF1"/>
    <w:rsid w:val="00D74F38"/>
    <w:rsid w:val="00D750B3"/>
    <w:rsid w:val="00D7518C"/>
    <w:rsid w:val="00D754A8"/>
    <w:rsid w:val="00D754CE"/>
    <w:rsid w:val="00D75528"/>
    <w:rsid w:val="00D756BB"/>
    <w:rsid w:val="00D75975"/>
    <w:rsid w:val="00D75A44"/>
    <w:rsid w:val="00D75A79"/>
    <w:rsid w:val="00D75AD6"/>
    <w:rsid w:val="00D75B08"/>
    <w:rsid w:val="00D75B82"/>
    <w:rsid w:val="00D75BAC"/>
    <w:rsid w:val="00D75BFB"/>
    <w:rsid w:val="00D75DBB"/>
    <w:rsid w:val="00D75E0A"/>
    <w:rsid w:val="00D75E72"/>
    <w:rsid w:val="00D760C1"/>
    <w:rsid w:val="00D761E8"/>
    <w:rsid w:val="00D761F4"/>
    <w:rsid w:val="00D7643B"/>
    <w:rsid w:val="00D768DA"/>
    <w:rsid w:val="00D7692C"/>
    <w:rsid w:val="00D7699D"/>
    <w:rsid w:val="00D769EE"/>
    <w:rsid w:val="00D76B4F"/>
    <w:rsid w:val="00D76E6D"/>
    <w:rsid w:val="00D77219"/>
    <w:rsid w:val="00D77275"/>
    <w:rsid w:val="00D77341"/>
    <w:rsid w:val="00D7795D"/>
    <w:rsid w:val="00D77C14"/>
    <w:rsid w:val="00D77DF9"/>
    <w:rsid w:val="00D77ED4"/>
    <w:rsid w:val="00D77FF3"/>
    <w:rsid w:val="00D8018B"/>
    <w:rsid w:val="00D80235"/>
    <w:rsid w:val="00D802F1"/>
    <w:rsid w:val="00D8059B"/>
    <w:rsid w:val="00D805A1"/>
    <w:rsid w:val="00D80701"/>
    <w:rsid w:val="00D80859"/>
    <w:rsid w:val="00D80945"/>
    <w:rsid w:val="00D80A85"/>
    <w:rsid w:val="00D80C3A"/>
    <w:rsid w:val="00D80DD3"/>
    <w:rsid w:val="00D80E4C"/>
    <w:rsid w:val="00D80EE6"/>
    <w:rsid w:val="00D80F2E"/>
    <w:rsid w:val="00D810C6"/>
    <w:rsid w:val="00D81224"/>
    <w:rsid w:val="00D81419"/>
    <w:rsid w:val="00D815D1"/>
    <w:rsid w:val="00D815F0"/>
    <w:rsid w:val="00D8164E"/>
    <w:rsid w:val="00D81768"/>
    <w:rsid w:val="00D8178B"/>
    <w:rsid w:val="00D817D1"/>
    <w:rsid w:val="00D8186F"/>
    <w:rsid w:val="00D81A07"/>
    <w:rsid w:val="00D81A2C"/>
    <w:rsid w:val="00D81D10"/>
    <w:rsid w:val="00D81D12"/>
    <w:rsid w:val="00D81DBD"/>
    <w:rsid w:val="00D81DD5"/>
    <w:rsid w:val="00D81E87"/>
    <w:rsid w:val="00D82039"/>
    <w:rsid w:val="00D82205"/>
    <w:rsid w:val="00D8245E"/>
    <w:rsid w:val="00D825F3"/>
    <w:rsid w:val="00D82730"/>
    <w:rsid w:val="00D828C1"/>
    <w:rsid w:val="00D82A61"/>
    <w:rsid w:val="00D82C61"/>
    <w:rsid w:val="00D82CF0"/>
    <w:rsid w:val="00D82EDA"/>
    <w:rsid w:val="00D830F1"/>
    <w:rsid w:val="00D834A7"/>
    <w:rsid w:val="00D83609"/>
    <w:rsid w:val="00D837D1"/>
    <w:rsid w:val="00D838AC"/>
    <w:rsid w:val="00D83977"/>
    <w:rsid w:val="00D83A28"/>
    <w:rsid w:val="00D83BFB"/>
    <w:rsid w:val="00D83C97"/>
    <w:rsid w:val="00D83D8F"/>
    <w:rsid w:val="00D83E04"/>
    <w:rsid w:val="00D83F57"/>
    <w:rsid w:val="00D840E3"/>
    <w:rsid w:val="00D843C9"/>
    <w:rsid w:val="00D844D0"/>
    <w:rsid w:val="00D84587"/>
    <w:rsid w:val="00D84865"/>
    <w:rsid w:val="00D84884"/>
    <w:rsid w:val="00D84AF0"/>
    <w:rsid w:val="00D84DCF"/>
    <w:rsid w:val="00D8501D"/>
    <w:rsid w:val="00D850F1"/>
    <w:rsid w:val="00D852C9"/>
    <w:rsid w:val="00D853B4"/>
    <w:rsid w:val="00D85889"/>
    <w:rsid w:val="00D858B4"/>
    <w:rsid w:val="00D85904"/>
    <w:rsid w:val="00D85AEF"/>
    <w:rsid w:val="00D85BAB"/>
    <w:rsid w:val="00D862B5"/>
    <w:rsid w:val="00D8634A"/>
    <w:rsid w:val="00D8635B"/>
    <w:rsid w:val="00D863F7"/>
    <w:rsid w:val="00D8641B"/>
    <w:rsid w:val="00D864C9"/>
    <w:rsid w:val="00D8662D"/>
    <w:rsid w:val="00D86668"/>
    <w:rsid w:val="00D866CA"/>
    <w:rsid w:val="00D8690D"/>
    <w:rsid w:val="00D86913"/>
    <w:rsid w:val="00D86CE8"/>
    <w:rsid w:val="00D86F9C"/>
    <w:rsid w:val="00D87190"/>
    <w:rsid w:val="00D87292"/>
    <w:rsid w:val="00D87983"/>
    <w:rsid w:val="00D87A34"/>
    <w:rsid w:val="00D87F77"/>
    <w:rsid w:val="00D90046"/>
    <w:rsid w:val="00D90088"/>
    <w:rsid w:val="00D904C3"/>
    <w:rsid w:val="00D90822"/>
    <w:rsid w:val="00D90B23"/>
    <w:rsid w:val="00D90B84"/>
    <w:rsid w:val="00D90B8B"/>
    <w:rsid w:val="00D90B9E"/>
    <w:rsid w:val="00D90DD5"/>
    <w:rsid w:val="00D90DE0"/>
    <w:rsid w:val="00D90F4B"/>
    <w:rsid w:val="00D90F8B"/>
    <w:rsid w:val="00D910CE"/>
    <w:rsid w:val="00D910E5"/>
    <w:rsid w:val="00D91147"/>
    <w:rsid w:val="00D91296"/>
    <w:rsid w:val="00D91525"/>
    <w:rsid w:val="00D9161E"/>
    <w:rsid w:val="00D9162C"/>
    <w:rsid w:val="00D917EA"/>
    <w:rsid w:val="00D9182E"/>
    <w:rsid w:val="00D91B03"/>
    <w:rsid w:val="00D91C3E"/>
    <w:rsid w:val="00D91DF9"/>
    <w:rsid w:val="00D9215D"/>
    <w:rsid w:val="00D92290"/>
    <w:rsid w:val="00D9231B"/>
    <w:rsid w:val="00D92362"/>
    <w:rsid w:val="00D9272D"/>
    <w:rsid w:val="00D927E1"/>
    <w:rsid w:val="00D9280B"/>
    <w:rsid w:val="00D9292D"/>
    <w:rsid w:val="00D92C2A"/>
    <w:rsid w:val="00D92C52"/>
    <w:rsid w:val="00D92D28"/>
    <w:rsid w:val="00D92DA9"/>
    <w:rsid w:val="00D92E08"/>
    <w:rsid w:val="00D92E65"/>
    <w:rsid w:val="00D92F8E"/>
    <w:rsid w:val="00D9307A"/>
    <w:rsid w:val="00D932D8"/>
    <w:rsid w:val="00D932FD"/>
    <w:rsid w:val="00D934B1"/>
    <w:rsid w:val="00D9361A"/>
    <w:rsid w:val="00D936D7"/>
    <w:rsid w:val="00D937A0"/>
    <w:rsid w:val="00D939DC"/>
    <w:rsid w:val="00D93A4B"/>
    <w:rsid w:val="00D93C1B"/>
    <w:rsid w:val="00D93C7C"/>
    <w:rsid w:val="00D93CAD"/>
    <w:rsid w:val="00D93DB1"/>
    <w:rsid w:val="00D9403D"/>
    <w:rsid w:val="00D94052"/>
    <w:rsid w:val="00D9414A"/>
    <w:rsid w:val="00D942AB"/>
    <w:rsid w:val="00D942CA"/>
    <w:rsid w:val="00D94321"/>
    <w:rsid w:val="00D94956"/>
    <w:rsid w:val="00D949D6"/>
    <w:rsid w:val="00D94AE2"/>
    <w:rsid w:val="00D94BB4"/>
    <w:rsid w:val="00D94CE7"/>
    <w:rsid w:val="00D94E31"/>
    <w:rsid w:val="00D95384"/>
    <w:rsid w:val="00D953B3"/>
    <w:rsid w:val="00D9546C"/>
    <w:rsid w:val="00D954E1"/>
    <w:rsid w:val="00D95648"/>
    <w:rsid w:val="00D956FB"/>
    <w:rsid w:val="00D95726"/>
    <w:rsid w:val="00D95730"/>
    <w:rsid w:val="00D9584F"/>
    <w:rsid w:val="00D95852"/>
    <w:rsid w:val="00D95860"/>
    <w:rsid w:val="00D95AD4"/>
    <w:rsid w:val="00D95B88"/>
    <w:rsid w:val="00D95CE8"/>
    <w:rsid w:val="00D95F7E"/>
    <w:rsid w:val="00D95FE4"/>
    <w:rsid w:val="00D96045"/>
    <w:rsid w:val="00D965A6"/>
    <w:rsid w:val="00D96AB7"/>
    <w:rsid w:val="00D96FF1"/>
    <w:rsid w:val="00D9720C"/>
    <w:rsid w:val="00D97388"/>
    <w:rsid w:val="00D974B9"/>
    <w:rsid w:val="00D977E6"/>
    <w:rsid w:val="00D97990"/>
    <w:rsid w:val="00D97CE1"/>
    <w:rsid w:val="00D97D1D"/>
    <w:rsid w:val="00DA0221"/>
    <w:rsid w:val="00DA0231"/>
    <w:rsid w:val="00DA0250"/>
    <w:rsid w:val="00DA02E6"/>
    <w:rsid w:val="00DA02F0"/>
    <w:rsid w:val="00DA0358"/>
    <w:rsid w:val="00DA0773"/>
    <w:rsid w:val="00DA084D"/>
    <w:rsid w:val="00DA0917"/>
    <w:rsid w:val="00DA09C8"/>
    <w:rsid w:val="00DA0A10"/>
    <w:rsid w:val="00DA0C1E"/>
    <w:rsid w:val="00DA1267"/>
    <w:rsid w:val="00DA138D"/>
    <w:rsid w:val="00DA13FF"/>
    <w:rsid w:val="00DA14E1"/>
    <w:rsid w:val="00DA1519"/>
    <w:rsid w:val="00DA1664"/>
    <w:rsid w:val="00DA183D"/>
    <w:rsid w:val="00DA18BD"/>
    <w:rsid w:val="00DA1A32"/>
    <w:rsid w:val="00DA1E3F"/>
    <w:rsid w:val="00DA1F78"/>
    <w:rsid w:val="00DA20D3"/>
    <w:rsid w:val="00DA2141"/>
    <w:rsid w:val="00DA2930"/>
    <w:rsid w:val="00DA29D5"/>
    <w:rsid w:val="00DA2B76"/>
    <w:rsid w:val="00DA2C6F"/>
    <w:rsid w:val="00DA2DC5"/>
    <w:rsid w:val="00DA2DF8"/>
    <w:rsid w:val="00DA2E35"/>
    <w:rsid w:val="00DA2F2D"/>
    <w:rsid w:val="00DA300E"/>
    <w:rsid w:val="00DA30B3"/>
    <w:rsid w:val="00DA31D1"/>
    <w:rsid w:val="00DA322F"/>
    <w:rsid w:val="00DA325F"/>
    <w:rsid w:val="00DA3294"/>
    <w:rsid w:val="00DA38B6"/>
    <w:rsid w:val="00DA38EC"/>
    <w:rsid w:val="00DA3A12"/>
    <w:rsid w:val="00DA3AE7"/>
    <w:rsid w:val="00DA3AEB"/>
    <w:rsid w:val="00DA3D8C"/>
    <w:rsid w:val="00DA3E68"/>
    <w:rsid w:val="00DA3F21"/>
    <w:rsid w:val="00DA4276"/>
    <w:rsid w:val="00DA436D"/>
    <w:rsid w:val="00DA44A2"/>
    <w:rsid w:val="00DA460B"/>
    <w:rsid w:val="00DA4698"/>
    <w:rsid w:val="00DA474A"/>
    <w:rsid w:val="00DA4BD3"/>
    <w:rsid w:val="00DA4BF4"/>
    <w:rsid w:val="00DA4D13"/>
    <w:rsid w:val="00DA5633"/>
    <w:rsid w:val="00DA59E5"/>
    <w:rsid w:val="00DA5C45"/>
    <w:rsid w:val="00DA5C65"/>
    <w:rsid w:val="00DA5C6A"/>
    <w:rsid w:val="00DA5CE0"/>
    <w:rsid w:val="00DA606D"/>
    <w:rsid w:val="00DA6312"/>
    <w:rsid w:val="00DA63A1"/>
    <w:rsid w:val="00DA65D7"/>
    <w:rsid w:val="00DA663C"/>
    <w:rsid w:val="00DA6A10"/>
    <w:rsid w:val="00DA6DEA"/>
    <w:rsid w:val="00DA6FB5"/>
    <w:rsid w:val="00DA7180"/>
    <w:rsid w:val="00DA7260"/>
    <w:rsid w:val="00DA731B"/>
    <w:rsid w:val="00DA73C1"/>
    <w:rsid w:val="00DA73FF"/>
    <w:rsid w:val="00DA74B5"/>
    <w:rsid w:val="00DA7633"/>
    <w:rsid w:val="00DA774C"/>
    <w:rsid w:val="00DA7775"/>
    <w:rsid w:val="00DA7909"/>
    <w:rsid w:val="00DA7A5B"/>
    <w:rsid w:val="00DA7C68"/>
    <w:rsid w:val="00DA7D52"/>
    <w:rsid w:val="00DA7E62"/>
    <w:rsid w:val="00DA7E83"/>
    <w:rsid w:val="00DB0252"/>
    <w:rsid w:val="00DB02C1"/>
    <w:rsid w:val="00DB07D4"/>
    <w:rsid w:val="00DB0A45"/>
    <w:rsid w:val="00DB0EDF"/>
    <w:rsid w:val="00DB0FAA"/>
    <w:rsid w:val="00DB11C0"/>
    <w:rsid w:val="00DB12CD"/>
    <w:rsid w:val="00DB152D"/>
    <w:rsid w:val="00DB16F0"/>
    <w:rsid w:val="00DB1B53"/>
    <w:rsid w:val="00DB1C9D"/>
    <w:rsid w:val="00DB1DCB"/>
    <w:rsid w:val="00DB1DF1"/>
    <w:rsid w:val="00DB1E55"/>
    <w:rsid w:val="00DB2087"/>
    <w:rsid w:val="00DB2201"/>
    <w:rsid w:val="00DB277F"/>
    <w:rsid w:val="00DB27A8"/>
    <w:rsid w:val="00DB27C6"/>
    <w:rsid w:val="00DB2AC9"/>
    <w:rsid w:val="00DB2D5D"/>
    <w:rsid w:val="00DB2DBA"/>
    <w:rsid w:val="00DB2DBD"/>
    <w:rsid w:val="00DB2F7F"/>
    <w:rsid w:val="00DB315F"/>
    <w:rsid w:val="00DB33B2"/>
    <w:rsid w:val="00DB3516"/>
    <w:rsid w:val="00DB3585"/>
    <w:rsid w:val="00DB3652"/>
    <w:rsid w:val="00DB3749"/>
    <w:rsid w:val="00DB3A1D"/>
    <w:rsid w:val="00DB3A87"/>
    <w:rsid w:val="00DB3CEB"/>
    <w:rsid w:val="00DB3D0F"/>
    <w:rsid w:val="00DB3DAC"/>
    <w:rsid w:val="00DB3EA3"/>
    <w:rsid w:val="00DB3F0D"/>
    <w:rsid w:val="00DB40E9"/>
    <w:rsid w:val="00DB439B"/>
    <w:rsid w:val="00DB43F4"/>
    <w:rsid w:val="00DB451A"/>
    <w:rsid w:val="00DB45B8"/>
    <w:rsid w:val="00DB489E"/>
    <w:rsid w:val="00DB4C4F"/>
    <w:rsid w:val="00DB4CBB"/>
    <w:rsid w:val="00DB4CDD"/>
    <w:rsid w:val="00DB4D54"/>
    <w:rsid w:val="00DB4FF6"/>
    <w:rsid w:val="00DB505A"/>
    <w:rsid w:val="00DB51E6"/>
    <w:rsid w:val="00DB543D"/>
    <w:rsid w:val="00DB5713"/>
    <w:rsid w:val="00DB586D"/>
    <w:rsid w:val="00DB5B1A"/>
    <w:rsid w:val="00DB5E43"/>
    <w:rsid w:val="00DB5F36"/>
    <w:rsid w:val="00DB6013"/>
    <w:rsid w:val="00DB6131"/>
    <w:rsid w:val="00DB614C"/>
    <w:rsid w:val="00DB6392"/>
    <w:rsid w:val="00DB64EB"/>
    <w:rsid w:val="00DB65C2"/>
    <w:rsid w:val="00DB6618"/>
    <w:rsid w:val="00DB6840"/>
    <w:rsid w:val="00DB6855"/>
    <w:rsid w:val="00DB6936"/>
    <w:rsid w:val="00DB69CE"/>
    <w:rsid w:val="00DB6A7E"/>
    <w:rsid w:val="00DB6AC6"/>
    <w:rsid w:val="00DB6DAA"/>
    <w:rsid w:val="00DB6E50"/>
    <w:rsid w:val="00DB6FC1"/>
    <w:rsid w:val="00DB6FCA"/>
    <w:rsid w:val="00DB7087"/>
    <w:rsid w:val="00DB70C8"/>
    <w:rsid w:val="00DB716E"/>
    <w:rsid w:val="00DB738D"/>
    <w:rsid w:val="00DB7512"/>
    <w:rsid w:val="00DB7653"/>
    <w:rsid w:val="00DB76A2"/>
    <w:rsid w:val="00DB76C5"/>
    <w:rsid w:val="00DB778D"/>
    <w:rsid w:val="00DB7AAD"/>
    <w:rsid w:val="00DB7B5B"/>
    <w:rsid w:val="00DB7CF8"/>
    <w:rsid w:val="00DB7DB9"/>
    <w:rsid w:val="00DB7DCA"/>
    <w:rsid w:val="00DC0197"/>
    <w:rsid w:val="00DC01FD"/>
    <w:rsid w:val="00DC02CF"/>
    <w:rsid w:val="00DC0345"/>
    <w:rsid w:val="00DC05B3"/>
    <w:rsid w:val="00DC07A7"/>
    <w:rsid w:val="00DC07D7"/>
    <w:rsid w:val="00DC0A26"/>
    <w:rsid w:val="00DC0A6C"/>
    <w:rsid w:val="00DC0E24"/>
    <w:rsid w:val="00DC0F49"/>
    <w:rsid w:val="00DC1330"/>
    <w:rsid w:val="00DC13E7"/>
    <w:rsid w:val="00DC13F1"/>
    <w:rsid w:val="00DC15AC"/>
    <w:rsid w:val="00DC19CD"/>
    <w:rsid w:val="00DC1B21"/>
    <w:rsid w:val="00DC1D52"/>
    <w:rsid w:val="00DC1E66"/>
    <w:rsid w:val="00DC2027"/>
    <w:rsid w:val="00DC21A3"/>
    <w:rsid w:val="00DC220D"/>
    <w:rsid w:val="00DC2212"/>
    <w:rsid w:val="00DC2341"/>
    <w:rsid w:val="00DC2598"/>
    <w:rsid w:val="00DC26A6"/>
    <w:rsid w:val="00DC2CF4"/>
    <w:rsid w:val="00DC2E3C"/>
    <w:rsid w:val="00DC2E9F"/>
    <w:rsid w:val="00DC334C"/>
    <w:rsid w:val="00DC34A2"/>
    <w:rsid w:val="00DC34C4"/>
    <w:rsid w:val="00DC359E"/>
    <w:rsid w:val="00DC36F6"/>
    <w:rsid w:val="00DC3A58"/>
    <w:rsid w:val="00DC3B87"/>
    <w:rsid w:val="00DC3D55"/>
    <w:rsid w:val="00DC3EBF"/>
    <w:rsid w:val="00DC408B"/>
    <w:rsid w:val="00DC43EF"/>
    <w:rsid w:val="00DC44F8"/>
    <w:rsid w:val="00DC46D1"/>
    <w:rsid w:val="00DC4756"/>
    <w:rsid w:val="00DC4C08"/>
    <w:rsid w:val="00DC4D14"/>
    <w:rsid w:val="00DC4E8B"/>
    <w:rsid w:val="00DC4F9A"/>
    <w:rsid w:val="00DC51EE"/>
    <w:rsid w:val="00DC527B"/>
    <w:rsid w:val="00DC5297"/>
    <w:rsid w:val="00DC5347"/>
    <w:rsid w:val="00DC53AD"/>
    <w:rsid w:val="00DC5457"/>
    <w:rsid w:val="00DC545F"/>
    <w:rsid w:val="00DC54A3"/>
    <w:rsid w:val="00DC5506"/>
    <w:rsid w:val="00DC552A"/>
    <w:rsid w:val="00DC5532"/>
    <w:rsid w:val="00DC59D2"/>
    <w:rsid w:val="00DC5D91"/>
    <w:rsid w:val="00DC5EC6"/>
    <w:rsid w:val="00DC66E1"/>
    <w:rsid w:val="00DC66EB"/>
    <w:rsid w:val="00DC66F6"/>
    <w:rsid w:val="00DC6702"/>
    <w:rsid w:val="00DC687B"/>
    <w:rsid w:val="00DC6951"/>
    <w:rsid w:val="00DC6973"/>
    <w:rsid w:val="00DC6A03"/>
    <w:rsid w:val="00DC6B1C"/>
    <w:rsid w:val="00DC6BE8"/>
    <w:rsid w:val="00DC6C32"/>
    <w:rsid w:val="00DC6CCE"/>
    <w:rsid w:val="00DC6D87"/>
    <w:rsid w:val="00DC6D95"/>
    <w:rsid w:val="00DC6F40"/>
    <w:rsid w:val="00DC7005"/>
    <w:rsid w:val="00DC7035"/>
    <w:rsid w:val="00DC716C"/>
    <w:rsid w:val="00DC7249"/>
    <w:rsid w:val="00DC72DC"/>
    <w:rsid w:val="00DC7531"/>
    <w:rsid w:val="00DC7816"/>
    <w:rsid w:val="00DC799C"/>
    <w:rsid w:val="00DC7AAD"/>
    <w:rsid w:val="00DC7AEB"/>
    <w:rsid w:val="00DC7C4F"/>
    <w:rsid w:val="00DC7CF7"/>
    <w:rsid w:val="00DC7FA2"/>
    <w:rsid w:val="00DD01B5"/>
    <w:rsid w:val="00DD022C"/>
    <w:rsid w:val="00DD0258"/>
    <w:rsid w:val="00DD0266"/>
    <w:rsid w:val="00DD06F6"/>
    <w:rsid w:val="00DD093D"/>
    <w:rsid w:val="00DD0AFD"/>
    <w:rsid w:val="00DD0B93"/>
    <w:rsid w:val="00DD0BD4"/>
    <w:rsid w:val="00DD0CD1"/>
    <w:rsid w:val="00DD0E40"/>
    <w:rsid w:val="00DD0FC3"/>
    <w:rsid w:val="00DD127C"/>
    <w:rsid w:val="00DD15C6"/>
    <w:rsid w:val="00DD173E"/>
    <w:rsid w:val="00DD17BA"/>
    <w:rsid w:val="00DD1896"/>
    <w:rsid w:val="00DD18D5"/>
    <w:rsid w:val="00DD1953"/>
    <w:rsid w:val="00DD1C22"/>
    <w:rsid w:val="00DD1CC9"/>
    <w:rsid w:val="00DD1E83"/>
    <w:rsid w:val="00DD223E"/>
    <w:rsid w:val="00DD237A"/>
    <w:rsid w:val="00DD254B"/>
    <w:rsid w:val="00DD25FB"/>
    <w:rsid w:val="00DD28C8"/>
    <w:rsid w:val="00DD2C9B"/>
    <w:rsid w:val="00DD2CAD"/>
    <w:rsid w:val="00DD2D6F"/>
    <w:rsid w:val="00DD2F31"/>
    <w:rsid w:val="00DD2F33"/>
    <w:rsid w:val="00DD2FA5"/>
    <w:rsid w:val="00DD30C9"/>
    <w:rsid w:val="00DD3593"/>
    <w:rsid w:val="00DD35DA"/>
    <w:rsid w:val="00DD37E7"/>
    <w:rsid w:val="00DD38EA"/>
    <w:rsid w:val="00DD3B14"/>
    <w:rsid w:val="00DD3C22"/>
    <w:rsid w:val="00DD3E22"/>
    <w:rsid w:val="00DD3E6E"/>
    <w:rsid w:val="00DD3E70"/>
    <w:rsid w:val="00DD3FB0"/>
    <w:rsid w:val="00DD407E"/>
    <w:rsid w:val="00DD40F5"/>
    <w:rsid w:val="00DD41A9"/>
    <w:rsid w:val="00DD41E0"/>
    <w:rsid w:val="00DD42CE"/>
    <w:rsid w:val="00DD43EC"/>
    <w:rsid w:val="00DD45A9"/>
    <w:rsid w:val="00DD46EA"/>
    <w:rsid w:val="00DD4700"/>
    <w:rsid w:val="00DD477E"/>
    <w:rsid w:val="00DD4FC0"/>
    <w:rsid w:val="00DD50FE"/>
    <w:rsid w:val="00DD51FC"/>
    <w:rsid w:val="00DD5215"/>
    <w:rsid w:val="00DD5389"/>
    <w:rsid w:val="00DD53CF"/>
    <w:rsid w:val="00DD540A"/>
    <w:rsid w:val="00DD544A"/>
    <w:rsid w:val="00DD54B8"/>
    <w:rsid w:val="00DD54BC"/>
    <w:rsid w:val="00DD5718"/>
    <w:rsid w:val="00DD578A"/>
    <w:rsid w:val="00DD5AFC"/>
    <w:rsid w:val="00DD5FA4"/>
    <w:rsid w:val="00DD606E"/>
    <w:rsid w:val="00DD627F"/>
    <w:rsid w:val="00DD632E"/>
    <w:rsid w:val="00DD6518"/>
    <w:rsid w:val="00DD652A"/>
    <w:rsid w:val="00DD65AA"/>
    <w:rsid w:val="00DD692A"/>
    <w:rsid w:val="00DD69E9"/>
    <w:rsid w:val="00DD6B14"/>
    <w:rsid w:val="00DD6B64"/>
    <w:rsid w:val="00DD6BE2"/>
    <w:rsid w:val="00DD6E56"/>
    <w:rsid w:val="00DD6F9D"/>
    <w:rsid w:val="00DD72B7"/>
    <w:rsid w:val="00DD7707"/>
    <w:rsid w:val="00DD7C3B"/>
    <w:rsid w:val="00DD7C44"/>
    <w:rsid w:val="00DD7C8D"/>
    <w:rsid w:val="00DD7E83"/>
    <w:rsid w:val="00DD7EF9"/>
    <w:rsid w:val="00DD7F1A"/>
    <w:rsid w:val="00DD7FAF"/>
    <w:rsid w:val="00DE0014"/>
    <w:rsid w:val="00DE0388"/>
    <w:rsid w:val="00DE03E2"/>
    <w:rsid w:val="00DE04F8"/>
    <w:rsid w:val="00DE05B9"/>
    <w:rsid w:val="00DE0642"/>
    <w:rsid w:val="00DE090F"/>
    <w:rsid w:val="00DE097A"/>
    <w:rsid w:val="00DE0CBD"/>
    <w:rsid w:val="00DE0D17"/>
    <w:rsid w:val="00DE0D39"/>
    <w:rsid w:val="00DE0E2D"/>
    <w:rsid w:val="00DE103C"/>
    <w:rsid w:val="00DE1077"/>
    <w:rsid w:val="00DE11B7"/>
    <w:rsid w:val="00DE12F3"/>
    <w:rsid w:val="00DE13FE"/>
    <w:rsid w:val="00DE140F"/>
    <w:rsid w:val="00DE1421"/>
    <w:rsid w:val="00DE154A"/>
    <w:rsid w:val="00DE164B"/>
    <w:rsid w:val="00DE16AA"/>
    <w:rsid w:val="00DE16EA"/>
    <w:rsid w:val="00DE1730"/>
    <w:rsid w:val="00DE1997"/>
    <w:rsid w:val="00DE1B1A"/>
    <w:rsid w:val="00DE1BF1"/>
    <w:rsid w:val="00DE1C4C"/>
    <w:rsid w:val="00DE1FD5"/>
    <w:rsid w:val="00DE1FF5"/>
    <w:rsid w:val="00DE2434"/>
    <w:rsid w:val="00DE25C9"/>
    <w:rsid w:val="00DE2616"/>
    <w:rsid w:val="00DE2683"/>
    <w:rsid w:val="00DE2686"/>
    <w:rsid w:val="00DE2807"/>
    <w:rsid w:val="00DE281F"/>
    <w:rsid w:val="00DE2B6C"/>
    <w:rsid w:val="00DE2EFD"/>
    <w:rsid w:val="00DE30F5"/>
    <w:rsid w:val="00DE31DF"/>
    <w:rsid w:val="00DE3317"/>
    <w:rsid w:val="00DE35F0"/>
    <w:rsid w:val="00DE369B"/>
    <w:rsid w:val="00DE38BA"/>
    <w:rsid w:val="00DE38F5"/>
    <w:rsid w:val="00DE3E46"/>
    <w:rsid w:val="00DE3E4E"/>
    <w:rsid w:val="00DE3E9E"/>
    <w:rsid w:val="00DE3EE6"/>
    <w:rsid w:val="00DE3F2F"/>
    <w:rsid w:val="00DE4003"/>
    <w:rsid w:val="00DE4063"/>
    <w:rsid w:val="00DE4129"/>
    <w:rsid w:val="00DE438B"/>
    <w:rsid w:val="00DE4570"/>
    <w:rsid w:val="00DE45AA"/>
    <w:rsid w:val="00DE465B"/>
    <w:rsid w:val="00DE47EF"/>
    <w:rsid w:val="00DE487E"/>
    <w:rsid w:val="00DE4C66"/>
    <w:rsid w:val="00DE4F57"/>
    <w:rsid w:val="00DE51CB"/>
    <w:rsid w:val="00DE51F4"/>
    <w:rsid w:val="00DE53F6"/>
    <w:rsid w:val="00DE5640"/>
    <w:rsid w:val="00DE5831"/>
    <w:rsid w:val="00DE58AB"/>
    <w:rsid w:val="00DE5914"/>
    <w:rsid w:val="00DE5AB8"/>
    <w:rsid w:val="00DE5EB4"/>
    <w:rsid w:val="00DE606F"/>
    <w:rsid w:val="00DE60A3"/>
    <w:rsid w:val="00DE6104"/>
    <w:rsid w:val="00DE65E0"/>
    <w:rsid w:val="00DE6758"/>
    <w:rsid w:val="00DE6837"/>
    <w:rsid w:val="00DE69D1"/>
    <w:rsid w:val="00DE6CA4"/>
    <w:rsid w:val="00DE6DEB"/>
    <w:rsid w:val="00DE6F2F"/>
    <w:rsid w:val="00DE6F59"/>
    <w:rsid w:val="00DE7247"/>
    <w:rsid w:val="00DE727A"/>
    <w:rsid w:val="00DE7385"/>
    <w:rsid w:val="00DE743E"/>
    <w:rsid w:val="00DE74AA"/>
    <w:rsid w:val="00DE77D7"/>
    <w:rsid w:val="00DE77ED"/>
    <w:rsid w:val="00DE78E6"/>
    <w:rsid w:val="00DE797E"/>
    <w:rsid w:val="00DE7A27"/>
    <w:rsid w:val="00DE7A3C"/>
    <w:rsid w:val="00DE7AA8"/>
    <w:rsid w:val="00DF0080"/>
    <w:rsid w:val="00DF038E"/>
    <w:rsid w:val="00DF03B4"/>
    <w:rsid w:val="00DF05D2"/>
    <w:rsid w:val="00DF0795"/>
    <w:rsid w:val="00DF079D"/>
    <w:rsid w:val="00DF07DF"/>
    <w:rsid w:val="00DF0848"/>
    <w:rsid w:val="00DF0C0B"/>
    <w:rsid w:val="00DF0D9E"/>
    <w:rsid w:val="00DF0F0D"/>
    <w:rsid w:val="00DF0F1C"/>
    <w:rsid w:val="00DF0F6B"/>
    <w:rsid w:val="00DF0FD7"/>
    <w:rsid w:val="00DF10F8"/>
    <w:rsid w:val="00DF1112"/>
    <w:rsid w:val="00DF177D"/>
    <w:rsid w:val="00DF17C3"/>
    <w:rsid w:val="00DF1944"/>
    <w:rsid w:val="00DF1ADB"/>
    <w:rsid w:val="00DF1CCE"/>
    <w:rsid w:val="00DF1D82"/>
    <w:rsid w:val="00DF1FE4"/>
    <w:rsid w:val="00DF23DB"/>
    <w:rsid w:val="00DF2550"/>
    <w:rsid w:val="00DF2560"/>
    <w:rsid w:val="00DF27EF"/>
    <w:rsid w:val="00DF280D"/>
    <w:rsid w:val="00DF281D"/>
    <w:rsid w:val="00DF2825"/>
    <w:rsid w:val="00DF2889"/>
    <w:rsid w:val="00DF2C18"/>
    <w:rsid w:val="00DF2FC6"/>
    <w:rsid w:val="00DF35E7"/>
    <w:rsid w:val="00DF3728"/>
    <w:rsid w:val="00DF3839"/>
    <w:rsid w:val="00DF38B7"/>
    <w:rsid w:val="00DF3BE9"/>
    <w:rsid w:val="00DF3EF3"/>
    <w:rsid w:val="00DF420E"/>
    <w:rsid w:val="00DF427B"/>
    <w:rsid w:val="00DF4429"/>
    <w:rsid w:val="00DF44C3"/>
    <w:rsid w:val="00DF4895"/>
    <w:rsid w:val="00DF4A1E"/>
    <w:rsid w:val="00DF4B05"/>
    <w:rsid w:val="00DF4B54"/>
    <w:rsid w:val="00DF4BB7"/>
    <w:rsid w:val="00DF4DA8"/>
    <w:rsid w:val="00DF5087"/>
    <w:rsid w:val="00DF510E"/>
    <w:rsid w:val="00DF5152"/>
    <w:rsid w:val="00DF51CE"/>
    <w:rsid w:val="00DF520D"/>
    <w:rsid w:val="00DF5286"/>
    <w:rsid w:val="00DF5870"/>
    <w:rsid w:val="00DF595A"/>
    <w:rsid w:val="00DF5A56"/>
    <w:rsid w:val="00DF5A6C"/>
    <w:rsid w:val="00DF5AAB"/>
    <w:rsid w:val="00DF5CD7"/>
    <w:rsid w:val="00DF5D85"/>
    <w:rsid w:val="00DF5E2C"/>
    <w:rsid w:val="00DF5E9E"/>
    <w:rsid w:val="00DF5F18"/>
    <w:rsid w:val="00DF60FC"/>
    <w:rsid w:val="00DF6144"/>
    <w:rsid w:val="00DF61B1"/>
    <w:rsid w:val="00DF6239"/>
    <w:rsid w:val="00DF6363"/>
    <w:rsid w:val="00DF6381"/>
    <w:rsid w:val="00DF65D6"/>
    <w:rsid w:val="00DF6709"/>
    <w:rsid w:val="00DF687F"/>
    <w:rsid w:val="00DF692A"/>
    <w:rsid w:val="00DF6B1F"/>
    <w:rsid w:val="00DF6BF2"/>
    <w:rsid w:val="00DF6CFA"/>
    <w:rsid w:val="00DF6E75"/>
    <w:rsid w:val="00DF7241"/>
    <w:rsid w:val="00DF7298"/>
    <w:rsid w:val="00DF72BF"/>
    <w:rsid w:val="00DF72F9"/>
    <w:rsid w:val="00DF7694"/>
    <w:rsid w:val="00DF7819"/>
    <w:rsid w:val="00DF7865"/>
    <w:rsid w:val="00DF79B6"/>
    <w:rsid w:val="00DF7AAD"/>
    <w:rsid w:val="00DF7BAA"/>
    <w:rsid w:val="00DF7BC9"/>
    <w:rsid w:val="00DF7CED"/>
    <w:rsid w:val="00DF7DC8"/>
    <w:rsid w:val="00E0024F"/>
    <w:rsid w:val="00E002E0"/>
    <w:rsid w:val="00E00352"/>
    <w:rsid w:val="00E00530"/>
    <w:rsid w:val="00E00678"/>
    <w:rsid w:val="00E007EC"/>
    <w:rsid w:val="00E00804"/>
    <w:rsid w:val="00E0097A"/>
    <w:rsid w:val="00E00BDA"/>
    <w:rsid w:val="00E00C4C"/>
    <w:rsid w:val="00E00C9B"/>
    <w:rsid w:val="00E00E8D"/>
    <w:rsid w:val="00E010DB"/>
    <w:rsid w:val="00E011EC"/>
    <w:rsid w:val="00E0135D"/>
    <w:rsid w:val="00E013A8"/>
    <w:rsid w:val="00E014E5"/>
    <w:rsid w:val="00E014EF"/>
    <w:rsid w:val="00E0151D"/>
    <w:rsid w:val="00E016A4"/>
    <w:rsid w:val="00E0194E"/>
    <w:rsid w:val="00E01993"/>
    <w:rsid w:val="00E01A05"/>
    <w:rsid w:val="00E01C91"/>
    <w:rsid w:val="00E01F31"/>
    <w:rsid w:val="00E020A1"/>
    <w:rsid w:val="00E0210C"/>
    <w:rsid w:val="00E026C4"/>
    <w:rsid w:val="00E02B26"/>
    <w:rsid w:val="00E02FAF"/>
    <w:rsid w:val="00E02FBC"/>
    <w:rsid w:val="00E02FF0"/>
    <w:rsid w:val="00E02FF9"/>
    <w:rsid w:val="00E030F0"/>
    <w:rsid w:val="00E03136"/>
    <w:rsid w:val="00E0315C"/>
    <w:rsid w:val="00E0343D"/>
    <w:rsid w:val="00E03593"/>
    <w:rsid w:val="00E035A4"/>
    <w:rsid w:val="00E0365B"/>
    <w:rsid w:val="00E037FB"/>
    <w:rsid w:val="00E0384A"/>
    <w:rsid w:val="00E0395C"/>
    <w:rsid w:val="00E03B2D"/>
    <w:rsid w:val="00E03DD6"/>
    <w:rsid w:val="00E03EB7"/>
    <w:rsid w:val="00E047E1"/>
    <w:rsid w:val="00E04848"/>
    <w:rsid w:val="00E0494F"/>
    <w:rsid w:val="00E04B11"/>
    <w:rsid w:val="00E04C35"/>
    <w:rsid w:val="00E04D79"/>
    <w:rsid w:val="00E04E94"/>
    <w:rsid w:val="00E04ED4"/>
    <w:rsid w:val="00E0521A"/>
    <w:rsid w:val="00E05239"/>
    <w:rsid w:val="00E0524F"/>
    <w:rsid w:val="00E05270"/>
    <w:rsid w:val="00E05397"/>
    <w:rsid w:val="00E054EE"/>
    <w:rsid w:val="00E0570F"/>
    <w:rsid w:val="00E05BAD"/>
    <w:rsid w:val="00E05BC7"/>
    <w:rsid w:val="00E060DB"/>
    <w:rsid w:val="00E061CF"/>
    <w:rsid w:val="00E06492"/>
    <w:rsid w:val="00E0655B"/>
    <w:rsid w:val="00E065BD"/>
    <w:rsid w:val="00E065CD"/>
    <w:rsid w:val="00E06665"/>
    <w:rsid w:val="00E066A5"/>
    <w:rsid w:val="00E066D6"/>
    <w:rsid w:val="00E0695D"/>
    <w:rsid w:val="00E06E7C"/>
    <w:rsid w:val="00E06EB2"/>
    <w:rsid w:val="00E0704C"/>
    <w:rsid w:val="00E070C8"/>
    <w:rsid w:val="00E07150"/>
    <w:rsid w:val="00E0724A"/>
    <w:rsid w:val="00E076AA"/>
    <w:rsid w:val="00E076F0"/>
    <w:rsid w:val="00E0783A"/>
    <w:rsid w:val="00E07940"/>
    <w:rsid w:val="00E07B03"/>
    <w:rsid w:val="00E07C8C"/>
    <w:rsid w:val="00E07ECA"/>
    <w:rsid w:val="00E1000A"/>
    <w:rsid w:val="00E1011D"/>
    <w:rsid w:val="00E101E2"/>
    <w:rsid w:val="00E10968"/>
    <w:rsid w:val="00E112BD"/>
    <w:rsid w:val="00E11593"/>
    <w:rsid w:val="00E1183E"/>
    <w:rsid w:val="00E119A6"/>
    <w:rsid w:val="00E11A13"/>
    <w:rsid w:val="00E11A15"/>
    <w:rsid w:val="00E11A49"/>
    <w:rsid w:val="00E11C32"/>
    <w:rsid w:val="00E11E02"/>
    <w:rsid w:val="00E11E10"/>
    <w:rsid w:val="00E11F6F"/>
    <w:rsid w:val="00E1204F"/>
    <w:rsid w:val="00E12169"/>
    <w:rsid w:val="00E12464"/>
    <w:rsid w:val="00E12484"/>
    <w:rsid w:val="00E12493"/>
    <w:rsid w:val="00E12561"/>
    <w:rsid w:val="00E128DC"/>
    <w:rsid w:val="00E1294D"/>
    <w:rsid w:val="00E12B41"/>
    <w:rsid w:val="00E12C19"/>
    <w:rsid w:val="00E12DFE"/>
    <w:rsid w:val="00E12EDC"/>
    <w:rsid w:val="00E12F35"/>
    <w:rsid w:val="00E12F4C"/>
    <w:rsid w:val="00E133AB"/>
    <w:rsid w:val="00E133C7"/>
    <w:rsid w:val="00E1351D"/>
    <w:rsid w:val="00E135C4"/>
    <w:rsid w:val="00E13698"/>
    <w:rsid w:val="00E13936"/>
    <w:rsid w:val="00E13947"/>
    <w:rsid w:val="00E13A1A"/>
    <w:rsid w:val="00E13C7D"/>
    <w:rsid w:val="00E13E34"/>
    <w:rsid w:val="00E13E58"/>
    <w:rsid w:val="00E14031"/>
    <w:rsid w:val="00E14176"/>
    <w:rsid w:val="00E1441B"/>
    <w:rsid w:val="00E14499"/>
    <w:rsid w:val="00E14593"/>
    <w:rsid w:val="00E14616"/>
    <w:rsid w:val="00E147C7"/>
    <w:rsid w:val="00E14987"/>
    <w:rsid w:val="00E14CC9"/>
    <w:rsid w:val="00E15026"/>
    <w:rsid w:val="00E150C2"/>
    <w:rsid w:val="00E153BF"/>
    <w:rsid w:val="00E155B3"/>
    <w:rsid w:val="00E15602"/>
    <w:rsid w:val="00E15A61"/>
    <w:rsid w:val="00E15B2A"/>
    <w:rsid w:val="00E15DB3"/>
    <w:rsid w:val="00E15E29"/>
    <w:rsid w:val="00E15ED5"/>
    <w:rsid w:val="00E15F99"/>
    <w:rsid w:val="00E15F9F"/>
    <w:rsid w:val="00E16263"/>
    <w:rsid w:val="00E1642E"/>
    <w:rsid w:val="00E164CA"/>
    <w:rsid w:val="00E16897"/>
    <w:rsid w:val="00E16968"/>
    <w:rsid w:val="00E16A0E"/>
    <w:rsid w:val="00E16A9C"/>
    <w:rsid w:val="00E16E4C"/>
    <w:rsid w:val="00E17110"/>
    <w:rsid w:val="00E17143"/>
    <w:rsid w:val="00E1714F"/>
    <w:rsid w:val="00E17255"/>
    <w:rsid w:val="00E1727A"/>
    <w:rsid w:val="00E1729F"/>
    <w:rsid w:val="00E172C7"/>
    <w:rsid w:val="00E17548"/>
    <w:rsid w:val="00E1760F"/>
    <w:rsid w:val="00E1786D"/>
    <w:rsid w:val="00E17A11"/>
    <w:rsid w:val="00E17A78"/>
    <w:rsid w:val="00E17A9D"/>
    <w:rsid w:val="00E17AF0"/>
    <w:rsid w:val="00E17EDC"/>
    <w:rsid w:val="00E17F0A"/>
    <w:rsid w:val="00E2002E"/>
    <w:rsid w:val="00E200C5"/>
    <w:rsid w:val="00E20104"/>
    <w:rsid w:val="00E20121"/>
    <w:rsid w:val="00E204E1"/>
    <w:rsid w:val="00E20826"/>
    <w:rsid w:val="00E209EB"/>
    <w:rsid w:val="00E20BCE"/>
    <w:rsid w:val="00E20C42"/>
    <w:rsid w:val="00E21094"/>
    <w:rsid w:val="00E2123A"/>
    <w:rsid w:val="00E21514"/>
    <w:rsid w:val="00E21520"/>
    <w:rsid w:val="00E2156E"/>
    <w:rsid w:val="00E218C1"/>
    <w:rsid w:val="00E21A1A"/>
    <w:rsid w:val="00E21A58"/>
    <w:rsid w:val="00E21B24"/>
    <w:rsid w:val="00E21B35"/>
    <w:rsid w:val="00E21DD0"/>
    <w:rsid w:val="00E21E41"/>
    <w:rsid w:val="00E22060"/>
    <w:rsid w:val="00E22744"/>
    <w:rsid w:val="00E2277F"/>
    <w:rsid w:val="00E22906"/>
    <w:rsid w:val="00E22949"/>
    <w:rsid w:val="00E22A64"/>
    <w:rsid w:val="00E22CCD"/>
    <w:rsid w:val="00E22E29"/>
    <w:rsid w:val="00E22E49"/>
    <w:rsid w:val="00E22EB6"/>
    <w:rsid w:val="00E22EF2"/>
    <w:rsid w:val="00E23285"/>
    <w:rsid w:val="00E234DF"/>
    <w:rsid w:val="00E2372B"/>
    <w:rsid w:val="00E23769"/>
    <w:rsid w:val="00E23AA8"/>
    <w:rsid w:val="00E23DD2"/>
    <w:rsid w:val="00E23F1C"/>
    <w:rsid w:val="00E23F71"/>
    <w:rsid w:val="00E23F80"/>
    <w:rsid w:val="00E24343"/>
    <w:rsid w:val="00E243F9"/>
    <w:rsid w:val="00E2443A"/>
    <w:rsid w:val="00E24475"/>
    <w:rsid w:val="00E24544"/>
    <w:rsid w:val="00E2478E"/>
    <w:rsid w:val="00E24A7F"/>
    <w:rsid w:val="00E24B10"/>
    <w:rsid w:val="00E24C15"/>
    <w:rsid w:val="00E24D05"/>
    <w:rsid w:val="00E24D1D"/>
    <w:rsid w:val="00E25018"/>
    <w:rsid w:val="00E25419"/>
    <w:rsid w:val="00E254AC"/>
    <w:rsid w:val="00E25924"/>
    <w:rsid w:val="00E25929"/>
    <w:rsid w:val="00E2592D"/>
    <w:rsid w:val="00E259DF"/>
    <w:rsid w:val="00E25D42"/>
    <w:rsid w:val="00E25D82"/>
    <w:rsid w:val="00E2619E"/>
    <w:rsid w:val="00E26439"/>
    <w:rsid w:val="00E2647E"/>
    <w:rsid w:val="00E2652C"/>
    <w:rsid w:val="00E26588"/>
    <w:rsid w:val="00E265DC"/>
    <w:rsid w:val="00E2676E"/>
    <w:rsid w:val="00E267CC"/>
    <w:rsid w:val="00E26B19"/>
    <w:rsid w:val="00E26C7C"/>
    <w:rsid w:val="00E26DBC"/>
    <w:rsid w:val="00E26FF6"/>
    <w:rsid w:val="00E2707C"/>
    <w:rsid w:val="00E27289"/>
    <w:rsid w:val="00E272A3"/>
    <w:rsid w:val="00E2748A"/>
    <w:rsid w:val="00E27C1A"/>
    <w:rsid w:val="00E27C90"/>
    <w:rsid w:val="00E30008"/>
    <w:rsid w:val="00E3039E"/>
    <w:rsid w:val="00E303A1"/>
    <w:rsid w:val="00E306BB"/>
    <w:rsid w:val="00E3070A"/>
    <w:rsid w:val="00E30A8E"/>
    <w:rsid w:val="00E30BEC"/>
    <w:rsid w:val="00E30D86"/>
    <w:rsid w:val="00E30F44"/>
    <w:rsid w:val="00E30F83"/>
    <w:rsid w:val="00E30FFD"/>
    <w:rsid w:val="00E311B5"/>
    <w:rsid w:val="00E31662"/>
    <w:rsid w:val="00E31753"/>
    <w:rsid w:val="00E31806"/>
    <w:rsid w:val="00E3182A"/>
    <w:rsid w:val="00E318A5"/>
    <w:rsid w:val="00E3190B"/>
    <w:rsid w:val="00E3196D"/>
    <w:rsid w:val="00E319CF"/>
    <w:rsid w:val="00E31A33"/>
    <w:rsid w:val="00E31CEB"/>
    <w:rsid w:val="00E31FB7"/>
    <w:rsid w:val="00E321D7"/>
    <w:rsid w:val="00E3239F"/>
    <w:rsid w:val="00E32406"/>
    <w:rsid w:val="00E325F5"/>
    <w:rsid w:val="00E326F2"/>
    <w:rsid w:val="00E327D9"/>
    <w:rsid w:val="00E32A31"/>
    <w:rsid w:val="00E32A74"/>
    <w:rsid w:val="00E32B7A"/>
    <w:rsid w:val="00E32BBF"/>
    <w:rsid w:val="00E33037"/>
    <w:rsid w:val="00E33060"/>
    <w:rsid w:val="00E332EC"/>
    <w:rsid w:val="00E333A4"/>
    <w:rsid w:val="00E33425"/>
    <w:rsid w:val="00E334AE"/>
    <w:rsid w:val="00E3361C"/>
    <w:rsid w:val="00E33773"/>
    <w:rsid w:val="00E3385B"/>
    <w:rsid w:val="00E338CD"/>
    <w:rsid w:val="00E339DD"/>
    <w:rsid w:val="00E33A11"/>
    <w:rsid w:val="00E33A8C"/>
    <w:rsid w:val="00E33BC5"/>
    <w:rsid w:val="00E33DEC"/>
    <w:rsid w:val="00E33EB6"/>
    <w:rsid w:val="00E33ED5"/>
    <w:rsid w:val="00E33F2B"/>
    <w:rsid w:val="00E33F5B"/>
    <w:rsid w:val="00E34383"/>
    <w:rsid w:val="00E343E1"/>
    <w:rsid w:val="00E34552"/>
    <w:rsid w:val="00E346CE"/>
    <w:rsid w:val="00E346EA"/>
    <w:rsid w:val="00E34871"/>
    <w:rsid w:val="00E34A97"/>
    <w:rsid w:val="00E34BDD"/>
    <w:rsid w:val="00E34C18"/>
    <w:rsid w:val="00E34C59"/>
    <w:rsid w:val="00E3505B"/>
    <w:rsid w:val="00E35300"/>
    <w:rsid w:val="00E35391"/>
    <w:rsid w:val="00E356B3"/>
    <w:rsid w:val="00E3576F"/>
    <w:rsid w:val="00E35886"/>
    <w:rsid w:val="00E358D4"/>
    <w:rsid w:val="00E359B7"/>
    <w:rsid w:val="00E359C6"/>
    <w:rsid w:val="00E35A79"/>
    <w:rsid w:val="00E35CE0"/>
    <w:rsid w:val="00E35DE3"/>
    <w:rsid w:val="00E35E10"/>
    <w:rsid w:val="00E35E8B"/>
    <w:rsid w:val="00E36030"/>
    <w:rsid w:val="00E36042"/>
    <w:rsid w:val="00E36222"/>
    <w:rsid w:val="00E36280"/>
    <w:rsid w:val="00E36490"/>
    <w:rsid w:val="00E364FF"/>
    <w:rsid w:val="00E3664F"/>
    <w:rsid w:val="00E3665F"/>
    <w:rsid w:val="00E366AA"/>
    <w:rsid w:val="00E369EE"/>
    <w:rsid w:val="00E36BDF"/>
    <w:rsid w:val="00E36C07"/>
    <w:rsid w:val="00E37287"/>
    <w:rsid w:val="00E3737B"/>
    <w:rsid w:val="00E37458"/>
    <w:rsid w:val="00E3760B"/>
    <w:rsid w:val="00E376BA"/>
    <w:rsid w:val="00E37848"/>
    <w:rsid w:val="00E378F0"/>
    <w:rsid w:val="00E3799D"/>
    <w:rsid w:val="00E37D50"/>
    <w:rsid w:val="00E37E72"/>
    <w:rsid w:val="00E37EDE"/>
    <w:rsid w:val="00E37F78"/>
    <w:rsid w:val="00E40112"/>
    <w:rsid w:val="00E4011E"/>
    <w:rsid w:val="00E401C4"/>
    <w:rsid w:val="00E40585"/>
    <w:rsid w:val="00E40588"/>
    <w:rsid w:val="00E4066D"/>
    <w:rsid w:val="00E40805"/>
    <w:rsid w:val="00E408F4"/>
    <w:rsid w:val="00E4096B"/>
    <w:rsid w:val="00E40E8F"/>
    <w:rsid w:val="00E41155"/>
    <w:rsid w:val="00E412B5"/>
    <w:rsid w:val="00E41313"/>
    <w:rsid w:val="00E41549"/>
    <w:rsid w:val="00E41605"/>
    <w:rsid w:val="00E41913"/>
    <w:rsid w:val="00E4199F"/>
    <w:rsid w:val="00E41D53"/>
    <w:rsid w:val="00E41DE2"/>
    <w:rsid w:val="00E41DF2"/>
    <w:rsid w:val="00E41E12"/>
    <w:rsid w:val="00E41F42"/>
    <w:rsid w:val="00E4200A"/>
    <w:rsid w:val="00E420EF"/>
    <w:rsid w:val="00E42251"/>
    <w:rsid w:val="00E422FF"/>
    <w:rsid w:val="00E42321"/>
    <w:rsid w:val="00E42384"/>
    <w:rsid w:val="00E4244D"/>
    <w:rsid w:val="00E42682"/>
    <w:rsid w:val="00E4278F"/>
    <w:rsid w:val="00E42870"/>
    <w:rsid w:val="00E42AAF"/>
    <w:rsid w:val="00E42D52"/>
    <w:rsid w:val="00E42DAE"/>
    <w:rsid w:val="00E42E39"/>
    <w:rsid w:val="00E430B6"/>
    <w:rsid w:val="00E43124"/>
    <w:rsid w:val="00E431FB"/>
    <w:rsid w:val="00E433C1"/>
    <w:rsid w:val="00E43681"/>
    <w:rsid w:val="00E436EE"/>
    <w:rsid w:val="00E438F8"/>
    <w:rsid w:val="00E438FA"/>
    <w:rsid w:val="00E43A79"/>
    <w:rsid w:val="00E43CE0"/>
    <w:rsid w:val="00E43E90"/>
    <w:rsid w:val="00E43F3B"/>
    <w:rsid w:val="00E44139"/>
    <w:rsid w:val="00E44184"/>
    <w:rsid w:val="00E4438D"/>
    <w:rsid w:val="00E44431"/>
    <w:rsid w:val="00E446A4"/>
    <w:rsid w:val="00E4495A"/>
    <w:rsid w:val="00E44ADD"/>
    <w:rsid w:val="00E44B57"/>
    <w:rsid w:val="00E44EEE"/>
    <w:rsid w:val="00E44FEF"/>
    <w:rsid w:val="00E45027"/>
    <w:rsid w:val="00E45346"/>
    <w:rsid w:val="00E453CA"/>
    <w:rsid w:val="00E4542A"/>
    <w:rsid w:val="00E45501"/>
    <w:rsid w:val="00E45533"/>
    <w:rsid w:val="00E45630"/>
    <w:rsid w:val="00E45863"/>
    <w:rsid w:val="00E459B5"/>
    <w:rsid w:val="00E45A69"/>
    <w:rsid w:val="00E45B05"/>
    <w:rsid w:val="00E45BB1"/>
    <w:rsid w:val="00E45CDD"/>
    <w:rsid w:val="00E46112"/>
    <w:rsid w:val="00E463DD"/>
    <w:rsid w:val="00E4648E"/>
    <w:rsid w:val="00E464DA"/>
    <w:rsid w:val="00E4656A"/>
    <w:rsid w:val="00E46597"/>
    <w:rsid w:val="00E4664C"/>
    <w:rsid w:val="00E4665A"/>
    <w:rsid w:val="00E466FC"/>
    <w:rsid w:val="00E4691A"/>
    <w:rsid w:val="00E469BD"/>
    <w:rsid w:val="00E46B09"/>
    <w:rsid w:val="00E46C70"/>
    <w:rsid w:val="00E46D1B"/>
    <w:rsid w:val="00E46E4F"/>
    <w:rsid w:val="00E46FC6"/>
    <w:rsid w:val="00E47051"/>
    <w:rsid w:val="00E470A8"/>
    <w:rsid w:val="00E4740B"/>
    <w:rsid w:val="00E474A3"/>
    <w:rsid w:val="00E474F2"/>
    <w:rsid w:val="00E47857"/>
    <w:rsid w:val="00E47A90"/>
    <w:rsid w:val="00E47B68"/>
    <w:rsid w:val="00E47E99"/>
    <w:rsid w:val="00E5003E"/>
    <w:rsid w:val="00E501C8"/>
    <w:rsid w:val="00E50667"/>
    <w:rsid w:val="00E50678"/>
    <w:rsid w:val="00E50775"/>
    <w:rsid w:val="00E50A13"/>
    <w:rsid w:val="00E50B78"/>
    <w:rsid w:val="00E50B93"/>
    <w:rsid w:val="00E50E60"/>
    <w:rsid w:val="00E513B4"/>
    <w:rsid w:val="00E51561"/>
    <w:rsid w:val="00E516B4"/>
    <w:rsid w:val="00E5171B"/>
    <w:rsid w:val="00E5178A"/>
    <w:rsid w:val="00E5182C"/>
    <w:rsid w:val="00E5195D"/>
    <w:rsid w:val="00E51B60"/>
    <w:rsid w:val="00E51BAA"/>
    <w:rsid w:val="00E51BD5"/>
    <w:rsid w:val="00E51BE6"/>
    <w:rsid w:val="00E51C41"/>
    <w:rsid w:val="00E51CAA"/>
    <w:rsid w:val="00E51D45"/>
    <w:rsid w:val="00E51F24"/>
    <w:rsid w:val="00E51FF1"/>
    <w:rsid w:val="00E522B8"/>
    <w:rsid w:val="00E5233A"/>
    <w:rsid w:val="00E52347"/>
    <w:rsid w:val="00E5263D"/>
    <w:rsid w:val="00E528A5"/>
    <w:rsid w:val="00E52943"/>
    <w:rsid w:val="00E52E27"/>
    <w:rsid w:val="00E52ECD"/>
    <w:rsid w:val="00E52F4D"/>
    <w:rsid w:val="00E532A0"/>
    <w:rsid w:val="00E53372"/>
    <w:rsid w:val="00E53497"/>
    <w:rsid w:val="00E5363C"/>
    <w:rsid w:val="00E5373F"/>
    <w:rsid w:val="00E5388D"/>
    <w:rsid w:val="00E53CB4"/>
    <w:rsid w:val="00E53DD0"/>
    <w:rsid w:val="00E53EEA"/>
    <w:rsid w:val="00E53F23"/>
    <w:rsid w:val="00E53F8E"/>
    <w:rsid w:val="00E5401E"/>
    <w:rsid w:val="00E546D5"/>
    <w:rsid w:val="00E5473C"/>
    <w:rsid w:val="00E547FD"/>
    <w:rsid w:val="00E54878"/>
    <w:rsid w:val="00E54B15"/>
    <w:rsid w:val="00E54B18"/>
    <w:rsid w:val="00E54B1D"/>
    <w:rsid w:val="00E54C89"/>
    <w:rsid w:val="00E550D2"/>
    <w:rsid w:val="00E55168"/>
    <w:rsid w:val="00E551CE"/>
    <w:rsid w:val="00E552F5"/>
    <w:rsid w:val="00E553E7"/>
    <w:rsid w:val="00E55555"/>
    <w:rsid w:val="00E5559B"/>
    <w:rsid w:val="00E55687"/>
    <w:rsid w:val="00E556FB"/>
    <w:rsid w:val="00E557D9"/>
    <w:rsid w:val="00E557DD"/>
    <w:rsid w:val="00E5589B"/>
    <w:rsid w:val="00E558E5"/>
    <w:rsid w:val="00E55B6F"/>
    <w:rsid w:val="00E55E3B"/>
    <w:rsid w:val="00E560D2"/>
    <w:rsid w:val="00E56140"/>
    <w:rsid w:val="00E5619A"/>
    <w:rsid w:val="00E56279"/>
    <w:rsid w:val="00E56634"/>
    <w:rsid w:val="00E56A4D"/>
    <w:rsid w:val="00E56C3A"/>
    <w:rsid w:val="00E56DF5"/>
    <w:rsid w:val="00E56E4B"/>
    <w:rsid w:val="00E56F34"/>
    <w:rsid w:val="00E56F4B"/>
    <w:rsid w:val="00E57008"/>
    <w:rsid w:val="00E57193"/>
    <w:rsid w:val="00E57658"/>
    <w:rsid w:val="00E5777A"/>
    <w:rsid w:val="00E5784E"/>
    <w:rsid w:val="00E57862"/>
    <w:rsid w:val="00E578B5"/>
    <w:rsid w:val="00E578CC"/>
    <w:rsid w:val="00E57A6D"/>
    <w:rsid w:val="00E57BB3"/>
    <w:rsid w:val="00E57BC7"/>
    <w:rsid w:val="00E57C22"/>
    <w:rsid w:val="00E57C38"/>
    <w:rsid w:val="00E57C7A"/>
    <w:rsid w:val="00E57DEB"/>
    <w:rsid w:val="00E601B1"/>
    <w:rsid w:val="00E601BE"/>
    <w:rsid w:val="00E601C2"/>
    <w:rsid w:val="00E601F8"/>
    <w:rsid w:val="00E6025B"/>
    <w:rsid w:val="00E6054B"/>
    <w:rsid w:val="00E607DA"/>
    <w:rsid w:val="00E608B9"/>
    <w:rsid w:val="00E60948"/>
    <w:rsid w:val="00E60B63"/>
    <w:rsid w:val="00E60F21"/>
    <w:rsid w:val="00E60FC0"/>
    <w:rsid w:val="00E610C6"/>
    <w:rsid w:val="00E618B6"/>
    <w:rsid w:val="00E618DB"/>
    <w:rsid w:val="00E61B35"/>
    <w:rsid w:val="00E61BAD"/>
    <w:rsid w:val="00E61CEE"/>
    <w:rsid w:val="00E6214F"/>
    <w:rsid w:val="00E621AB"/>
    <w:rsid w:val="00E622F8"/>
    <w:rsid w:val="00E62735"/>
    <w:rsid w:val="00E62793"/>
    <w:rsid w:val="00E6290F"/>
    <w:rsid w:val="00E629A0"/>
    <w:rsid w:val="00E62B69"/>
    <w:rsid w:val="00E62D1F"/>
    <w:rsid w:val="00E62E45"/>
    <w:rsid w:val="00E62F80"/>
    <w:rsid w:val="00E630B8"/>
    <w:rsid w:val="00E630CD"/>
    <w:rsid w:val="00E6311F"/>
    <w:rsid w:val="00E63143"/>
    <w:rsid w:val="00E6330C"/>
    <w:rsid w:val="00E6394D"/>
    <w:rsid w:val="00E63B79"/>
    <w:rsid w:val="00E63C49"/>
    <w:rsid w:val="00E63CDF"/>
    <w:rsid w:val="00E64017"/>
    <w:rsid w:val="00E64100"/>
    <w:rsid w:val="00E6412D"/>
    <w:rsid w:val="00E642CF"/>
    <w:rsid w:val="00E643AC"/>
    <w:rsid w:val="00E64548"/>
    <w:rsid w:val="00E64740"/>
    <w:rsid w:val="00E648B4"/>
    <w:rsid w:val="00E64AA7"/>
    <w:rsid w:val="00E64D2C"/>
    <w:rsid w:val="00E64DC4"/>
    <w:rsid w:val="00E64E1A"/>
    <w:rsid w:val="00E64ED3"/>
    <w:rsid w:val="00E64FA2"/>
    <w:rsid w:val="00E64FEF"/>
    <w:rsid w:val="00E65109"/>
    <w:rsid w:val="00E6522B"/>
    <w:rsid w:val="00E6558A"/>
    <w:rsid w:val="00E656C7"/>
    <w:rsid w:val="00E65908"/>
    <w:rsid w:val="00E65AF5"/>
    <w:rsid w:val="00E65BC5"/>
    <w:rsid w:val="00E65CF1"/>
    <w:rsid w:val="00E65CFF"/>
    <w:rsid w:val="00E65E0B"/>
    <w:rsid w:val="00E65F92"/>
    <w:rsid w:val="00E66018"/>
    <w:rsid w:val="00E6626B"/>
    <w:rsid w:val="00E6626D"/>
    <w:rsid w:val="00E663E2"/>
    <w:rsid w:val="00E66751"/>
    <w:rsid w:val="00E6693D"/>
    <w:rsid w:val="00E671AC"/>
    <w:rsid w:val="00E672D0"/>
    <w:rsid w:val="00E673B9"/>
    <w:rsid w:val="00E675E4"/>
    <w:rsid w:val="00E6765D"/>
    <w:rsid w:val="00E67676"/>
    <w:rsid w:val="00E67BF0"/>
    <w:rsid w:val="00E67C22"/>
    <w:rsid w:val="00E67E36"/>
    <w:rsid w:val="00E67E90"/>
    <w:rsid w:val="00E67EE4"/>
    <w:rsid w:val="00E67F32"/>
    <w:rsid w:val="00E67FEF"/>
    <w:rsid w:val="00E700EE"/>
    <w:rsid w:val="00E701BE"/>
    <w:rsid w:val="00E70873"/>
    <w:rsid w:val="00E708BF"/>
    <w:rsid w:val="00E70977"/>
    <w:rsid w:val="00E70B67"/>
    <w:rsid w:val="00E70CD0"/>
    <w:rsid w:val="00E70DBA"/>
    <w:rsid w:val="00E70E42"/>
    <w:rsid w:val="00E70EE1"/>
    <w:rsid w:val="00E70FC3"/>
    <w:rsid w:val="00E7105C"/>
    <w:rsid w:val="00E712EA"/>
    <w:rsid w:val="00E71594"/>
    <w:rsid w:val="00E7159D"/>
    <w:rsid w:val="00E71639"/>
    <w:rsid w:val="00E7177A"/>
    <w:rsid w:val="00E717F1"/>
    <w:rsid w:val="00E71913"/>
    <w:rsid w:val="00E71B71"/>
    <w:rsid w:val="00E71B9E"/>
    <w:rsid w:val="00E71C46"/>
    <w:rsid w:val="00E71C73"/>
    <w:rsid w:val="00E71D9F"/>
    <w:rsid w:val="00E71E5A"/>
    <w:rsid w:val="00E72339"/>
    <w:rsid w:val="00E72388"/>
    <w:rsid w:val="00E72392"/>
    <w:rsid w:val="00E723C6"/>
    <w:rsid w:val="00E72756"/>
    <w:rsid w:val="00E72998"/>
    <w:rsid w:val="00E72B83"/>
    <w:rsid w:val="00E72DE7"/>
    <w:rsid w:val="00E72EA1"/>
    <w:rsid w:val="00E72F71"/>
    <w:rsid w:val="00E7307D"/>
    <w:rsid w:val="00E730FE"/>
    <w:rsid w:val="00E73160"/>
    <w:rsid w:val="00E732EA"/>
    <w:rsid w:val="00E73B23"/>
    <w:rsid w:val="00E73C2F"/>
    <w:rsid w:val="00E73C47"/>
    <w:rsid w:val="00E73E60"/>
    <w:rsid w:val="00E74031"/>
    <w:rsid w:val="00E742FA"/>
    <w:rsid w:val="00E74617"/>
    <w:rsid w:val="00E746F1"/>
    <w:rsid w:val="00E7478A"/>
    <w:rsid w:val="00E74830"/>
    <w:rsid w:val="00E74AAC"/>
    <w:rsid w:val="00E7529F"/>
    <w:rsid w:val="00E7539A"/>
    <w:rsid w:val="00E753E7"/>
    <w:rsid w:val="00E75432"/>
    <w:rsid w:val="00E754BF"/>
    <w:rsid w:val="00E754F6"/>
    <w:rsid w:val="00E756A1"/>
    <w:rsid w:val="00E75803"/>
    <w:rsid w:val="00E75B81"/>
    <w:rsid w:val="00E75BE3"/>
    <w:rsid w:val="00E75F5C"/>
    <w:rsid w:val="00E76202"/>
    <w:rsid w:val="00E762DD"/>
    <w:rsid w:val="00E76366"/>
    <w:rsid w:val="00E763FB"/>
    <w:rsid w:val="00E7664B"/>
    <w:rsid w:val="00E76D04"/>
    <w:rsid w:val="00E76D65"/>
    <w:rsid w:val="00E76E9D"/>
    <w:rsid w:val="00E771F3"/>
    <w:rsid w:val="00E77354"/>
    <w:rsid w:val="00E77905"/>
    <w:rsid w:val="00E77AF3"/>
    <w:rsid w:val="00E77B56"/>
    <w:rsid w:val="00E77CF7"/>
    <w:rsid w:val="00E77D5A"/>
    <w:rsid w:val="00E8019D"/>
    <w:rsid w:val="00E8032E"/>
    <w:rsid w:val="00E8049C"/>
    <w:rsid w:val="00E8062C"/>
    <w:rsid w:val="00E808D9"/>
    <w:rsid w:val="00E80C17"/>
    <w:rsid w:val="00E80D5C"/>
    <w:rsid w:val="00E80DD4"/>
    <w:rsid w:val="00E80E24"/>
    <w:rsid w:val="00E81012"/>
    <w:rsid w:val="00E810C8"/>
    <w:rsid w:val="00E8113A"/>
    <w:rsid w:val="00E8131D"/>
    <w:rsid w:val="00E8134E"/>
    <w:rsid w:val="00E81466"/>
    <w:rsid w:val="00E81550"/>
    <w:rsid w:val="00E815EA"/>
    <w:rsid w:val="00E8164E"/>
    <w:rsid w:val="00E8170F"/>
    <w:rsid w:val="00E81C6C"/>
    <w:rsid w:val="00E81EA1"/>
    <w:rsid w:val="00E81F1E"/>
    <w:rsid w:val="00E81FA2"/>
    <w:rsid w:val="00E81FEC"/>
    <w:rsid w:val="00E823B7"/>
    <w:rsid w:val="00E82455"/>
    <w:rsid w:val="00E827B6"/>
    <w:rsid w:val="00E827C9"/>
    <w:rsid w:val="00E82800"/>
    <w:rsid w:val="00E82D16"/>
    <w:rsid w:val="00E82DF7"/>
    <w:rsid w:val="00E82E21"/>
    <w:rsid w:val="00E83041"/>
    <w:rsid w:val="00E830F3"/>
    <w:rsid w:val="00E8347E"/>
    <w:rsid w:val="00E8378F"/>
    <w:rsid w:val="00E8384F"/>
    <w:rsid w:val="00E838D5"/>
    <w:rsid w:val="00E83BB5"/>
    <w:rsid w:val="00E83C00"/>
    <w:rsid w:val="00E83CB6"/>
    <w:rsid w:val="00E83D6C"/>
    <w:rsid w:val="00E84010"/>
    <w:rsid w:val="00E840B7"/>
    <w:rsid w:val="00E840C3"/>
    <w:rsid w:val="00E840CC"/>
    <w:rsid w:val="00E84182"/>
    <w:rsid w:val="00E84183"/>
    <w:rsid w:val="00E84199"/>
    <w:rsid w:val="00E8451A"/>
    <w:rsid w:val="00E8475B"/>
    <w:rsid w:val="00E848E2"/>
    <w:rsid w:val="00E84C46"/>
    <w:rsid w:val="00E8506D"/>
    <w:rsid w:val="00E850E8"/>
    <w:rsid w:val="00E852E3"/>
    <w:rsid w:val="00E85312"/>
    <w:rsid w:val="00E85428"/>
    <w:rsid w:val="00E85772"/>
    <w:rsid w:val="00E857FC"/>
    <w:rsid w:val="00E85891"/>
    <w:rsid w:val="00E8590D"/>
    <w:rsid w:val="00E85A58"/>
    <w:rsid w:val="00E85AA5"/>
    <w:rsid w:val="00E85CBC"/>
    <w:rsid w:val="00E85DC7"/>
    <w:rsid w:val="00E85E47"/>
    <w:rsid w:val="00E85E78"/>
    <w:rsid w:val="00E861D0"/>
    <w:rsid w:val="00E8623E"/>
    <w:rsid w:val="00E86301"/>
    <w:rsid w:val="00E8635C"/>
    <w:rsid w:val="00E863A0"/>
    <w:rsid w:val="00E863C4"/>
    <w:rsid w:val="00E865B5"/>
    <w:rsid w:val="00E86B83"/>
    <w:rsid w:val="00E86BE4"/>
    <w:rsid w:val="00E86C0C"/>
    <w:rsid w:val="00E86D61"/>
    <w:rsid w:val="00E86DF0"/>
    <w:rsid w:val="00E86F7A"/>
    <w:rsid w:val="00E8711D"/>
    <w:rsid w:val="00E8712D"/>
    <w:rsid w:val="00E8726D"/>
    <w:rsid w:val="00E874F0"/>
    <w:rsid w:val="00E87618"/>
    <w:rsid w:val="00E876F2"/>
    <w:rsid w:val="00E8773A"/>
    <w:rsid w:val="00E8779E"/>
    <w:rsid w:val="00E87AAC"/>
    <w:rsid w:val="00E87B33"/>
    <w:rsid w:val="00E87D74"/>
    <w:rsid w:val="00E902E2"/>
    <w:rsid w:val="00E9050C"/>
    <w:rsid w:val="00E9066F"/>
    <w:rsid w:val="00E906D1"/>
    <w:rsid w:val="00E90911"/>
    <w:rsid w:val="00E90964"/>
    <w:rsid w:val="00E90978"/>
    <w:rsid w:val="00E90A53"/>
    <w:rsid w:val="00E90A76"/>
    <w:rsid w:val="00E90A79"/>
    <w:rsid w:val="00E90E47"/>
    <w:rsid w:val="00E90F2A"/>
    <w:rsid w:val="00E91178"/>
    <w:rsid w:val="00E91670"/>
    <w:rsid w:val="00E917C6"/>
    <w:rsid w:val="00E917DC"/>
    <w:rsid w:val="00E91992"/>
    <w:rsid w:val="00E91C99"/>
    <w:rsid w:val="00E91E94"/>
    <w:rsid w:val="00E92220"/>
    <w:rsid w:val="00E92586"/>
    <w:rsid w:val="00E925BF"/>
    <w:rsid w:val="00E926B7"/>
    <w:rsid w:val="00E926C3"/>
    <w:rsid w:val="00E92A72"/>
    <w:rsid w:val="00E92ECD"/>
    <w:rsid w:val="00E92EDA"/>
    <w:rsid w:val="00E934CF"/>
    <w:rsid w:val="00E93526"/>
    <w:rsid w:val="00E93682"/>
    <w:rsid w:val="00E93915"/>
    <w:rsid w:val="00E93B42"/>
    <w:rsid w:val="00E93B47"/>
    <w:rsid w:val="00E93D8B"/>
    <w:rsid w:val="00E93DD4"/>
    <w:rsid w:val="00E93DD7"/>
    <w:rsid w:val="00E93EA3"/>
    <w:rsid w:val="00E93FC7"/>
    <w:rsid w:val="00E9410A"/>
    <w:rsid w:val="00E9419B"/>
    <w:rsid w:val="00E94376"/>
    <w:rsid w:val="00E943BF"/>
    <w:rsid w:val="00E9461F"/>
    <w:rsid w:val="00E94A16"/>
    <w:rsid w:val="00E94AFC"/>
    <w:rsid w:val="00E94B3A"/>
    <w:rsid w:val="00E94B98"/>
    <w:rsid w:val="00E94B99"/>
    <w:rsid w:val="00E94C12"/>
    <w:rsid w:val="00E94DA5"/>
    <w:rsid w:val="00E94DEE"/>
    <w:rsid w:val="00E94E86"/>
    <w:rsid w:val="00E94E8F"/>
    <w:rsid w:val="00E94F5E"/>
    <w:rsid w:val="00E9500A"/>
    <w:rsid w:val="00E950E9"/>
    <w:rsid w:val="00E952AE"/>
    <w:rsid w:val="00E956DF"/>
    <w:rsid w:val="00E95824"/>
    <w:rsid w:val="00E958E7"/>
    <w:rsid w:val="00E959E0"/>
    <w:rsid w:val="00E95A16"/>
    <w:rsid w:val="00E95BD8"/>
    <w:rsid w:val="00E95C88"/>
    <w:rsid w:val="00E95D11"/>
    <w:rsid w:val="00E95D4F"/>
    <w:rsid w:val="00E95D69"/>
    <w:rsid w:val="00E95DA6"/>
    <w:rsid w:val="00E95FB1"/>
    <w:rsid w:val="00E9615E"/>
    <w:rsid w:val="00E96311"/>
    <w:rsid w:val="00E96517"/>
    <w:rsid w:val="00E9651A"/>
    <w:rsid w:val="00E96563"/>
    <w:rsid w:val="00E965B4"/>
    <w:rsid w:val="00E966FB"/>
    <w:rsid w:val="00E96761"/>
    <w:rsid w:val="00E9691B"/>
    <w:rsid w:val="00E96B0D"/>
    <w:rsid w:val="00E96D05"/>
    <w:rsid w:val="00E96DD2"/>
    <w:rsid w:val="00E96FD9"/>
    <w:rsid w:val="00E9705F"/>
    <w:rsid w:val="00E97205"/>
    <w:rsid w:val="00E9724C"/>
    <w:rsid w:val="00E9729C"/>
    <w:rsid w:val="00E972A0"/>
    <w:rsid w:val="00E973B0"/>
    <w:rsid w:val="00E97515"/>
    <w:rsid w:val="00E975E1"/>
    <w:rsid w:val="00E97A00"/>
    <w:rsid w:val="00E97BF3"/>
    <w:rsid w:val="00E97E93"/>
    <w:rsid w:val="00EA0034"/>
    <w:rsid w:val="00EA01BD"/>
    <w:rsid w:val="00EA0200"/>
    <w:rsid w:val="00EA0296"/>
    <w:rsid w:val="00EA044D"/>
    <w:rsid w:val="00EA04A3"/>
    <w:rsid w:val="00EA0511"/>
    <w:rsid w:val="00EA06D9"/>
    <w:rsid w:val="00EA0B14"/>
    <w:rsid w:val="00EA0B1A"/>
    <w:rsid w:val="00EA0D4E"/>
    <w:rsid w:val="00EA0FC8"/>
    <w:rsid w:val="00EA0FE3"/>
    <w:rsid w:val="00EA1191"/>
    <w:rsid w:val="00EA15B9"/>
    <w:rsid w:val="00EA1860"/>
    <w:rsid w:val="00EA1A32"/>
    <w:rsid w:val="00EA1B99"/>
    <w:rsid w:val="00EA1CF9"/>
    <w:rsid w:val="00EA1DFC"/>
    <w:rsid w:val="00EA1DFD"/>
    <w:rsid w:val="00EA1F68"/>
    <w:rsid w:val="00EA22D5"/>
    <w:rsid w:val="00EA234E"/>
    <w:rsid w:val="00EA2947"/>
    <w:rsid w:val="00EA2995"/>
    <w:rsid w:val="00EA29C5"/>
    <w:rsid w:val="00EA2A3C"/>
    <w:rsid w:val="00EA2A8E"/>
    <w:rsid w:val="00EA2B98"/>
    <w:rsid w:val="00EA2D3C"/>
    <w:rsid w:val="00EA2D87"/>
    <w:rsid w:val="00EA2E7B"/>
    <w:rsid w:val="00EA2F4D"/>
    <w:rsid w:val="00EA2F9D"/>
    <w:rsid w:val="00EA38B6"/>
    <w:rsid w:val="00EA3A59"/>
    <w:rsid w:val="00EA3C7F"/>
    <w:rsid w:val="00EA3D00"/>
    <w:rsid w:val="00EA3D47"/>
    <w:rsid w:val="00EA3D54"/>
    <w:rsid w:val="00EA3FEB"/>
    <w:rsid w:val="00EA4361"/>
    <w:rsid w:val="00EA45FD"/>
    <w:rsid w:val="00EA462F"/>
    <w:rsid w:val="00EA46AB"/>
    <w:rsid w:val="00EA4921"/>
    <w:rsid w:val="00EA4B21"/>
    <w:rsid w:val="00EA4BC0"/>
    <w:rsid w:val="00EA4C8A"/>
    <w:rsid w:val="00EA4C8E"/>
    <w:rsid w:val="00EA4D25"/>
    <w:rsid w:val="00EA4FE4"/>
    <w:rsid w:val="00EA5000"/>
    <w:rsid w:val="00EA50F5"/>
    <w:rsid w:val="00EA5140"/>
    <w:rsid w:val="00EA567A"/>
    <w:rsid w:val="00EA569A"/>
    <w:rsid w:val="00EA569D"/>
    <w:rsid w:val="00EA5782"/>
    <w:rsid w:val="00EA581F"/>
    <w:rsid w:val="00EA59A0"/>
    <w:rsid w:val="00EA5C5A"/>
    <w:rsid w:val="00EA5DD3"/>
    <w:rsid w:val="00EA5F1B"/>
    <w:rsid w:val="00EA6017"/>
    <w:rsid w:val="00EA6448"/>
    <w:rsid w:val="00EA648F"/>
    <w:rsid w:val="00EA6688"/>
    <w:rsid w:val="00EA6A0D"/>
    <w:rsid w:val="00EA6C39"/>
    <w:rsid w:val="00EA6EC7"/>
    <w:rsid w:val="00EA7428"/>
    <w:rsid w:val="00EA74EA"/>
    <w:rsid w:val="00EA7680"/>
    <w:rsid w:val="00EA77E7"/>
    <w:rsid w:val="00EA7D65"/>
    <w:rsid w:val="00EA7E81"/>
    <w:rsid w:val="00EA7FC4"/>
    <w:rsid w:val="00EB0096"/>
    <w:rsid w:val="00EB02B8"/>
    <w:rsid w:val="00EB0348"/>
    <w:rsid w:val="00EB0605"/>
    <w:rsid w:val="00EB06B3"/>
    <w:rsid w:val="00EB0749"/>
    <w:rsid w:val="00EB0A14"/>
    <w:rsid w:val="00EB0B70"/>
    <w:rsid w:val="00EB0C05"/>
    <w:rsid w:val="00EB0DD5"/>
    <w:rsid w:val="00EB0F20"/>
    <w:rsid w:val="00EB1056"/>
    <w:rsid w:val="00EB1365"/>
    <w:rsid w:val="00EB13F4"/>
    <w:rsid w:val="00EB13FD"/>
    <w:rsid w:val="00EB182B"/>
    <w:rsid w:val="00EB187C"/>
    <w:rsid w:val="00EB1AE3"/>
    <w:rsid w:val="00EB1D5F"/>
    <w:rsid w:val="00EB1F5D"/>
    <w:rsid w:val="00EB1F83"/>
    <w:rsid w:val="00EB2109"/>
    <w:rsid w:val="00EB21D1"/>
    <w:rsid w:val="00EB24BE"/>
    <w:rsid w:val="00EB2D91"/>
    <w:rsid w:val="00EB309A"/>
    <w:rsid w:val="00EB30A3"/>
    <w:rsid w:val="00EB30A9"/>
    <w:rsid w:val="00EB31F5"/>
    <w:rsid w:val="00EB325C"/>
    <w:rsid w:val="00EB3274"/>
    <w:rsid w:val="00EB32B8"/>
    <w:rsid w:val="00EB32FC"/>
    <w:rsid w:val="00EB3476"/>
    <w:rsid w:val="00EB36B3"/>
    <w:rsid w:val="00EB38E5"/>
    <w:rsid w:val="00EB3958"/>
    <w:rsid w:val="00EB3C27"/>
    <w:rsid w:val="00EB3D6C"/>
    <w:rsid w:val="00EB3E72"/>
    <w:rsid w:val="00EB3ECA"/>
    <w:rsid w:val="00EB41EA"/>
    <w:rsid w:val="00EB4242"/>
    <w:rsid w:val="00EB42A1"/>
    <w:rsid w:val="00EB42FC"/>
    <w:rsid w:val="00EB45D1"/>
    <w:rsid w:val="00EB49AF"/>
    <w:rsid w:val="00EB4A80"/>
    <w:rsid w:val="00EB4CE3"/>
    <w:rsid w:val="00EB4D69"/>
    <w:rsid w:val="00EB4E57"/>
    <w:rsid w:val="00EB4F40"/>
    <w:rsid w:val="00EB508B"/>
    <w:rsid w:val="00EB5148"/>
    <w:rsid w:val="00EB5157"/>
    <w:rsid w:val="00EB53CF"/>
    <w:rsid w:val="00EB5524"/>
    <w:rsid w:val="00EB57A4"/>
    <w:rsid w:val="00EB5999"/>
    <w:rsid w:val="00EB5A9C"/>
    <w:rsid w:val="00EB5ACC"/>
    <w:rsid w:val="00EB5AFE"/>
    <w:rsid w:val="00EB5B94"/>
    <w:rsid w:val="00EB5C7D"/>
    <w:rsid w:val="00EB5CB9"/>
    <w:rsid w:val="00EB5D0C"/>
    <w:rsid w:val="00EB660A"/>
    <w:rsid w:val="00EB66B9"/>
    <w:rsid w:val="00EB6860"/>
    <w:rsid w:val="00EB68DE"/>
    <w:rsid w:val="00EB6A65"/>
    <w:rsid w:val="00EB6D51"/>
    <w:rsid w:val="00EB718C"/>
    <w:rsid w:val="00EB7418"/>
    <w:rsid w:val="00EB757E"/>
    <w:rsid w:val="00EB7C07"/>
    <w:rsid w:val="00EB7CF2"/>
    <w:rsid w:val="00EB7FFB"/>
    <w:rsid w:val="00EC00FA"/>
    <w:rsid w:val="00EC01C0"/>
    <w:rsid w:val="00EC025B"/>
    <w:rsid w:val="00EC0793"/>
    <w:rsid w:val="00EC07D3"/>
    <w:rsid w:val="00EC0A69"/>
    <w:rsid w:val="00EC0A8F"/>
    <w:rsid w:val="00EC0B2B"/>
    <w:rsid w:val="00EC0BB6"/>
    <w:rsid w:val="00EC0C35"/>
    <w:rsid w:val="00EC0CAC"/>
    <w:rsid w:val="00EC1091"/>
    <w:rsid w:val="00EC131F"/>
    <w:rsid w:val="00EC1400"/>
    <w:rsid w:val="00EC14BD"/>
    <w:rsid w:val="00EC1612"/>
    <w:rsid w:val="00EC17EE"/>
    <w:rsid w:val="00EC1879"/>
    <w:rsid w:val="00EC189A"/>
    <w:rsid w:val="00EC190C"/>
    <w:rsid w:val="00EC1A67"/>
    <w:rsid w:val="00EC1F41"/>
    <w:rsid w:val="00EC1FB3"/>
    <w:rsid w:val="00EC1FC3"/>
    <w:rsid w:val="00EC20A6"/>
    <w:rsid w:val="00EC2161"/>
    <w:rsid w:val="00EC2384"/>
    <w:rsid w:val="00EC2485"/>
    <w:rsid w:val="00EC25C1"/>
    <w:rsid w:val="00EC26C9"/>
    <w:rsid w:val="00EC297D"/>
    <w:rsid w:val="00EC2AED"/>
    <w:rsid w:val="00EC2DFF"/>
    <w:rsid w:val="00EC32A7"/>
    <w:rsid w:val="00EC33DF"/>
    <w:rsid w:val="00EC3419"/>
    <w:rsid w:val="00EC343A"/>
    <w:rsid w:val="00EC346B"/>
    <w:rsid w:val="00EC364E"/>
    <w:rsid w:val="00EC3655"/>
    <w:rsid w:val="00EC3962"/>
    <w:rsid w:val="00EC3BB9"/>
    <w:rsid w:val="00EC3F83"/>
    <w:rsid w:val="00EC4059"/>
    <w:rsid w:val="00EC40B0"/>
    <w:rsid w:val="00EC4148"/>
    <w:rsid w:val="00EC41AE"/>
    <w:rsid w:val="00EC41F4"/>
    <w:rsid w:val="00EC4308"/>
    <w:rsid w:val="00EC434B"/>
    <w:rsid w:val="00EC4432"/>
    <w:rsid w:val="00EC458E"/>
    <w:rsid w:val="00EC4634"/>
    <w:rsid w:val="00EC4837"/>
    <w:rsid w:val="00EC488D"/>
    <w:rsid w:val="00EC4893"/>
    <w:rsid w:val="00EC49FA"/>
    <w:rsid w:val="00EC4A9B"/>
    <w:rsid w:val="00EC4D7F"/>
    <w:rsid w:val="00EC4F01"/>
    <w:rsid w:val="00EC4F6D"/>
    <w:rsid w:val="00EC5048"/>
    <w:rsid w:val="00EC50FB"/>
    <w:rsid w:val="00EC5331"/>
    <w:rsid w:val="00EC5417"/>
    <w:rsid w:val="00EC54FE"/>
    <w:rsid w:val="00EC5540"/>
    <w:rsid w:val="00EC56C7"/>
    <w:rsid w:val="00EC5A40"/>
    <w:rsid w:val="00EC5AEC"/>
    <w:rsid w:val="00EC5B90"/>
    <w:rsid w:val="00EC5E2C"/>
    <w:rsid w:val="00EC622F"/>
    <w:rsid w:val="00EC6662"/>
    <w:rsid w:val="00EC66F0"/>
    <w:rsid w:val="00EC6A4A"/>
    <w:rsid w:val="00EC6B8A"/>
    <w:rsid w:val="00EC6BD7"/>
    <w:rsid w:val="00EC6DB8"/>
    <w:rsid w:val="00EC6DF3"/>
    <w:rsid w:val="00EC6FED"/>
    <w:rsid w:val="00EC75C2"/>
    <w:rsid w:val="00EC7688"/>
    <w:rsid w:val="00EC77C1"/>
    <w:rsid w:val="00EC7866"/>
    <w:rsid w:val="00EC78B0"/>
    <w:rsid w:val="00EC7D99"/>
    <w:rsid w:val="00EC7E59"/>
    <w:rsid w:val="00EC7E72"/>
    <w:rsid w:val="00EC7F49"/>
    <w:rsid w:val="00EC7F6F"/>
    <w:rsid w:val="00ED010E"/>
    <w:rsid w:val="00ED0134"/>
    <w:rsid w:val="00ED0177"/>
    <w:rsid w:val="00ED0280"/>
    <w:rsid w:val="00ED029A"/>
    <w:rsid w:val="00ED0382"/>
    <w:rsid w:val="00ED068D"/>
    <w:rsid w:val="00ED0743"/>
    <w:rsid w:val="00ED07A0"/>
    <w:rsid w:val="00ED0938"/>
    <w:rsid w:val="00ED0A40"/>
    <w:rsid w:val="00ED0A81"/>
    <w:rsid w:val="00ED0D62"/>
    <w:rsid w:val="00ED0F9E"/>
    <w:rsid w:val="00ED10EC"/>
    <w:rsid w:val="00ED1167"/>
    <w:rsid w:val="00ED11B1"/>
    <w:rsid w:val="00ED1575"/>
    <w:rsid w:val="00ED161E"/>
    <w:rsid w:val="00ED177E"/>
    <w:rsid w:val="00ED184C"/>
    <w:rsid w:val="00ED1865"/>
    <w:rsid w:val="00ED1940"/>
    <w:rsid w:val="00ED19A8"/>
    <w:rsid w:val="00ED19E5"/>
    <w:rsid w:val="00ED1A20"/>
    <w:rsid w:val="00ED1A7B"/>
    <w:rsid w:val="00ED1B22"/>
    <w:rsid w:val="00ED1C64"/>
    <w:rsid w:val="00ED1DFD"/>
    <w:rsid w:val="00ED2146"/>
    <w:rsid w:val="00ED218C"/>
    <w:rsid w:val="00ED2274"/>
    <w:rsid w:val="00ED22BC"/>
    <w:rsid w:val="00ED2330"/>
    <w:rsid w:val="00ED26B2"/>
    <w:rsid w:val="00ED27A1"/>
    <w:rsid w:val="00ED27F5"/>
    <w:rsid w:val="00ED2906"/>
    <w:rsid w:val="00ED2976"/>
    <w:rsid w:val="00ED2ACD"/>
    <w:rsid w:val="00ED2BBD"/>
    <w:rsid w:val="00ED2C0A"/>
    <w:rsid w:val="00ED2F94"/>
    <w:rsid w:val="00ED304E"/>
    <w:rsid w:val="00ED3231"/>
    <w:rsid w:val="00ED32B8"/>
    <w:rsid w:val="00ED348A"/>
    <w:rsid w:val="00ED3752"/>
    <w:rsid w:val="00ED39C6"/>
    <w:rsid w:val="00ED39E3"/>
    <w:rsid w:val="00ED3AC5"/>
    <w:rsid w:val="00ED3B21"/>
    <w:rsid w:val="00ED3DEC"/>
    <w:rsid w:val="00ED4077"/>
    <w:rsid w:val="00ED4359"/>
    <w:rsid w:val="00ED440C"/>
    <w:rsid w:val="00ED454E"/>
    <w:rsid w:val="00ED4589"/>
    <w:rsid w:val="00ED4710"/>
    <w:rsid w:val="00ED4728"/>
    <w:rsid w:val="00ED4B4B"/>
    <w:rsid w:val="00ED4CF0"/>
    <w:rsid w:val="00ED4DE3"/>
    <w:rsid w:val="00ED4E4F"/>
    <w:rsid w:val="00ED4FED"/>
    <w:rsid w:val="00ED51BE"/>
    <w:rsid w:val="00ED5527"/>
    <w:rsid w:val="00ED5554"/>
    <w:rsid w:val="00ED5701"/>
    <w:rsid w:val="00ED5AA1"/>
    <w:rsid w:val="00ED5ACE"/>
    <w:rsid w:val="00ED5C20"/>
    <w:rsid w:val="00ED5C9F"/>
    <w:rsid w:val="00ED5E00"/>
    <w:rsid w:val="00ED5E6A"/>
    <w:rsid w:val="00ED6055"/>
    <w:rsid w:val="00ED6568"/>
    <w:rsid w:val="00ED6638"/>
    <w:rsid w:val="00ED67A1"/>
    <w:rsid w:val="00ED6A9A"/>
    <w:rsid w:val="00ED6C18"/>
    <w:rsid w:val="00ED6CDC"/>
    <w:rsid w:val="00ED71DD"/>
    <w:rsid w:val="00ED7373"/>
    <w:rsid w:val="00ED7461"/>
    <w:rsid w:val="00ED74D3"/>
    <w:rsid w:val="00ED75A0"/>
    <w:rsid w:val="00ED76D0"/>
    <w:rsid w:val="00ED78C4"/>
    <w:rsid w:val="00ED7A72"/>
    <w:rsid w:val="00ED7B0A"/>
    <w:rsid w:val="00ED7BAB"/>
    <w:rsid w:val="00ED7C13"/>
    <w:rsid w:val="00ED7D12"/>
    <w:rsid w:val="00ED7D72"/>
    <w:rsid w:val="00ED7D7D"/>
    <w:rsid w:val="00ED7D98"/>
    <w:rsid w:val="00ED7F51"/>
    <w:rsid w:val="00ED7FE2"/>
    <w:rsid w:val="00EE01F4"/>
    <w:rsid w:val="00EE02F7"/>
    <w:rsid w:val="00EE0372"/>
    <w:rsid w:val="00EE0517"/>
    <w:rsid w:val="00EE0630"/>
    <w:rsid w:val="00EE07D6"/>
    <w:rsid w:val="00EE0A15"/>
    <w:rsid w:val="00EE0A1F"/>
    <w:rsid w:val="00EE0BF5"/>
    <w:rsid w:val="00EE0DF3"/>
    <w:rsid w:val="00EE1217"/>
    <w:rsid w:val="00EE1414"/>
    <w:rsid w:val="00EE1650"/>
    <w:rsid w:val="00EE1763"/>
    <w:rsid w:val="00EE17A5"/>
    <w:rsid w:val="00EE1803"/>
    <w:rsid w:val="00EE1A24"/>
    <w:rsid w:val="00EE1B28"/>
    <w:rsid w:val="00EE1CB7"/>
    <w:rsid w:val="00EE1DDE"/>
    <w:rsid w:val="00EE1E2C"/>
    <w:rsid w:val="00EE1F15"/>
    <w:rsid w:val="00EE1FD9"/>
    <w:rsid w:val="00EE201B"/>
    <w:rsid w:val="00EE20C3"/>
    <w:rsid w:val="00EE218A"/>
    <w:rsid w:val="00EE2195"/>
    <w:rsid w:val="00EE21C9"/>
    <w:rsid w:val="00EE2724"/>
    <w:rsid w:val="00EE27B4"/>
    <w:rsid w:val="00EE27C0"/>
    <w:rsid w:val="00EE2818"/>
    <w:rsid w:val="00EE288B"/>
    <w:rsid w:val="00EE28F8"/>
    <w:rsid w:val="00EE2C10"/>
    <w:rsid w:val="00EE2E96"/>
    <w:rsid w:val="00EE32BF"/>
    <w:rsid w:val="00EE3508"/>
    <w:rsid w:val="00EE3816"/>
    <w:rsid w:val="00EE3946"/>
    <w:rsid w:val="00EE3E16"/>
    <w:rsid w:val="00EE4256"/>
    <w:rsid w:val="00EE43B3"/>
    <w:rsid w:val="00EE44C5"/>
    <w:rsid w:val="00EE4631"/>
    <w:rsid w:val="00EE467A"/>
    <w:rsid w:val="00EE493A"/>
    <w:rsid w:val="00EE4B58"/>
    <w:rsid w:val="00EE4C8F"/>
    <w:rsid w:val="00EE50FD"/>
    <w:rsid w:val="00EE5177"/>
    <w:rsid w:val="00EE52C1"/>
    <w:rsid w:val="00EE53DA"/>
    <w:rsid w:val="00EE53DB"/>
    <w:rsid w:val="00EE5495"/>
    <w:rsid w:val="00EE559F"/>
    <w:rsid w:val="00EE55AF"/>
    <w:rsid w:val="00EE5637"/>
    <w:rsid w:val="00EE56C2"/>
    <w:rsid w:val="00EE5712"/>
    <w:rsid w:val="00EE58D3"/>
    <w:rsid w:val="00EE597A"/>
    <w:rsid w:val="00EE59C6"/>
    <w:rsid w:val="00EE5C21"/>
    <w:rsid w:val="00EE5E2E"/>
    <w:rsid w:val="00EE61C3"/>
    <w:rsid w:val="00EE6384"/>
    <w:rsid w:val="00EE63F7"/>
    <w:rsid w:val="00EE650E"/>
    <w:rsid w:val="00EE6690"/>
    <w:rsid w:val="00EE66A6"/>
    <w:rsid w:val="00EE66D3"/>
    <w:rsid w:val="00EE681A"/>
    <w:rsid w:val="00EE6B86"/>
    <w:rsid w:val="00EE7090"/>
    <w:rsid w:val="00EE72F5"/>
    <w:rsid w:val="00EE73FD"/>
    <w:rsid w:val="00EE75C2"/>
    <w:rsid w:val="00EE782E"/>
    <w:rsid w:val="00EE78DC"/>
    <w:rsid w:val="00EE7936"/>
    <w:rsid w:val="00EE7AB3"/>
    <w:rsid w:val="00EE7C4D"/>
    <w:rsid w:val="00EE7D91"/>
    <w:rsid w:val="00EE7E44"/>
    <w:rsid w:val="00EE7FFB"/>
    <w:rsid w:val="00EF011B"/>
    <w:rsid w:val="00EF02EE"/>
    <w:rsid w:val="00EF03CE"/>
    <w:rsid w:val="00EF0475"/>
    <w:rsid w:val="00EF0506"/>
    <w:rsid w:val="00EF0585"/>
    <w:rsid w:val="00EF05A2"/>
    <w:rsid w:val="00EF0734"/>
    <w:rsid w:val="00EF07D7"/>
    <w:rsid w:val="00EF08B9"/>
    <w:rsid w:val="00EF08E1"/>
    <w:rsid w:val="00EF0932"/>
    <w:rsid w:val="00EF09AD"/>
    <w:rsid w:val="00EF0B2A"/>
    <w:rsid w:val="00EF0C16"/>
    <w:rsid w:val="00EF0E29"/>
    <w:rsid w:val="00EF0FA4"/>
    <w:rsid w:val="00EF0FBB"/>
    <w:rsid w:val="00EF103D"/>
    <w:rsid w:val="00EF1152"/>
    <w:rsid w:val="00EF12CF"/>
    <w:rsid w:val="00EF149A"/>
    <w:rsid w:val="00EF14BE"/>
    <w:rsid w:val="00EF150A"/>
    <w:rsid w:val="00EF150E"/>
    <w:rsid w:val="00EF1663"/>
    <w:rsid w:val="00EF173E"/>
    <w:rsid w:val="00EF1755"/>
    <w:rsid w:val="00EF1869"/>
    <w:rsid w:val="00EF1A95"/>
    <w:rsid w:val="00EF1BE0"/>
    <w:rsid w:val="00EF1CF9"/>
    <w:rsid w:val="00EF1DCA"/>
    <w:rsid w:val="00EF1FB2"/>
    <w:rsid w:val="00EF22BA"/>
    <w:rsid w:val="00EF2312"/>
    <w:rsid w:val="00EF2347"/>
    <w:rsid w:val="00EF23A1"/>
    <w:rsid w:val="00EF29B0"/>
    <w:rsid w:val="00EF29E2"/>
    <w:rsid w:val="00EF2BFE"/>
    <w:rsid w:val="00EF2E49"/>
    <w:rsid w:val="00EF2F7E"/>
    <w:rsid w:val="00EF3148"/>
    <w:rsid w:val="00EF321F"/>
    <w:rsid w:val="00EF32A3"/>
    <w:rsid w:val="00EF32F7"/>
    <w:rsid w:val="00EF33B5"/>
    <w:rsid w:val="00EF3591"/>
    <w:rsid w:val="00EF365E"/>
    <w:rsid w:val="00EF372B"/>
    <w:rsid w:val="00EF3759"/>
    <w:rsid w:val="00EF3927"/>
    <w:rsid w:val="00EF3B3C"/>
    <w:rsid w:val="00EF3B64"/>
    <w:rsid w:val="00EF3BB7"/>
    <w:rsid w:val="00EF3DD3"/>
    <w:rsid w:val="00EF3DEC"/>
    <w:rsid w:val="00EF3DFB"/>
    <w:rsid w:val="00EF3FE1"/>
    <w:rsid w:val="00EF4115"/>
    <w:rsid w:val="00EF4118"/>
    <w:rsid w:val="00EF4163"/>
    <w:rsid w:val="00EF41A3"/>
    <w:rsid w:val="00EF425D"/>
    <w:rsid w:val="00EF4291"/>
    <w:rsid w:val="00EF4516"/>
    <w:rsid w:val="00EF45F6"/>
    <w:rsid w:val="00EF464E"/>
    <w:rsid w:val="00EF4687"/>
    <w:rsid w:val="00EF46E8"/>
    <w:rsid w:val="00EF489A"/>
    <w:rsid w:val="00EF4EBB"/>
    <w:rsid w:val="00EF4F4B"/>
    <w:rsid w:val="00EF51C4"/>
    <w:rsid w:val="00EF5248"/>
    <w:rsid w:val="00EF5275"/>
    <w:rsid w:val="00EF57AF"/>
    <w:rsid w:val="00EF5B1E"/>
    <w:rsid w:val="00EF5D8B"/>
    <w:rsid w:val="00EF5E35"/>
    <w:rsid w:val="00EF6055"/>
    <w:rsid w:val="00EF6140"/>
    <w:rsid w:val="00EF630C"/>
    <w:rsid w:val="00EF639B"/>
    <w:rsid w:val="00EF63C8"/>
    <w:rsid w:val="00EF665B"/>
    <w:rsid w:val="00EF6752"/>
    <w:rsid w:val="00EF6778"/>
    <w:rsid w:val="00EF699C"/>
    <w:rsid w:val="00EF6A7D"/>
    <w:rsid w:val="00EF6C62"/>
    <w:rsid w:val="00EF6CE5"/>
    <w:rsid w:val="00EF6DA7"/>
    <w:rsid w:val="00EF6EDC"/>
    <w:rsid w:val="00EF6F86"/>
    <w:rsid w:val="00EF6FB8"/>
    <w:rsid w:val="00EF7071"/>
    <w:rsid w:val="00EF70C7"/>
    <w:rsid w:val="00EF717F"/>
    <w:rsid w:val="00EF7193"/>
    <w:rsid w:val="00EF7626"/>
    <w:rsid w:val="00EF7849"/>
    <w:rsid w:val="00EF7A4B"/>
    <w:rsid w:val="00EF7D0B"/>
    <w:rsid w:val="00EF7DE3"/>
    <w:rsid w:val="00EF7FF6"/>
    <w:rsid w:val="00F003A4"/>
    <w:rsid w:val="00F0058D"/>
    <w:rsid w:val="00F0060D"/>
    <w:rsid w:val="00F00623"/>
    <w:rsid w:val="00F0073A"/>
    <w:rsid w:val="00F007F1"/>
    <w:rsid w:val="00F009C3"/>
    <w:rsid w:val="00F00A5A"/>
    <w:rsid w:val="00F00A77"/>
    <w:rsid w:val="00F00DD2"/>
    <w:rsid w:val="00F0113D"/>
    <w:rsid w:val="00F0117F"/>
    <w:rsid w:val="00F012AF"/>
    <w:rsid w:val="00F012CB"/>
    <w:rsid w:val="00F01327"/>
    <w:rsid w:val="00F014CC"/>
    <w:rsid w:val="00F01588"/>
    <w:rsid w:val="00F017AD"/>
    <w:rsid w:val="00F0188E"/>
    <w:rsid w:val="00F0190E"/>
    <w:rsid w:val="00F01A46"/>
    <w:rsid w:val="00F01ABE"/>
    <w:rsid w:val="00F01CEF"/>
    <w:rsid w:val="00F01D9C"/>
    <w:rsid w:val="00F025B2"/>
    <w:rsid w:val="00F02671"/>
    <w:rsid w:val="00F02957"/>
    <w:rsid w:val="00F029FA"/>
    <w:rsid w:val="00F02D4D"/>
    <w:rsid w:val="00F02DA7"/>
    <w:rsid w:val="00F03097"/>
    <w:rsid w:val="00F030C9"/>
    <w:rsid w:val="00F03576"/>
    <w:rsid w:val="00F035A3"/>
    <w:rsid w:val="00F03BDA"/>
    <w:rsid w:val="00F03C7D"/>
    <w:rsid w:val="00F03E2B"/>
    <w:rsid w:val="00F04315"/>
    <w:rsid w:val="00F049C8"/>
    <w:rsid w:val="00F049D0"/>
    <w:rsid w:val="00F04B2D"/>
    <w:rsid w:val="00F04CAC"/>
    <w:rsid w:val="00F04E54"/>
    <w:rsid w:val="00F04E63"/>
    <w:rsid w:val="00F05112"/>
    <w:rsid w:val="00F051DB"/>
    <w:rsid w:val="00F052BE"/>
    <w:rsid w:val="00F05323"/>
    <w:rsid w:val="00F0537A"/>
    <w:rsid w:val="00F054C5"/>
    <w:rsid w:val="00F05581"/>
    <w:rsid w:val="00F055D2"/>
    <w:rsid w:val="00F055DB"/>
    <w:rsid w:val="00F05A6C"/>
    <w:rsid w:val="00F05BB3"/>
    <w:rsid w:val="00F05C6A"/>
    <w:rsid w:val="00F05D90"/>
    <w:rsid w:val="00F060CE"/>
    <w:rsid w:val="00F061A2"/>
    <w:rsid w:val="00F061DB"/>
    <w:rsid w:val="00F0652E"/>
    <w:rsid w:val="00F065B8"/>
    <w:rsid w:val="00F067EA"/>
    <w:rsid w:val="00F06976"/>
    <w:rsid w:val="00F06FD0"/>
    <w:rsid w:val="00F07025"/>
    <w:rsid w:val="00F0708B"/>
    <w:rsid w:val="00F07272"/>
    <w:rsid w:val="00F072EC"/>
    <w:rsid w:val="00F073DF"/>
    <w:rsid w:val="00F073E2"/>
    <w:rsid w:val="00F0745B"/>
    <w:rsid w:val="00F074A7"/>
    <w:rsid w:val="00F07581"/>
    <w:rsid w:val="00F075AD"/>
    <w:rsid w:val="00F07679"/>
    <w:rsid w:val="00F0775C"/>
    <w:rsid w:val="00F079CD"/>
    <w:rsid w:val="00F07AE5"/>
    <w:rsid w:val="00F07B50"/>
    <w:rsid w:val="00F07FC2"/>
    <w:rsid w:val="00F10009"/>
    <w:rsid w:val="00F1003D"/>
    <w:rsid w:val="00F10241"/>
    <w:rsid w:val="00F10257"/>
    <w:rsid w:val="00F103F2"/>
    <w:rsid w:val="00F1041F"/>
    <w:rsid w:val="00F104D6"/>
    <w:rsid w:val="00F1072C"/>
    <w:rsid w:val="00F10B0F"/>
    <w:rsid w:val="00F10B49"/>
    <w:rsid w:val="00F10C18"/>
    <w:rsid w:val="00F10C90"/>
    <w:rsid w:val="00F111C9"/>
    <w:rsid w:val="00F11255"/>
    <w:rsid w:val="00F11342"/>
    <w:rsid w:val="00F113E8"/>
    <w:rsid w:val="00F116E8"/>
    <w:rsid w:val="00F11962"/>
    <w:rsid w:val="00F11BA4"/>
    <w:rsid w:val="00F11BC4"/>
    <w:rsid w:val="00F11F24"/>
    <w:rsid w:val="00F1209D"/>
    <w:rsid w:val="00F123D6"/>
    <w:rsid w:val="00F123F8"/>
    <w:rsid w:val="00F126BB"/>
    <w:rsid w:val="00F1270F"/>
    <w:rsid w:val="00F1271F"/>
    <w:rsid w:val="00F12799"/>
    <w:rsid w:val="00F127B9"/>
    <w:rsid w:val="00F12890"/>
    <w:rsid w:val="00F1291E"/>
    <w:rsid w:val="00F12ABB"/>
    <w:rsid w:val="00F12B2D"/>
    <w:rsid w:val="00F12E95"/>
    <w:rsid w:val="00F12ED7"/>
    <w:rsid w:val="00F130D7"/>
    <w:rsid w:val="00F13108"/>
    <w:rsid w:val="00F1333A"/>
    <w:rsid w:val="00F1341D"/>
    <w:rsid w:val="00F134A3"/>
    <w:rsid w:val="00F135B1"/>
    <w:rsid w:val="00F13678"/>
    <w:rsid w:val="00F136D2"/>
    <w:rsid w:val="00F13736"/>
    <w:rsid w:val="00F13B13"/>
    <w:rsid w:val="00F13B69"/>
    <w:rsid w:val="00F13BC8"/>
    <w:rsid w:val="00F13D0F"/>
    <w:rsid w:val="00F13E24"/>
    <w:rsid w:val="00F13E3E"/>
    <w:rsid w:val="00F13FF7"/>
    <w:rsid w:val="00F14072"/>
    <w:rsid w:val="00F14124"/>
    <w:rsid w:val="00F141D5"/>
    <w:rsid w:val="00F1424B"/>
    <w:rsid w:val="00F14287"/>
    <w:rsid w:val="00F143DC"/>
    <w:rsid w:val="00F14572"/>
    <w:rsid w:val="00F14919"/>
    <w:rsid w:val="00F14946"/>
    <w:rsid w:val="00F14A80"/>
    <w:rsid w:val="00F14B17"/>
    <w:rsid w:val="00F14CBD"/>
    <w:rsid w:val="00F14DFF"/>
    <w:rsid w:val="00F14E99"/>
    <w:rsid w:val="00F14F88"/>
    <w:rsid w:val="00F15014"/>
    <w:rsid w:val="00F153C0"/>
    <w:rsid w:val="00F1559D"/>
    <w:rsid w:val="00F155B8"/>
    <w:rsid w:val="00F155FD"/>
    <w:rsid w:val="00F15607"/>
    <w:rsid w:val="00F1588A"/>
    <w:rsid w:val="00F15982"/>
    <w:rsid w:val="00F159BF"/>
    <w:rsid w:val="00F15B8E"/>
    <w:rsid w:val="00F15C16"/>
    <w:rsid w:val="00F15F1A"/>
    <w:rsid w:val="00F16025"/>
    <w:rsid w:val="00F16339"/>
    <w:rsid w:val="00F16570"/>
    <w:rsid w:val="00F16971"/>
    <w:rsid w:val="00F169F6"/>
    <w:rsid w:val="00F16AAB"/>
    <w:rsid w:val="00F16AC5"/>
    <w:rsid w:val="00F16B16"/>
    <w:rsid w:val="00F16B5D"/>
    <w:rsid w:val="00F171EA"/>
    <w:rsid w:val="00F171F0"/>
    <w:rsid w:val="00F1752B"/>
    <w:rsid w:val="00F17609"/>
    <w:rsid w:val="00F1774A"/>
    <w:rsid w:val="00F178FA"/>
    <w:rsid w:val="00F17967"/>
    <w:rsid w:val="00F179C2"/>
    <w:rsid w:val="00F179DB"/>
    <w:rsid w:val="00F17A0B"/>
    <w:rsid w:val="00F17AA6"/>
    <w:rsid w:val="00F17E0B"/>
    <w:rsid w:val="00F200B2"/>
    <w:rsid w:val="00F200B8"/>
    <w:rsid w:val="00F201E5"/>
    <w:rsid w:val="00F2041F"/>
    <w:rsid w:val="00F20483"/>
    <w:rsid w:val="00F20615"/>
    <w:rsid w:val="00F20765"/>
    <w:rsid w:val="00F20867"/>
    <w:rsid w:val="00F208C6"/>
    <w:rsid w:val="00F20910"/>
    <w:rsid w:val="00F20C6F"/>
    <w:rsid w:val="00F20E28"/>
    <w:rsid w:val="00F20F12"/>
    <w:rsid w:val="00F21092"/>
    <w:rsid w:val="00F2142E"/>
    <w:rsid w:val="00F21446"/>
    <w:rsid w:val="00F215BE"/>
    <w:rsid w:val="00F215D6"/>
    <w:rsid w:val="00F2180A"/>
    <w:rsid w:val="00F21845"/>
    <w:rsid w:val="00F21965"/>
    <w:rsid w:val="00F21B47"/>
    <w:rsid w:val="00F21B6E"/>
    <w:rsid w:val="00F21CCE"/>
    <w:rsid w:val="00F21EC7"/>
    <w:rsid w:val="00F21EE9"/>
    <w:rsid w:val="00F21F77"/>
    <w:rsid w:val="00F220B2"/>
    <w:rsid w:val="00F221B1"/>
    <w:rsid w:val="00F22272"/>
    <w:rsid w:val="00F22311"/>
    <w:rsid w:val="00F2255F"/>
    <w:rsid w:val="00F226C6"/>
    <w:rsid w:val="00F22966"/>
    <w:rsid w:val="00F22991"/>
    <w:rsid w:val="00F22B7E"/>
    <w:rsid w:val="00F22D03"/>
    <w:rsid w:val="00F22E06"/>
    <w:rsid w:val="00F2301E"/>
    <w:rsid w:val="00F2306F"/>
    <w:rsid w:val="00F23316"/>
    <w:rsid w:val="00F23337"/>
    <w:rsid w:val="00F2347B"/>
    <w:rsid w:val="00F23599"/>
    <w:rsid w:val="00F235B2"/>
    <w:rsid w:val="00F2366B"/>
    <w:rsid w:val="00F236F8"/>
    <w:rsid w:val="00F23765"/>
    <w:rsid w:val="00F23775"/>
    <w:rsid w:val="00F239EA"/>
    <w:rsid w:val="00F23C4E"/>
    <w:rsid w:val="00F23DF2"/>
    <w:rsid w:val="00F23F27"/>
    <w:rsid w:val="00F2409F"/>
    <w:rsid w:val="00F240FF"/>
    <w:rsid w:val="00F2418C"/>
    <w:rsid w:val="00F24278"/>
    <w:rsid w:val="00F243B6"/>
    <w:rsid w:val="00F244F0"/>
    <w:rsid w:val="00F245B1"/>
    <w:rsid w:val="00F24767"/>
    <w:rsid w:val="00F247E5"/>
    <w:rsid w:val="00F247F4"/>
    <w:rsid w:val="00F24848"/>
    <w:rsid w:val="00F24A92"/>
    <w:rsid w:val="00F24C20"/>
    <w:rsid w:val="00F24E93"/>
    <w:rsid w:val="00F25009"/>
    <w:rsid w:val="00F2501F"/>
    <w:rsid w:val="00F2510C"/>
    <w:rsid w:val="00F2512B"/>
    <w:rsid w:val="00F25166"/>
    <w:rsid w:val="00F2529F"/>
    <w:rsid w:val="00F253A5"/>
    <w:rsid w:val="00F25459"/>
    <w:rsid w:val="00F25910"/>
    <w:rsid w:val="00F25B86"/>
    <w:rsid w:val="00F25D0E"/>
    <w:rsid w:val="00F25E2A"/>
    <w:rsid w:val="00F25EA0"/>
    <w:rsid w:val="00F25EC8"/>
    <w:rsid w:val="00F26154"/>
    <w:rsid w:val="00F262F4"/>
    <w:rsid w:val="00F2646A"/>
    <w:rsid w:val="00F267E3"/>
    <w:rsid w:val="00F26E6E"/>
    <w:rsid w:val="00F26F04"/>
    <w:rsid w:val="00F26FA8"/>
    <w:rsid w:val="00F27077"/>
    <w:rsid w:val="00F27238"/>
    <w:rsid w:val="00F2725E"/>
    <w:rsid w:val="00F273A1"/>
    <w:rsid w:val="00F2779B"/>
    <w:rsid w:val="00F27840"/>
    <w:rsid w:val="00F2797A"/>
    <w:rsid w:val="00F27B8E"/>
    <w:rsid w:val="00F27C4E"/>
    <w:rsid w:val="00F27D50"/>
    <w:rsid w:val="00F27D76"/>
    <w:rsid w:val="00F27E2A"/>
    <w:rsid w:val="00F3016A"/>
    <w:rsid w:val="00F302CF"/>
    <w:rsid w:val="00F30339"/>
    <w:rsid w:val="00F309AB"/>
    <w:rsid w:val="00F30A48"/>
    <w:rsid w:val="00F30A9A"/>
    <w:rsid w:val="00F30ADF"/>
    <w:rsid w:val="00F30B11"/>
    <w:rsid w:val="00F30D4B"/>
    <w:rsid w:val="00F30EED"/>
    <w:rsid w:val="00F3110D"/>
    <w:rsid w:val="00F3118B"/>
    <w:rsid w:val="00F313C4"/>
    <w:rsid w:val="00F3147D"/>
    <w:rsid w:val="00F31529"/>
    <w:rsid w:val="00F3155A"/>
    <w:rsid w:val="00F31775"/>
    <w:rsid w:val="00F31776"/>
    <w:rsid w:val="00F3179E"/>
    <w:rsid w:val="00F317D1"/>
    <w:rsid w:val="00F31ACB"/>
    <w:rsid w:val="00F31CF4"/>
    <w:rsid w:val="00F31E35"/>
    <w:rsid w:val="00F31EE4"/>
    <w:rsid w:val="00F31F17"/>
    <w:rsid w:val="00F31F22"/>
    <w:rsid w:val="00F32171"/>
    <w:rsid w:val="00F3247A"/>
    <w:rsid w:val="00F32588"/>
    <w:rsid w:val="00F3288E"/>
    <w:rsid w:val="00F3298A"/>
    <w:rsid w:val="00F32A0E"/>
    <w:rsid w:val="00F32C5F"/>
    <w:rsid w:val="00F32CB6"/>
    <w:rsid w:val="00F32E0F"/>
    <w:rsid w:val="00F32F47"/>
    <w:rsid w:val="00F33000"/>
    <w:rsid w:val="00F33067"/>
    <w:rsid w:val="00F3362A"/>
    <w:rsid w:val="00F336E6"/>
    <w:rsid w:val="00F33737"/>
    <w:rsid w:val="00F339D6"/>
    <w:rsid w:val="00F33A4B"/>
    <w:rsid w:val="00F33A67"/>
    <w:rsid w:val="00F33AF9"/>
    <w:rsid w:val="00F33B8B"/>
    <w:rsid w:val="00F33F0D"/>
    <w:rsid w:val="00F33FC1"/>
    <w:rsid w:val="00F340AA"/>
    <w:rsid w:val="00F343D0"/>
    <w:rsid w:val="00F34470"/>
    <w:rsid w:val="00F347F7"/>
    <w:rsid w:val="00F349B5"/>
    <w:rsid w:val="00F34D1E"/>
    <w:rsid w:val="00F34EF3"/>
    <w:rsid w:val="00F35021"/>
    <w:rsid w:val="00F35032"/>
    <w:rsid w:val="00F35199"/>
    <w:rsid w:val="00F351C4"/>
    <w:rsid w:val="00F35261"/>
    <w:rsid w:val="00F3532F"/>
    <w:rsid w:val="00F353B8"/>
    <w:rsid w:val="00F354F9"/>
    <w:rsid w:val="00F358A2"/>
    <w:rsid w:val="00F3599D"/>
    <w:rsid w:val="00F359CB"/>
    <w:rsid w:val="00F35BE7"/>
    <w:rsid w:val="00F35C9A"/>
    <w:rsid w:val="00F35E19"/>
    <w:rsid w:val="00F362A3"/>
    <w:rsid w:val="00F3636C"/>
    <w:rsid w:val="00F3638F"/>
    <w:rsid w:val="00F36502"/>
    <w:rsid w:val="00F366FF"/>
    <w:rsid w:val="00F36747"/>
    <w:rsid w:val="00F3686C"/>
    <w:rsid w:val="00F36B85"/>
    <w:rsid w:val="00F36C9F"/>
    <w:rsid w:val="00F36ED1"/>
    <w:rsid w:val="00F36F4A"/>
    <w:rsid w:val="00F37091"/>
    <w:rsid w:val="00F370A4"/>
    <w:rsid w:val="00F37111"/>
    <w:rsid w:val="00F37240"/>
    <w:rsid w:val="00F37244"/>
    <w:rsid w:val="00F373A3"/>
    <w:rsid w:val="00F37445"/>
    <w:rsid w:val="00F3768B"/>
    <w:rsid w:val="00F377E4"/>
    <w:rsid w:val="00F378AC"/>
    <w:rsid w:val="00F3790A"/>
    <w:rsid w:val="00F37B7A"/>
    <w:rsid w:val="00F37B82"/>
    <w:rsid w:val="00F37C4D"/>
    <w:rsid w:val="00F37C97"/>
    <w:rsid w:val="00F37D71"/>
    <w:rsid w:val="00F37F61"/>
    <w:rsid w:val="00F37F83"/>
    <w:rsid w:val="00F40008"/>
    <w:rsid w:val="00F400CE"/>
    <w:rsid w:val="00F40172"/>
    <w:rsid w:val="00F402F4"/>
    <w:rsid w:val="00F40506"/>
    <w:rsid w:val="00F40660"/>
    <w:rsid w:val="00F407DF"/>
    <w:rsid w:val="00F40955"/>
    <w:rsid w:val="00F40B3C"/>
    <w:rsid w:val="00F40FE2"/>
    <w:rsid w:val="00F410E4"/>
    <w:rsid w:val="00F4120F"/>
    <w:rsid w:val="00F41325"/>
    <w:rsid w:val="00F41657"/>
    <w:rsid w:val="00F4165C"/>
    <w:rsid w:val="00F41761"/>
    <w:rsid w:val="00F41980"/>
    <w:rsid w:val="00F41AF8"/>
    <w:rsid w:val="00F41B10"/>
    <w:rsid w:val="00F41C21"/>
    <w:rsid w:val="00F41FAF"/>
    <w:rsid w:val="00F420CE"/>
    <w:rsid w:val="00F420DB"/>
    <w:rsid w:val="00F420F3"/>
    <w:rsid w:val="00F422E7"/>
    <w:rsid w:val="00F424C7"/>
    <w:rsid w:val="00F42623"/>
    <w:rsid w:val="00F42775"/>
    <w:rsid w:val="00F427DD"/>
    <w:rsid w:val="00F4294A"/>
    <w:rsid w:val="00F42976"/>
    <w:rsid w:val="00F42A70"/>
    <w:rsid w:val="00F42C72"/>
    <w:rsid w:val="00F42DE6"/>
    <w:rsid w:val="00F42E53"/>
    <w:rsid w:val="00F4309D"/>
    <w:rsid w:val="00F431DD"/>
    <w:rsid w:val="00F43203"/>
    <w:rsid w:val="00F43281"/>
    <w:rsid w:val="00F433AD"/>
    <w:rsid w:val="00F4352C"/>
    <w:rsid w:val="00F4371F"/>
    <w:rsid w:val="00F437C4"/>
    <w:rsid w:val="00F43805"/>
    <w:rsid w:val="00F438C0"/>
    <w:rsid w:val="00F43924"/>
    <w:rsid w:val="00F43A88"/>
    <w:rsid w:val="00F43ADB"/>
    <w:rsid w:val="00F43E1B"/>
    <w:rsid w:val="00F43EF0"/>
    <w:rsid w:val="00F44088"/>
    <w:rsid w:val="00F44168"/>
    <w:rsid w:val="00F441B0"/>
    <w:rsid w:val="00F442DE"/>
    <w:rsid w:val="00F443D5"/>
    <w:rsid w:val="00F44547"/>
    <w:rsid w:val="00F44549"/>
    <w:rsid w:val="00F448D5"/>
    <w:rsid w:val="00F44A9D"/>
    <w:rsid w:val="00F44B49"/>
    <w:rsid w:val="00F44DB2"/>
    <w:rsid w:val="00F44F48"/>
    <w:rsid w:val="00F44F5A"/>
    <w:rsid w:val="00F45567"/>
    <w:rsid w:val="00F4558D"/>
    <w:rsid w:val="00F458EE"/>
    <w:rsid w:val="00F45A32"/>
    <w:rsid w:val="00F45A4F"/>
    <w:rsid w:val="00F45C9F"/>
    <w:rsid w:val="00F45CD9"/>
    <w:rsid w:val="00F460CB"/>
    <w:rsid w:val="00F461BC"/>
    <w:rsid w:val="00F463C3"/>
    <w:rsid w:val="00F4642C"/>
    <w:rsid w:val="00F4671E"/>
    <w:rsid w:val="00F467E8"/>
    <w:rsid w:val="00F468AF"/>
    <w:rsid w:val="00F46922"/>
    <w:rsid w:val="00F469F5"/>
    <w:rsid w:val="00F46AF5"/>
    <w:rsid w:val="00F46FDE"/>
    <w:rsid w:val="00F47046"/>
    <w:rsid w:val="00F472A5"/>
    <w:rsid w:val="00F473BD"/>
    <w:rsid w:val="00F4748A"/>
    <w:rsid w:val="00F474CE"/>
    <w:rsid w:val="00F47785"/>
    <w:rsid w:val="00F478D2"/>
    <w:rsid w:val="00F47A1E"/>
    <w:rsid w:val="00F47CF9"/>
    <w:rsid w:val="00F47D10"/>
    <w:rsid w:val="00F503F7"/>
    <w:rsid w:val="00F504EF"/>
    <w:rsid w:val="00F5096D"/>
    <w:rsid w:val="00F50A88"/>
    <w:rsid w:val="00F50C68"/>
    <w:rsid w:val="00F50E6F"/>
    <w:rsid w:val="00F50EE8"/>
    <w:rsid w:val="00F50F91"/>
    <w:rsid w:val="00F51047"/>
    <w:rsid w:val="00F510BF"/>
    <w:rsid w:val="00F51155"/>
    <w:rsid w:val="00F5122A"/>
    <w:rsid w:val="00F512B8"/>
    <w:rsid w:val="00F51364"/>
    <w:rsid w:val="00F5165C"/>
    <w:rsid w:val="00F518E0"/>
    <w:rsid w:val="00F5190F"/>
    <w:rsid w:val="00F51C94"/>
    <w:rsid w:val="00F51CB2"/>
    <w:rsid w:val="00F51CC8"/>
    <w:rsid w:val="00F51D9F"/>
    <w:rsid w:val="00F51FF8"/>
    <w:rsid w:val="00F5200D"/>
    <w:rsid w:val="00F520D6"/>
    <w:rsid w:val="00F526E3"/>
    <w:rsid w:val="00F52833"/>
    <w:rsid w:val="00F52AB5"/>
    <w:rsid w:val="00F52B3E"/>
    <w:rsid w:val="00F52C5B"/>
    <w:rsid w:val="00F52D75"/>
    <w:rsid w:val="00F52E32"/>
    <w:rsid w:val="00F52E67"/>
    <w:rsid w:val="00F5318D"/>
    <w:rsid w:val="00F531BA"/>
    <w:rsid w:val="00F5324E"/>
    <w:rsid w:val="00F5325C"/>
    <w:rsid w:val="00F53274"/>
    <w:rsid w:val="00F53440"/>
    <w:rsid w:val="00F5357D"/>
    <w:rsid w:val="00F53B4F"/>
    <w:rsid w:val="00F53B87"/>
    <w:rsid w:val="00F53DC9"/>
    <w:rsid w:val="00F53EF5"/>
    <w:rsid w:val="00F53F56"/>
    <w:rsid w:val="00F53FFF"/>
    <w:rsid w:val="00F541EE"/>
    <w:rsid w:val="00F543D7"/>
    <w:rsid w:val="00F544A6"/>
    <w:rsid w:val="00F5457E"/>
    <w:rsid w:val="00F545A9"/>
    <w:rsid w:val="00F54B21"/>
    <w:rsid w:val="00F54C31"/>
    <w:rsid w:val="00F54C77"/>
    <w:rsid w:val="00F55456"/>
    <w:rsid w:val="00F554AA"/>
    <w:rsid w:val="00F554EA"/>
    <w:rsid w:val="00F556C4"/>
    <w:rsid w:val="00F55807"/>
    <w:rsid w:val="00F558BD"/>
    <w:rsid w:val="00F559F3"/>
    <w:rsid w:val="00F55A18"/>
    <w:rsid w:val="00F55C9C"/>
    <w:rsid w:val="00F55E04"/>
    <w:rsid w:val="00F55EB6"/>
    <w:rsid w:val="00F55FAF"/>
    <w:rsid w:val="00F5657B"/>
    <w:rsid w:val="00F56748"/>
    <w:rsid w:val="00F567BB"/>
    <w:rsid w:val="00F56918"/>
    <w:rsid w:val="00F56B6E"/>
    <w:rsid w:val="00F56B9D"/>
    <w:rsid w:val="00F56CDF"/>
    <w:rsid w:val="00F56D9E"/>
    <w:rsid w:val="00F56F4B"/>
    <w:rsid w:val="00F57141"/>
    <w:rsid w:val="00F575AD"/>
    <w:rsid w:val="00F57B78"/>
    <w:rsid w:val="00F57DEF"/>
    <w:rsid w:val="00F57E44"/>
    <w:rsid w:val="00F6001F"/>
    <w:rsid w:val="00F60187"/>
    <w:rsid w:val="00F6019A"/>
    <w:rsid w:val="00F603B5"/>
    <w:rsid w:val="00F60481"/>
    <w:rsid w:val="00F604D7"/>
    <w:rsid w:val="00F60601"/>
    <w:rsid w:val="00F606D0"/>
    <w:rsid w:val="00F60AF1"/>
    <w:rsid w:val="00F60B36"/>
    <w:rsid w:val="00F60CBA"/>
    <w:rsid w:val="00F60EB3"/>
    <w:rsid w:val="00F61130"/>
    <w:rsid w:val="00F61370"/>
    <w:rsid w:val="00F61600"/>
    <w:rsid w:val="00F6182A"/>
    <w:rsid w:val="00F619B7"/>
    <w:rsid w:val="00F61D2C"/>
    <w:rsid w:val="00F61E15"/>
    <w:rsid w:val="00F61EA1"/>
    <w:rsid w:val="00F61F5D"/>
    <w:rsid w:val="00F6201C"/>
    <w:rsid w:val="00F620C8"/>
    <w:rsid w:val="00F62130"/>
    <w:rsid w:val="00F62419"/>
    <w:rsid w:val="00F62722"/>
    <w:rsid w:val="00F627ED"/>
    <w:rsid w:val="00F62A82"/>
    <w:rsid w:val="00F62F0C"/>
    <w:rsid w:val="00F62F1C"/>
    <w:rsid w:val="00F62F4F"/>
    <w:rsid w:val="00F62F56"/>
    <w:rsid w:val="00F62F69"/>
    <w:rsid w:val="00F62FDB"/>
    <w:rsid w:val="00F630BB"/>
    <w:rsid w:val="00F63286"/>
    <w:rsid w:val="00F63487"/>
    <w:rsid w:val="00F6348A"/>
    <w:rsid w:val="00F636F4"/>
    <w:rsid w:val="00F636F9"/>
    <w:rsid w:val="00F63983"/>
    <w:rsid w:val="00F63C28"/>
    <w:rsid w:val="00F63D3A"/>
    <w:rsid w:val="00F63F0D"/>
    <w:rsid w:val="00F641C9"/>
    <w:rsid w:val="00F64234"/>
    <w:rsid w:val="00F6426B"/>
    <w:rsid w:val="00F64A71"/>
    <w:rsid w:val="00F64E8A"/>
    <w:rsid w:val="00F64F77"/>
    <w:rsid w:val="00F6508F"/>
    <w:rsid w:val="00F65094"/>
    <w:rsid w:val="00F6529D"/>
    <w:rsid w:val="00F654F8"/>
    <w:rsid w:val="00F656A5"/>
    <w:rsid w:val="00F656B3"/>
    <w:rsid w:val="00F658E6"/>
    <w:rsid w:val="00F65B91"/>
    <w:rsid w:val="00F65EB6"/>
    <w:rsid w:val="00F65F37"/>
    <w:rsid w:val="00F662A0"/>
    <w:rsid w:val="00F66380"/>
    <w:rsid w:val="00F664A4"/>
    <w:rsid w:val="00F6653E"/>
    <w:rsid w:val="00F666CD"/>
    <w:rsid w:val="00F6670B"/>
    <w:rsid w:val="00F667FA"/>
    <w:rsid w:val="00F66925"/>
    <w:rsid w:val="00F669A7"/>
    <w:rsid w:val="00F66BB7"/>
    <w:rsid w:val="00F66C02"/>
    <w:rsid w:val="00F66F0A"/>
    <w:rsid w:val="00F6712D"/>
    <w:rsid w:val="00F67145"/>
    <w:rsid w:val="00F672DF"/>
    <w:rsid w:val="00F6732D"/>
    <w:rsid w:val="00F67340"/>
    <w:rsid w:val="00F67351"/>
    <w:rsid w:val="00F67456"/>
    <w:rsid w:val="00F674DE"/>
    <w:rsid w:val="00F676DA"/>
    <w:rsid w:val="00F6780D"/>
    <w:rsid w:val="00F67830"/>
    <w:rsid w:val="00F67AEC"/>
    <w:rsid w:val="00F67B4C"/>
    <w:rsid w:val="00F7004E"/>
    <w:rsid w:val="00F70095"/>
    <w:rsid w:val="00F700F2"/>
    <w:rsid w:val="00F704EB"/>
    <w:rsid w:val="00F704ED"/>
    <w:rsid w:val="00F706D1"/>
    <w:rsid w:val="00F70787"/>
    <w:rsid w:val="00F70998"/>
    <w:rsid w:val="00F709AB"/>
    <w:rsid w:val="00F709DD"/>
    <w:rsid w:val="00F70B2E"/>
    <w:rsid w:val="00F70C86"/>
    <w:rsid w:val="00F70DA3"/>
    <w:rsid w:val="00F70E43"/>
    <w:rsid w:val="00F7111E"/>
    <w:rsid w:val="00F71129"/>
    <w:rsid w:val="00F7124C"/>
    <w:rsid w:val="00F71483"/>
    <w:rsid w:val="00F71AF2"/>
    <w:rsid w:val="00F71CEE"/>
    <w:rsid w:val="00F7208B"/>
    <w:rsid w:val="00F72177"/>
    <w:rsid w:val="00F72297"/>
    <w:rsid w:val="00F72530"/>
    <w:rsid w:val="00F7257E"/>
    <w:rsid w:val="00F725E8"/>
    <w:rsid w:val="00F72813"/>
    <w:rsid w:val="00F72CA7"/>
    <w:rsid w:val="00F73097"/>
    <w:rsid w:val="00F73128"/>
    <w:rsid w:val="00F73172"/>
    <w:rsid w:val="00F7322A"/>
    <w:rsid w:val="00F73258"/>
    <w:rsid w:val="00F7384F"/>
    <w:rsid w:val="00F73872"/>
    <w:rsid w:val="00F73A27"/>
    <w:rsid w:val="00F73B44"/>
    <w:rsid w:val="00F73B69"/>
    <w:rsid w:val="00F73C60"/>
    <w:rsid w:val="00F73D79"/>
    <w:rsid w:val="00F73FE2"/>
    <w:rsid w:val="00F741F0"/>
    <w:rsid w:val="00F74678"/>
    <w:rsid w:val="00F746D1"/>
    <w:rsid w:val="00F748D0"/>
    <w:rsid w:val="00F748EA"/>
    <w:rsid w:val="00F74A19"/>
    <w:rsid w:val="00F74B04"/>
    <w:rsid w:val="00F74CA1"/>
    <w:rsid w:val="00F74D21"/>
    <w:rsid w:val="00F74D29"/>
    <w:rsid w:val="00F74FB0"/>
    <w:rsid w:val="00F7512D"/>
    <w:rsid w:val="00F7518F"/>
    <w:rsid w:val="00F75324"/>
    <w:rsid w:val="00F7535F"/>
    <w:rsid w:val="00F75396"/>
    <w:rsid w:val="00F75673"/>
    <w:rsid w:val="00F7581D"/>
    <w:rsid w:val="00F7590B"/>
    <w:rsid w:val="00F759A8"/>
    <w:rsid w:val="00F76055"/>
    <w:rsid w:val="00F76117"/>
    <w:rsid w:val="00F7640C"/>
    <w:rsid w:val="00F76872"/>
    <w:rsid w:val="00F7695B"/>
    <w:rsid w:val="00F76993"/>
    <w:rsid w:val="00F76C25"/>
    <w:rsid w:val="00F76CC8"/>
    <w:rsid w:val="00F76F99"/>
    <w:rsid w:val="00F76FE5"/>
    <w:rsid w:val="00F773BF"/>
    <w:rsid w:val="00F775AF"/>
    <w:rsid w:val="00F7775A"/>
    <w:rsid w:val="00F77B4F"/>
    <w:rsid w:val="00F8028E"/>
    <w:rsid w:val="00F802B4"/>
    <w:rsid w:val="00F804CD"/>
    <w:rsid w:val="00F804DA"/>
    <w:rsid w:val="00F80694"/>
    <w:rsid w:val="00F8076C"/>
    <w:rsid w:val="00F8079B"/>
    <w:rsid w:val="00F80836"/>
    <w:rsid w:val="00F808BF"/>
    <w:rsid w:val="00F809CE"/>
    <w:rsid w:val="00F809E2"/>
    <w:rsid w:val="00F80D46"/>
    <w:rsid w:val="00F80E84"/>
    <w:rsid w:val="00F80F1F"/>
    <w:rsid w:val="00F8111C"/>
    <w:rsid w:val="00F8116F"/>
    <w:rsid w:val="00F813B3"/>
    <w:rsid w:val="00F813F2"/>
    <w:rsid w:val="00F81735"/>
    <w:rsid w:val="00F817BD"/>
    <w:rsid w:val="00F81A05"/>
    <w:rsid w:val="00F81AFE"/>
    <w:rsid w:val="00F81B3E"/>
    <w:rsid w:val="00F81B87"/>
    <w:rsid w:val="00F821B7"/>
    <w:rsid w:val="00F82235"/>
    <w:rsid w:val="00F82252"/>
    <w:rsid w:val="00F822F9"/>
    <w:rsid w:val="00F82309"/>
    <w:rsid w:val="00F823BA"/>
    <w:rsid w:val="00F824EC"/>
    <w:rsid w:val="00F82553"/>
    <w:rsid w:val="00F82604"/>
    <w:rsid w:val="00F8266D"/>
    <w:rsid w:val="00F82717"/>
    <w:rsid w:val="00F827B9"/>
    <w:rsid w:val="00F82971"/>
    <w:rsid w:val="00F82A57"/>
    <w:rsid w:val="00F82D4E"/>
    <w:rsid w:val="00F82F36"/>
    <w:rsid w:val="00F83053"/>
    <w:rsid w:val="00F83137"/>
    <w:rsid w:val="00F83229"/>
    <w:rsid w:val="00F83494"/>
    <w:rsid w:val="00F836EF"/>
    <w:rsid w:val="00F83925"/>
    <w:rsid w:val="00F8394D"/>
    <w:rsid w:val="00F8395F"/>
    <w:rsid w:val="00F83A5C"/>
    <w:rsid w:val="00F83A82"/>
    <w:rsid w:val="00F83D53"/>
    <w:rsid w:val="00F83D79"/>
    <w:rsid w:val="00F83DBB"/>
    <w:rsid w:val="00F83E79"/>
    <w:rsid w:val="00F83FDA"/>
    <w:rsid w:val="00F84038"/>
    <w:rsid w:val="00F84124"/>
    <w:rsid w:val="00F843C3"/>
    <w:rsid w:val="00F843D0"/>
    <w:rsid w:val="00F843FD"/>
    <w:rsid w:val="00F84461"/>
    <w:rsid w:val="00F84583"/>
    <w:rsid w:val="00F8488D"/>
    <w:rsid w:val="00F84894"/>
    <w:rsid w:val="00F84923"/>
    <w:rsid w:val="00F84ACF"/>
    <w:rsid w:val="00F85640"/>
    <w:rsid w:val="00F85B25"/>
    <w:rsid w:val="00F85F79"/>
    <w:rsid w:val="00F85FAC"/>
    <w:rsid w:val="00F86008"/>
    <w:rsid w:val="00F860AE"/>
    <w:rsid w:val="00F860C7"/>
    <w:rsid w:val="00F86169"/>
    <w:rsid w:val="00F862E2"/>
    <w:rsid w:val="00F86478"/>
    <w:rsid w:val="00F864BE"/>
    <w:rsid w:val="00F864E7"/>
    <w:rsid w:val="00F86763"/>
    <w:rsid w:val="00F86886"/>
    <w:rsid w:val="00F86A8F"/>
    <w:rsid w:val="00F86CA4"/>
    <w:rsid w:val="00F86DEE"/>
    <w:rsid w:val="00F86FA8"/>
    <w:rsid w:val="00F8718F"/>
    <w:rsid w:val="00F8731B"/>
    <w:rsid w:val="00F87374"/>
    <w:rsid w:val="00F875B7"/>
    <w:rsid w:val="00F87A5B"/>
    <w:rsid w:val="00F87C12"/>
    <w:rsid w:val="00F87E8A"/>
    <w:rsid w:val="00F9003F"/>
    <w:rsid w:val="00F900EB"/>
    <w:rsid w:val="00F900F7"/>
    <w:rsid w:val="00F901C3"/>
    <w:rsid w:val="00F902FB"/>
    <w:rsid w:val="00F903DD"/>
    <w:rsid w:val="00F904E7"/>
    <w:rsid w:val="00F90569"/>
    <w:rsid w:val="00F905AD"/>
    <w:rsid w:val="00F905B9"/>
    <w:rsid w:val="00F907DD"/>
    <w:rsid w:val="00F9080F"/>
    <w:rsid w:val="00F9086E"/>
    <w:rsid w:val="00F909FE"/>
    <w:rsid w:val="00F90AEE"/>
    <w:rsid w:val="00F90B42"/>
    <w:rsid w:val="00F90C25"/>
    <w:rsid w:val="00F90CAF"/>
    <w:rsid w:val="00F90CC3"/>
    <w:rsid w:val="00F9106E"/>
    <w:rsid w:val="00F9111A"/>
    <w:rsid w:val="00F9115F"/>
    <w:rsid w:val="00F911BB"/>
    <w:rsid w:val="00F9171F"/>
    <w:rsid w:val="00F917EA"/>
    <w:rsid w:val="00F91B2D"/>
    <w:rsid w:val="00F91BC7"/>
    <w:rsid w:val="00F91E6A"/>
    <w:rsid w:val="00F920B4"/>
    <w:rsid w:val="00F9228A"/>
    <w:rsid w:val="00F923C8"/>
    <w:rsid w:val="00F925EA"/>
    <w:rsid w:val="00F92AFD"/>
    <w:rsid w:val="00F92B32"/>
    <w:rsid w:val="00F92C85"/>
    <w:rsid w:val="00F92E28"/>
    <w:rsid w:val="00F9364C"/>
    <w:rsid w:val="00F93652"/>
    <w:rsid w:val="00F9365E"/>
    <w:rsid w:val="00F936ED"/>
    <w:rsid w:val="00F936F7"/>
    <w:rsid w:val="00F938DC"/>
    <w:rsid w:val="00F93CCE"/>
    <w:rsid w:val="00F93E39"/>
    <w:rsid w:val="00F93F10"/>
    <w:rsid w:val="00F93F20"/>
    <w:rsid w:val="00F940AA"/>
    <w:rsid w:val="00F94164"/>
    <w:rsid w:val="00F94186"/>
    <w:rsid w:val="00F94490"/>
    <w:rsid w:val="00F9459E"/>
    <w:rsid w:val="00F94799"/>
    <w:rsid w:val="00F94BB6"/>
    <w:rsid w:val="00F94C0C"/>
    <w:rsid w:val="00F94D3F"/>
    <w:rsid w:val="00F94F56"/>
    <w:rsid w:val="00F9503C"/>
    <w:rsid w:val="00F950AA"/>
    <w:rsid w:val="00F95340"/>
    <w:rsid w:val="00F95343"/>
    <w:rsid w:val="00F954A1"/>
    <w:rsid w:val="00F955BC"/>
    <w:rsid w:val="00F9562A"/>
    <w:rsid w:val="00F95690"/>
    <w:rsid w:val="00F95941"/>
    <w:rsid w:val="00F959EF"/>
    <w:rsid w:val="00F95ABA"/>
    <w:rsid w:val="00F95BFB"/>
    <w:rsid w:val="00F95E93"/>
    <w:rsid w:val="00F95FE4"/>
    <w:rsid w:val="00F960ED"/>
    <w:rsid w:val="00F962FB"/>
    <w:rsid w:val="00F966B7"/>
    <w:rsid w:val="00F968E4"/>
    <w:rsid w:val="00F96923"/>
    <w:rsid w:val="00F96BCC"/>
    <w:rsid w:val="00F96D7E"/>
    <w:rsid w:val="00F96DDF"/>
    <w:rsid w:val="00F96E27"/>
    <w:rsid w:val="00F96F7D"/>
    <w:rsid w:val="00F96FA4"/>
    <w:rsid w:val="00F96FC9"/>
    <w:rsid w:val="00F9706A"/>
    <w:rsid w:val="00F9717F"/>
    <w:rsid w:val="00F97220"/>
    <w:rsid w:val="00F97380"/>
    <w:rsid w:val="00F97442"/>
    <w:rsid w:val="00F974AD"/>
    <w:rsid w:val="00F974BA"/>
    <w:rsid w:val="00F97547"/>
    <w:rsid w:val="00F97B0E"/>
    <w:rsid w:val="00F97BFD"/>
    <w:rsid w:val="00F97C60"/>
    <w:rsid w:val="00F97D9C"/>
    <w:rsid w:val="00FA00B2"/>
    <w:rsid w:val="00FA00C1"/>
    <w:rsid w:val="00FA0244"/>
    <w:rsid w:val="00FA03B5"/>
    <w:rsid w:val="00FA06F8"/>
    <w:rsid w:val="00FA07F8"/>
    <w:rsid w:val="00FA0942"/>
    <w:rsid w:val="00FA0B63"/>
    <w:rsid w:val="00FA0F31"/>
    <w:rsid w:val="00FA0FA3"/>
    <w:rsid w:val="00FA10EB"/>
    <w:rsid w:val="00FA1123"/>
    <w:rsid w:val="00FA1216"/>
    <w:rsid w:val="00FA1226"/>
    <w:rsid w:val="00FA125E"/>
    <w:rsid w:val="00FA12C1"/>
    <w:rsid w:val="00FA18DE"/>
    <w:rsid w:val="00FA19B0"/>
    <w:rsid w:val="00FA1AF3"/>
    <w:rsid w:val="00FA1D6A"/>
    <w:rsid w:val="00FA1F31"/>
    <w:rsid w:val="00FA2119"/>
    <w:rsid w:val="00FA21E6"/>
    <w:rsid w:val="00FA21FA"/>
    <w:rsid w:val="00FA21FF"/>
    <w:rsid w:val="00FA233B"/>
    <w:rsid w:val="00FA24E2"/>
    <w:rsid w:val="00FA2600"/>
    <w:rsid w:val="00FA26A0"/>
    <w:rsid w:val="00FA28C9"/>
    <w:rsid w:val="00FA2979"/>
    <w:rsid w:val="00FA2D57"/>
    <w:rsid w:val="00FA2F62"/>
    <w:rsid w:val="00FA2F83"/>
    <w:rsid w:val="00FA3116"/>
    <w:rsid w:val="00FA3147"/>
    <w:rsid w:val="00FA31A4"/>
    <w:rsid w:val="00FA32F2"/>
    <w:rsid w:val="00FA3574"/>
    <w:rsid w:val="00FA35EF"/>
    <w:rsid w:val="00FA378A"/>
    <w:rsid w:val="00FA3863"/>
    <w:rsid w:val="00FA3B4A"/>
    <w:rsid w:val="00FA3B85"/>
    <w:rsid w:val="00FA3B94"/>
    <w:rsid w:val="00FA3ECD"/>
    <w:rsid w:val="00FA3FAE"/>
    <w:rsid w:val="00FA433B"/>
    <w:rsid w:val="00FA434E"/>
    <w:rsid w:val="00FA4517"/>
    <w:rsid w:val="00FA4806"/>
    <w:rsid w:val="00FA49AB"/>
    <w:rsid w:val="00FA4C27"/>
    <w:rsid w:val="00FA4FB7"/>
    <w:rsid w:val="00FA50D1"/>
    <w:rsid w:val="00FA50F3"/>
    <w:rsid w:val="00FA527B"/>
    <w:rsid w:val="00FA5691"/>
    <w:rsid w:val="00FA56BA"/>
    <w:rsid w:val="00FA57A2"/>
    <w:rsid w:val="00FA58D6"/>
    <w:rsid w:val="00FA5B3F"/>
    <w:rsid w:val="00FA5BD2"/>
    <w:rsid w:val="00FA5D55"/>
    <w:rsid w:val="00FA5DD2"/>
    <w:rsid w:val="00FA61EF"/>
    <w:rsid w:val="00FA62A9"/>
    <w:rsid w:val="00FA63C1"/>
    <w:rsid w:val="00FA6614"/>
    <w:rsid w:val="00FA66DA"/>
    <w:rsid w:val="00FA671A"/>
    <w:rsid w:val="00FA67A5"/>
    <w:rsid w:val="00FA699C"/>
    <w:rsid w:val="00FA6C43"/>
    <w:rsid w:val="00FA6CBE"/>
    <w:rsid w:val="00FA6E9E"/>
    <w:rsid w:val="00FA6FCD"/>
    <w:rsid w:val="00FA6FCF"/>
    <w:rsid w:val="00FA7146"/>
    <w:rsid w:val="00FA714E"/>
    <w:rsid w:val="00FA7350"/>
    <w:rsid w:val="00FA7852"/>
    <w:rsid w:val="00FA79A2"/>
    <w:rsid w:val="00FA7A70"/>
    <w:rsid w:val="00FA7A82"/>
    <w:rsid w:val="00FA7BA6"/>
    <w:rsid w:val="00FA7D43"/>
    <w:rsid w:val="00FA7E64"/>
    <w:rsid w:val="00FA7F02"/>
    <w:rsid w:val="00FA7FAC"/>
    <w:rsid w:val="00FB004C"/>
    <w:rsid w:val="00FB0218"/>
    <w:rsid w:val="00FB02B7"/>
    <w:rsid w:val="00FB02C3"/>
    <w:rsid w:val="00FB094B"/>
    <w:rsid w:val="00FB0ACA"/>
    <w:rsid w:val="00FB0B6B"/>
    <w:rsid w:val="00FB0BDE"/>
    <w:rsid w:val="00FB0DA6"/>
    <w:rsid w:val="00FB0DAC"/>
    <w:rsid w:val="00FB0E9A"/>
    <w:rsid w:val="00FB0F67"/>
    <w:rsid w:val="00FB0FD6"/>
    <w:rsid w:val="00FB0FEC"/>
    <w:rsid w:val="00FB106D"/>
    <w:rsid w:val="00FB106E"/>
    <w:rsid w:val="00FB11C3"/>
    <w:rsid w:val="00FB1548"/>
    <w:rsid w:val="00FB1626"/>
    <w:rsid w:val="00FB19AD"/>
    <w:rsid w:val="00FB1ADA"/>
    <w:rsid w:val="00FB1DB6"/>
    <w:rsid w:val="00FB2654"/>
    <w:rsid w:val="00FB26C8"/>
    <w:rsid w:val="00FB2884"/>
    <w:rsid w:val="00FB2976"/>
    <w:rsid w:val="00FB2BAB"/>
    <w:rsid w:val="00FB2BD5"/>
    <w:rsid w:val="00FB2C1E"/>
    <w:rsid w:val="00FB2CD5"/>
    <w:rsid w:val="00FB3081"/>
    <w:rsid w:val="00FB31BF"/>
    <w:rsid w:val="00FB32CB"/>
    <w:rsid w:val="00FB335B"/>
    <w:rsid w:val="00FB3464"/>
    <w:rsid w:val="00FB399A"/>
    <w:rsid w:val="00FB3BEA"/>
    <w:rsid w:val="00FB3C81"/>
    <w:rsid w:val="00FB3C92"/>
    <w:rsid w:val="00FB3E20"/>
    <w:rsid w:val="00FB3F1E"/>
    <w:rsid w:val="00FB3FE6"/>
    <w:rsid w:val="00FB403E"/>
    <w:rsid w:val="00FB4105"/>
    <w:rsid w:val="00FB410D"/>
    <w:rsid w:val="00FB445C"/>
    <w:rsid w:val="00FB45BB"/>
    <w:rsid w:val="00FB4613"/>
    <w:rsid w:val="00FB4755"/>
    <w:rsid w:val="00FB48DE"/>
    <w:rsid w:val="00FB4980"/>
    <w:rsid w:val="00FB4A24"/>
    <w:rsid w:val="00FB4B0F"/>
    <w:rsid w:val="00FB4B92"/>
    <w:rsid w:val="00FB4C31"/>
    <w:rsid w:val="00FB4E00"/>
    <w:rsid w:val="00FB4F2A"/>
    <w:rsid w:val="00FB4F86"/>
    <w:rsid w:val="00FB55FC"/>
    <w:rsid w:val="00FB5734"/>
    <w:rsid w:val="00FB5757"/>
    <w:rsid w:val="00FB58A3"/>
    <w:rsid w:val="00FB58D7"/>
    <w:rsid w:val="00FB58DF"/>
    <w:rsid w:val="00FB5986"/>
    <w:rsid w:val="00FB5AD4"/>
    <w:rsid w:val="00FB5B60"/>
    <w:rsid w:val="00FB5CAD"/>
    <w:rsid w:val="00FB5F8A"/>
    <w:rsid w:val="00FB623A"/>
    <w:rsid w:val="00FB6246"/>
    <w:rsid w:val="00FB63AF"/>
    <w:rsid w:val="00FB65DF"/>
    <w:rsid w:val="00FB6858"/>
    <w:rsid w:val="00FB696D"/>
    <w:rsid w:val="00FB6B15"/>
    <w:rsid w:val="00FB6CE1"/>
    <w:rsid w:val="00FB6DC0"/>
    <w:rsid w:val="00FB6E04"/>
    <w:rsid w:val="00FB6EC4"/>
    <w:rsid w:val="00FB6EED"/>
    <w:rsid w:val="00FB6F95"/>
    <w:rsid w:val="00FB71DC"/>
    <w:rsid w:val="00FB7219"/>
    <w:rsid w:val="00FB7295"/>
    <w:rsid w:val="00FB729E"/>
    <w:rsid w:val="00FB72A8"/>
    <w:rsid w:val="00FB7585"/>
    <w:rsid w:val="00FB75C9"/>
    <w:rsid w:val="00FB76FC"/>
    <w:rsid w:val="00FB776C"/>
    <w:rsid w:val="00FB782F"/>
    <w:rsid w:val="00FB78EE"/>
    <w:rsid w:val="00FB7B95"/>
    <w:rsid w:val="00FB7BC5"/>
    <w:rsid w:val="00FB7D39"/>
    <w:rsid w:val="00FB7F3A"/>
    <w:rsid w:val="00FC0182"/>
    <w:rsid w:val="00FC0433"/>
    <w:rsid w:val="00FC0549"/>
    <w:rsid w:val="00FC0614"/>
    <w:rsid w:val="00FC0B3F"/>
    <w:rsid w:val="00FC0F5B"/>
    <w:rsid w:val="00FC1219"/>
    <w:rsid w:val="00FC12D4"/>
    <w:rsid w:val="00FC13B4"/>
    <w:rsid w:val="00FC1430"/>
    <w:rsid w:val="00FC14AB"/>
    <w:rsid w:val="00FC14C0"/>
    <w:rsid w:val="00FC14FA"/>
    <w:rsid w:val="00FC18F1"/>
    <w:rsid w:val="00FC1964"/>
    <w:rsid w:val="00FC1A96"/>
    <w:rsid w:val="00FC1BF7"/>
    <w:rsid w:val="00FC1CC8"/>
    <w:rsid w:val="00FC1D56"/>
    <w:rsid w:val="00FC1E05"/>
    <w:rsid w:val="00FC1EC7"/>
    <w:rsid w:val="00FC1F12"/>
    <w:rsid w:val="00FC1F7C"/>
    <w:rsid w:val="00FC20A3"/>
    <w:rsid w:val="00FC20E8"/>
    <w:rsid w:val="00FC213B"/>
    <w:rsid w:val="00FC269A"/>
    <w:rsid w:val="00FC283A"/>
    <w:rsid w:val="00FC2AFD"/>
    <w:rsid w:val="00FC3036"/>
    <w:rsid w:val="00FC3206"/>
    <w:rsid w:val="00FC324A"/>
    <w:rsid w:val="00FC3414"/>
    <w:rsid w:val="00FC3446"/>
    <w:rsid w:val="00FC35E0"/>
    <w:rsid w:val="00FC368B"/>
    <w:rsid w:val="00FC373C"/>
    <w:rsid w:val="00FC379A"/>
    <w:rsid w:val="00FC3800"/>
    <w:rsid w:val="00FC3855"/>
    <w:rsid w:val="00FC3877"/>
    <w:rsid w:val="00FC397B"/>
    <w:rsid w:val="00FC3AD1"/>
    <w:rsid w:val="00FC3B5F"/>
    <w:rsid w:val="00FC3C0A"/>
    <w:rsid w:val="00FC3C65"/>
    <w:rsid w:val="00FC3C83"/>
    <w:rsid w:val="00FC3F85"/>
    <w:rsid w:val="00FC4228"/>
    <w:rsid w:val="00FC435E"/>
    <w:rsid w:val="00FC43E4"/>
    <w:rsid w:val="00FC46AB"/>
    <w:rsid w:val="00FC470D"/>
    <w:rsid w:val="00FC489A"/>
    <w:rsid w:val="00FC48F5"/>
    <w:rsid w:val="00FC4E63"/>
    <w:rsid w:val="00FC4ECF"/>
    <w:rsid w:val="00FC5294"/>
    <w:rsid w:val="00FC5322"/>
    <w:rsid w:val="00FC5384"/>
    <w:rsid w:val="00FC53FF"/>
    <w:rsid w:val="00FC5414"/>
    <w:rsid w:val="00FC5494"/>
    <w:rsid w:val="00FC557C"/>
    <w:rsid w:val="00FC55B2"/>
    <w:rsid w:val="00FC55BC"/>
    <w:rsid w:val="00FC55DA"/>
    <w:rsid w:val="00FC5708"/>
    <w:rsid w:val="00FC590B"/>
    <w:rsid w:val="00FC59B5"/>
    <w:rsid w:val="00FC5A99"/>
    <w:rsid w:val="00FC5AA0"/>
    <w:rsid w:val="00FC5BBB"/>
    <w:rsid w:val="00FC6098"/>
    <w:rsid w:val="00FC6214"/>
    <w:rsid w:val="00FC6289"/>
    <w:rsid w:val="00FC66C5"/>
    <w:rsid w:val="00FC6843"/>
    <w:rsid w:val="00FC68F4"/>
    <w:rsid w:val="00FC69C1"/>
    <w:rsid w:val="00FC6C49"/>
    <w:rsid w:val="00FC6DC2"/>
    <w:rsid w:val="00FC6F9D"/>
    <w:rsid w:val="00FC7096"/>
    <w:rsid w:val="00FC7496"/>
    <w:rsid w:val="00FC7589"/>
    <w:rsid w:val="00FC7670"/>
    <w:rsid w:val="00FC79C6"/>
    <w:rsid w:val="00FC7A73"/>
    <w:rsid w:val="00FC7B2B"/>
    <w:rsid w:val="00FC7C0C"/>
    <w:rsid w:val="00FC7FF1"/>
    <w:rsid w:val="00FD000C"/>
    <w:rsid w:val="00FD004D"/>
    <w:rsid w:val="00FD021E"/>
    <w:rsid w:val="00FD0472"/>
    <w:rsid w:val="00FD0600"/>
    <w:rsid w:val="00FD072D"/>
    <w:rsid w:val="00FD0866"/>
    <w:rsid w:val="00FD086F"/>
    <w:rsid w:val="00FD0B55"/>
    <w:rsid w:val="00FD0D29"/>
    <w:rsid w:val="00FD0DD8"/>
    <w:rsid w:val="00FD0FC6"/>
    <w:rsid w:val="00FD1027"/>
    <w:rsid w:val="00FD110A"/>
    <w:rsid w:val="00FD140F"/>
    <w:rsid w:val="00FD1420"/>
    <w:rsid w:val="00FD146B"/>
    <w:rsid w:val="00FD16CB"/>
    <w:rsid w:val="00FD179C"/>
    <w:rsid w:val="00FD1B42"/>
    <w:rsid w:val="00FD1C15"/>
    <w:rsid w:val="00FD1C6B"/>
    <w:rsid w:val="00FD1CC7"/>
    <w:rsid w:val="00FD1EC1"/>
    <w:rsid w:val="00FD1EDB"/>
    <w:rsid w:val="00FD1FEF"/>
    <w:rsid w:val="00FD2072"/>
    <w:rsid w:val="00FD2191"/>
    <w:rsid w:val="00FD239F"/>
    <w:rsid w:val="00FD259C"/>
    <w:rsid w:val="00FD2693"/>
    <w:rsid w:val="00FD28B3"/>
    <w:rsid w:val="00FD2B86"/>
    <w:rsid w:val="00FD2C3C"/>
    <w:rsid w:val="00FD2D07"/>
    <w:rsid w:val="00FD2D26"/>
    <w:rsid w:val="00FD2D42"/>
    <w:rsid w:val="00FD2E92"/>
    <w:rsid w:val="00FD2FC1"/>
    <w:rsid w:val="00FD2FEF"/>
    <w:rsid w:val="00FD3095"/>
    <w:rsid w:val="00FD333A"/>
    <w:rsid w:val="00FD347E"/>
    <w:rsid w:val="00FD34BB"/>
    <w:rsid w:val="00FD34F2"/>
    <w:rsid w:val="00FD3705"/>
    <w:rsid w:val="00FD3AA7"/>
    <w:rsid w:val="00FD3AB6"/>
    <w:rsid w:val="00FD3AE2"/>
    <w:rsid w:val="00FD3E53"/>
    <w:rsid w:val="00FD3E8C"/>
    <w:rsid w:val="00FD3EEB"/>
    <w:rsid w:val="00FD401B"/>
    <w:rsid w:val="00FD454B"/>
    <w:rsid w:val="00FD458C"/>
    <w:rsid w:val="00FD45C7"/>
    <w:rsid w:val="00FD4715"/>
    <w:rsid w:val="00FD47B1"/>
    <w:rsid w:val="00FD47E3"/>
    <w:rsid w:val="00FD4936"/>
    <w:rsid w:val="00FD4A2F"/>
    <w:rsid w:val="00FD4A45"/>
    <w:rsid w:val="00FD4C05"/>
    <w:rsid w:val="00FD4D18"/>
    <w:rsid w:val="00FD4E78"/>
    <w:rsid w:val="00FD4F94"/>
    <w:rsid w:val="00FD505B"/>
    <w:rsid w:val="00FD50AD"/>
    <w:rsid w:val="00FD515F"/>
    <w:rsid w:val="00FD540E"/>
    <w:rsid w:val="00FD5595"/>
    <w:rsid w:val="00FD562C"/>
    <w:rsid w:val="00FD56A6"/>
    <w:rsid w:val="00FD5713"/>
    <w:rsid w:val="00FD5B79"/>
    <w:rsid w:val="00FD5D32"/>
    <w:rsid w:val="00FD5EF5"/>
    <w:rsid w:val="00FD5F31"/>
    <w:rsid w:val="00FD617D"/>
    <w:rsid w:val="00FD62EB"/>
    <w:rsid w:val="00FD6381"/>
    <w:rsid w:val="00FD6405"/>
    <w:rsid w:val="00FD64EB"/>
    <w:rsid w:val="00FD653B"/>
    <w:rsid w:val="00FD664D"/>
    <w:rsid w:val="00FD67AF"/>
    <w:rsid w:val="00FD683B"/>
    <w:rsid w:val="00FD6B26"/>
    <w:rsid w:val="00FD6C7C"/>
    <w:rsid w:val="00FD6F7E"/>
    <w:rsid w:val="00FD7046"/>
    <w:rsid w:val="00FD70B3"/>
    <w:rsid w:val="00FD7180"/>
    <w:rsid w:val="00FD7359"/>
    <w:rsid w:val="00FD743F"/>
    <w:rsid w:val="00FD7537"/>
    <w:rsid w:val="00FD776F"/>
    <w:rsid w:val="00FD782D"/>
    <w:rsid w:val="00FD784D"/>
    <w:rsid w:val="00FD7A7E"/>
    <w:rsid w:val="00FD7B13"/>
    <w:rsid w:val="00FD7BA1"/>
    <w:rsid w:val="00FD7C2B"/>
    <w:rsid w:val="00FD7C4C"/>
    <w:rsid w:val="00FD7C71"/>
    <w:rsid w:val="00FD7DC5"/>
    <w:rsid w:val="00FD7F0A"/>
    <w:rsid w:val="00FE008C"/>
    <w:rsid w:val="00FE01B2"/>
    <w:rsid w:val="00FE04A3"/>
    <w:rsid w:val="00FE0560"/>
    <w:rsid w:val="00FE0594"/>
    <w:rsid w:val="00FE0633"/>
    <w:rsid w:val="00FE06C5"/>
    <w:rsid w:val="00FE0961"/>
    <w:rsid w:val="00FE0AA5"/>
    <w:rsid w:val="00FE0B0E"/>
    <w:rsid w:val="00FE0B73"/>
    <w:rsid w:val="00FE0CE1"/>
    <w:rsid w:val="00FE0CF3"/>
    <w:rsid w:val="00FE0CFA"/>
    <w:rsid w:val="00FE0D46"/>
    <w:rsid w:val="00FE0E62"/>
    <w:rsid w:val="00FE1283"/>
    <w:rsid w:val="00FE1A39"/>
    <w:rsid w:val="00FE1AAD"/>
    <w:rsid w:val="00FE1ADE"/>
    <w:rsid w:val="00FE1BAA"/>
    <w:rsid w:val="00FE1BBA"/>
    <w:rsid w:val="00FE1BC7"/>
    <w:rsid w:val="00FE1D8D"/>
    <w:rsid w:val="00FE251D"/>
    <w:rsid w:val="00FE25F7"/>
    <w:rsid w:val="00FE25FF"/>
    <w:rsid w:val="00FE26F1"/>
    <w:rsid w:val="00FE2E04"/>
    <w:rsid w:val="00FE33E7"/>
    <w:rsid w:val="00FE3677"/>
    <w:rsid w:val="00FE3987"/>
    <w:rsid w:val="00FE3D84"/>
    <w:rsid w:val="00FE3F4D"/>
    <w:rsid w:val="00FE40C6"/>
    <w:rsid w:val="00FE40E9"/>
    <w:rsid w:val="00FE43BE"/>
    <w:rsid w:val="00FE44B7"/>
    <w:rsid w:val="00FE45D9"/>
    <w:rsid w:val="00FE468B"/>
    <w:rsid w:val="00FE474E"/>
    <w:rsid w:val="00FE478C"/>
    <w:rsid w:val="00FE499F"/>
    <w:rsid w:val="00FE4E23"/>
    <w:rsid w:val="00FE4EB0"/>
    <w:rsid w:val="00FE4EE6"/>
    <w:rsid w:val="00FE5037"/>
    <w:rsid w:val="00FE5160"/>
    <w:rsid w:val="00FE54EF"/>
    <w:rsid w:val="00FE562D"/>
    <w:rsid w:val="00FE5798"/>
    <w:rsid w:val="00FE5893"/>
    <w:rsid w:val="00FE5AB2"/>
    <w:rsid w:val="00FE5ADC"/>
    <w:rsid w:val="00FE5E2A"/>
    <w:rsid w:val="00FE5F8A"/>
    <w:rsid w:val="00FE618E"/>
    <w:rsid w:val="00FE6349"/>
    <w:rsid w:val="00FE6363"/>
    <w:rsid w:val="00FE63B8"/>
    <w:rsid w:val="00FE64C7"/>
    <w:rsid w:val="00FE6992"/>
    <w:rsid w:val="00FE6A23"/>
    <w:rsid w:val="00FE6A4B"/>
    <w:rsid w:val="00FE6DA2"/>
    <w:rsid w:val="00FE6DFF"/>
    <w:rsid w:val="00FE6E04"/>
    <w:rsid w:val="00FE6E96"/>
    <w:rsid w:val="00FE7017"/>
    <w:rsid w:val="00FE7289"/>
    <w:rsid w:val="00FE7398"/>
    <w:rsid w:val="00FE7553"/>
    <w:rsid w:val="00FE75A6"/>
    <w:rsid w:val="00FE762A"/>
    <w:rsid w:val="00FE76CF"/>
    <w:rsid w:val="00FE77E6"/>
    <w:rsid w:val="00FE7859"/>
    <w:rsid w:val="00FE7A4E"/>
    <w:rsid w:val="00FE7A9F"/>
    <w:rsid w:val="00FE7ABF"/>
    <w:rsid w:val="00FE7C6F"/>
    <w:rsid w:val="00FE7C9A"/>
    <w:rsid w:val="00FE7F4C"/>
    <w:rsid w:val="00FE7F94"/>
    <w:rsid w:val="00FF003E"/>
    <w:rsid w:val="00FF0215"/>
    <w:rsid w:val="00FF02BA"/>
    <w:rsid w:val="00FF0327"/>
    <w:rsid w:val="00FF0531"/>
    <w:rsid w:val="00FF06D5"/>
    <w:rsid w:val="00FF0892"/>
    <w:rsid w:val="00FF08F3"/>
    <w:rsid w:val="00FF092D"/>
    <w:rsid w:val="00FF0C5B"/>
    <w:rsid w:val="00FF0E50"/>
    <w:rsid w:val="00FF1184"/>
    <w:rsid w:val="00FF12EE"/>
    <w:rsid w:val="00FF15CC"/>
    <w:rsid w:val="00FF16FF"/>
    <w:rsid w:val="00FF1891"/>
    <w:rsid w:val="00FF18F7"/>
    <w:rsid w:val="00FF1A85"/>
    <w:rsid w:val="00FF1D89"/>
    <w:rsid w:val="00FF1DBB"/>
    <w:rsid w:val="00FF1E3C"/>
    <w:rsid w:val="00FF2355"/>
    <w:rsid w:val="00FF269F"/>
    <w:rsid w:val="00FF26E1"/>
    <w:rsid w:val="00FF277E"/>
    <w:rsid w:val="00FF2966"/>
    <w:rsid w:val="00FF2A0D"/>
    <w:rsid w:val="00FF2B49"/>
    <w:rsid w:val="00FF2BD0"/>
    <w:rsid w:val="00FF2F48"/>
    <w:rsid w:val="00FF2FE0"/>
    <w:rsid w:val="00FF3054"/>
    <w:rsid w:val="00FF30F8"/>
    <w:rsid w:val="00FF31B8"/>
    <w:rsid w:val="00FF341D"/>
    <w:rsid w:val="00FF343B"/>
    <w:rsid w:val="00FF3608"/>
    <w:rsid w:val="00FF36B3"/>
    <w:rsid w:val="00FF3947"/>
    <w:rsid w:val="00FF3B98"/>
    <w:rsid w:val="00FF3BD2"/>
    <w:rsid w:val="00FF3CFE"/>
    <w:rsid w:val="00FF3E86"/>
    <w:rsid w:val="00FF3FE7"/>
    <w:rsid w:val="00FF40BE"/>
    <w:rsid w:val="00FF4300"/>
    <w:rsid w:val="00FF4467"/>
    <w:rsid w:val="00FF448E"/>
    <w:rsid w:val="00FF44B5"/>
    <w:rsid w:val="00FF4514"/>
    <w:rsid w:val="00FF4533"/>
    <w:rsid w:val="00FF46DA"/>
    <w:rsid w:val="00FF4714"/>
    <w:rsid w:val="00FF47EF"/>
    <w:rsid w:val="00FF484D"/>
    <w:rsid w:val="00FF48DA"/>
    <w:rsid w:val="00FF49A2"/>
    <w:rsid w:val="00FF4C5C"/>
    <w:rsid w:val="00FF4DCA"/>
    <w:rsid w:val="00FF5389"/>
    <w:rsid w:val="00FF53EA"/>
    <w:rsid w:val="00FF5598"/>
    <w:rsid w:val="00FF561D"/>
    <w:rsid w:val="00FF56E6"/>
    <w:rsid w:val="00FF5957"/>
    <w:rsid w:val="00FF5AF0"/>
    <w:rsid w:val="00FF5B3C"/>
    <w:rsid w:val="00FF5DC9"/>
    <w:rsid w:val="00FF601B"/>
    <w:rsid w:val="00FF6141"/>
    <w:rsid w:val="00FF61D1"/>
    <w:rsid w:val="00FF625A"/>
    <w:rsid w:val="00FF635A"/>
    <w:rsid w:val="00FF6456"/>
    <w:rsid w:val="00FF6739"/>
    <w:rsid w:val="00FF6755"/>
    <w:rsid w:val="00FF68D7"/>
    <w:rsid w:val="00FF696B"/>
    <w:rsid w:val="00FF69AB"/>
    <w:rsid w:val="00FF6AB2"/>
    <w:rsid w:val="00FF6BD4"/>
    <w:rsid w:val="00FF6D6B"/>
    <w:rsid w:val="00FF6F42"/>
    <w:rsid w:val="00FF6F53"/>
    <w:rsid w:val="00FF7202"/>
    <w:rsid w:val="00FF72AD"/>
    <w:rsid w:val="00FF7433"/>
    <w:rsid w:val="00FF763E"/>
    <w:rsid w:val="00FF766D"/>
    <w:rsid w:val="00FF7688"/>
    <w:rsid w:val="00FF7706"/>
    <w:rsid w:val="00FF7817"/>
    <w:rsid w:val="00FF7BA4"/>
    <w:rsid w:val="00FF7D1B"/>
    <w:rsid w:val="00FF7DA5"/>
    <w:rsid w:val="00FF7DBC"/>
    <w:rsid w:val="00FF7FDE"/>
    <w:rsid w:val="0126DE5C"/>
    <w:rsid w:val="01B090D3"/>
    <w:rsid w:val="01BB9BC9"/>
    <w:rsid w:val="037F5F11"/>
    <w:rsid w:val="0494C4DD"/>
    <w:rsid w:val="04F11230"/>
    <w:rsid w:val="061526F4"/>
    <w:rsid w:val="0648235B"/>
    <w:rsid w:val="07A684B1"/>
    <w:rsid w:val="08BA7D13"/>
    <w:rsid w:val="0B23489C"/>
    <w:rsid w:val="0B347260"/>
    <w:rsid w:val="0B6B4E55"/>
    <w:rsid w:val="0B82D26C"/>
    <w:rsid w:val="0B84172B"/>
    <w:rsid w:val="0BA3A4D0"/>
    <w:rsid w:val="0BF4E7CA"/>
    <w:rsid w:val="0C1BF2F0"/>
    <w:rsid w:val="0C696E22"/>
    <w:rsid w:val="0C7B5C43"/>
    <w:rsid w:val="0C8D10A1"/>
    <w:rsid w:val="0CB196D7"/>
    <w:rsid w:val="0D4FD96B"/>
    <w:rsid w:val="0D9C583E"/>
    <w:rsid w:val="0DEC3907"/>
    <w:rsid w:val="0E61415A"/>
    <w:rsid w:val="0F6D1FFB"/>
    <w:rsid w:val="0FDD7C78"/>
    <w:rsid w:val="1007E77C"/>
    <w:rsid w:val="103722A3"/>
    <w:rsid w:val="11050D51"/>
    <w:rsid w:val="11CF4826"/>
    <w:rsid w:val="1244EF9B"/>
    <w:rsid w:val="124836FC"/>
    <w:rsid w:val="125ED49F"/>
    <w:rsid w:val="13FAA500"/>
    <w:rsid w:val="145F81E7"/>
    <w:rsid w:val="14EA1DDE"/>
    <w:rsid w:val="1536EC3B"/>
    <w:rsid w:val="1587F71A"/>
    <w:rsid w:val="1660EFD1"/>
    <w:rsid w:val="1663A031"/>
    <w:rsid w:val="16E4B691"/>
    <w:rsid w:val="179C8A16"/>
    <w:rsid w:val="18AC2A05"/>
    <w:rsid w:val="18F87ABE"/>
    <w:rsid w:val="1B11BB2C"/>
    <w:rsid w:val="1B5D5789"/>
    <w:rsid w:val="1B9413D7"/>
    <w:rsid w:val="1BCE9C2D"/>
    <w:rsid w:val="1BDBCE83"/>
    <w:rsid w:val="1CFA268C"/>
    <w:rsid w:val="1D1FF62D"/>
    <w:rsid w:val="1D216286"/>
    <w:rsid w:val="1D5448C2"/>
    <w:rsid w:val="1D7526D8"/>
    <w:rsid w:val="1D946C83"/>
    <w:rsid w:val="1DB2E95B"/>
    <w:rsid w:val="1E05619E"/>
    <w:rsid w:val="203AD825"/>
    <w:rsid w:val="20C942AA"/>
    <w:rsid w:val="221BB2D0"/>
    <w:rsid w:val="222D9DA5"/>
    <w:rsid w:val="225B89F7"/>
    <w:rsid w:val="2292C97D"/>
    <w:rsid w:val="2369C213"/>
    <w:rsid w:val="241196BB"/>
    <w:rsid w:val="24257ACB"/>
    <w:rsid w:val="2456024E"/>
    <w:rsid w:val="253E63BE"/>
    <w:rsid w:val="25F0A438"/>
    <w:rsid w:val="26F6BABE"/>
    <w:rsid w:val="288DA285"/>
    <w:rsid w:val="2B655E7B"/>
    <w:rsid w:val="2B6C8604"/>
    <w:rsid w:val="2C5904DB"/>
    <w:rsid w:val="2C661B2F"/>
    <w:rsid w:val="2D336D9B"/>
    <w:rsid w:val="2DF675E5"/>
    <w:rsid w:val="2E3D145D"/>
    <w:rsid w:val="2E460ED4"/>
    <w:rsid w:val="2E7D92F4"/>
    <w:rsid w:val="2EC68728"/>
    <w:rsid w:val="2EFA54BE"/>
    <w:rsid w:val="2F757AB0"/>
    <w:rsid w:val="3040EF0D"/>
    <w:rsid w:val="306FC380"/>
    <w:rsid w:val="308A9C8E"/>
    <w:rsid w:val="30D4A32D"/>
    <w:rsid w:val="30FB9913"/>
    <w:rsid w:val="3107A13A"/>
    <w:rsid w:val="310CEBDC"/>
    <w:rsid w:val="32233F5C"/>
    <w:rsid w:val="328F045F"/>
    <w:rsid w:val="335D0374"/>
    <w:rsid w:val="339CF9BA"/>
    <w:rsid w:val="3461ECBD"/>
    <w:rsid w:val="34DD17F6"/>
    <w:rsid w:val="356CDDC8"/>
    <w:rsid w:val="360CB6AA"/>
    <w:rsid w:val="3650116E"/>
    <w:rsid w:val="366DA895"/>
    <w:rsid w:val="371ABC0C"/>
    <w:rsid w:val="373874F3"/>
    <w:rsid w:val="3786572D"/>
    <w:rsid w:val="37EC95D5"/>
    <w:rsid w:val="380978F6"/>
    <w:rsid w:val="380C4B2D"/>
    <w:rsid w:val="3974D167"/>
    <w:rsid w:val="39A3CC31"/>
    <w:rsid w:val="39EFB6AB"/>
    <w:rsid w:val="3A0D9ECE"/>
    <w:rsid w:val="3AE5A5EB"/>
    <w:rsid w:val="3B4A1138"/>
    <w:rsid w:val="3C00F097"/>
    <w:rsid w:val="3CEA991B"/>
    <w:rsid w:val="3D3FEB82"/>
    <w:rsid w:val="3DAB073E"/>
    <w:rsid w:val="3EBC012C"/>
    <w:rsid w:val="400E0D90"/>
    <w:rsid w:val="40C83DFA"/>
    <w:rsid w:val="40D7BE42"/>
    <w:rsid w:val="40FAD0BE"/>
    <w:rsid w:val="40FE0987"/>
    <w:rsid w:val="42B8AC8A"/>
    <w:rsid w:val="4413F073"/>
    <w:rsid w:val="457951B8"/>
    <w:rsid w:val="45E5672A"/>
    <w:rsid w:val="461B849F"/>
    <w:rsid w:val="46D1A678"/>
    <w:rsid w:val="476C2847"/>
    <w:rsid w:val="47D9EC33"/>
    <w:rsid w:val="47F35297"/>
    <w:rsid w:val="488E168B"/>
    <w:rsid w:val="4A5D1B20"/>
    <w:rsid w:val="4ADB183E"/>
    <w:rsid w:val="4D8E0785"/>
    <w:rsid w:val="4DD5B6C2"/>
    <w:rsid w:val="502A3A70"/>
    <w:rsid w:val="5037AA17"/>
    <w:rsid w:val="50FA6EB2"/>
    <w:rsid w:val="510E40BB"/>
    <w:rsid w:val="5128F939"/>
    <w:rsid w:val="51A23CBB"/>
    <w:rsid w:val="51A37804"/>
    <w:rsid w:val="51ACD657"/>
    <w:rsid w:val="51D87C5B"/>
    <w:rsid w:val="5229DE9C"/>
    <w:rsid w:val="527D8B29"/>
    <w:rsid w:val="528EFDA4"/>
    <w:rsid w:val="52BE7E58"/>
    <w:rsid w:val="53131C87"/>
    <w:rsid w:val="533C5AC2"/>
    <w:rsid w:val="533F4865"/>
    <w:rsid w:val="53A6CE20"/>
    <w:rsid w:val="5411F575"/>
    <w:rsid w:val="546D1F44"/>
    <w:rsid w:val="54DF24DC"/>
    <w:rsid w:val="569A11E7"/>
    <w:rsid w:val="574C0906"/>
    <w:rsid w:val="58AB5BBC"/>
    <w:rsid w:val="58F03144"/>
    <w:rsid w:val="594CDBE7"/>
    <w:rsid w:val="59A02DDC"/>
    <w:rsid w:val="59AD0AFC"/>
    <w:rsid w:val="5BBDE807"/>
    <w:rsid w:val="5C549DB2"/>
    <w:rsid w:val="5CBE0283"/>
    <w:rsid w:val="5D55D23E"/>
    <w:rsid w:val="5D966D1A"/>
    <w:rsid w:val="5D9C5C0F"/>
    <w:rsid w:val="5DDE0EE4"/>
    <w:rsid w:val="5E2C2101"/>
    <w:rsid w:val="5F01183A"/>
    <w:rsid w:val="5F72A444"/>
    <w:rsid w:val="5FABF9C4"/>
    <w:rsid w:val="5FD25FE6"/>
    <w:rsid w:val="6017EBCA"/>
    <w:rsid w:val="617F2F2F"/>
    <w:rsid w:val="61809CFF"/>
    <w:rsid w:val="618E91A0"/>
    <w:rsid w:val="61B6AE14"/>
    <w:rsid w:val="61BE601F"/>
    <w:rsid w:val="62350153"/>
    <w:rsid w:val="62B52BEF"/>
    <w:rsid w:val="64D18791"/>
    <w:rsid w:val="64D65ECD"/>
    <w:rsid w:val="65910596"/>
    <w:rsid w:val="6598ECB2"/>
    <w:rsid w:val="669A34C8"/>
    <w:rsid w:val="66B6E6E0"/>
    <w:rsid w:val="66D7359B"/>
    <w:rsid w:val="66F7B3AA"/>
    <w:rsid w:val="680D2F51"/>
    <w:rsid w:val="6839502D"/>
    <w:rsid w:val="68517C43"/>
    <w:rsid w:val="699B7B02"/>
    <w:rsid w:val="69D64A50"/>
    <w:rsid w:val="6A6E2CE9"/>
    <w:rsid w:val="6A998B87"/>
    <w:rsid w:val="6AF121AF"/>
    <w:rsid w:val="6BDB27CE"/>
    <w:rsid w:val="6BF7A7D9"/>
    <w:rsid w:val="6D87C34B"/>
    <w:rsid w:val="6E6EC8C3"/>
    <w:rsid w:val="6EA30500"/>
    <w:rsid w:val="6F00A43D"/>
    <w:rsid w:val="6FA0662D"/>
    <w:rsid w:val="7004CE01"/>
    <w:rsid w:val="70D5B863"/>
    <w:rsid w:val="71D1CD7B"/>
    <w:rsid w:val="71E696E1"/>
    <w:rsid w:val="726AF2E5"/>
    <w:rsid w:val="72E85CD5"/>
    <w:rsid w:val="73D0EA82"/>
    <w:rsid w:val="74168620"/>
    <w:rsid w:val="750F3DD7"/>
    <w:rsid w:val="75A4F8E2"/>
    <w:rsid w:val="75CDBB00"/>
    <w:rsid w:val="7610E751"/>
    <w:rsid w:val="76D97D87"/>
    <w:rsid w:val="7813B826"/>
    <w:rsid w:val="7858A7F6"/>
    <w:rsid w:val="799CE4A8"/>
    <w:rsid w:val="7AA92678"/>
    <w:rsid w:val="7AF724E3"/>
    <w:rsid w:val="7B2864F9"/>
    <w:rsid w:val="7C1B1D30"/>
    <w:rsid w:val="7C5BC3E5"/>
    <w:rsid w:val="7C9E25A3"/>
    <w:rsid w:val="7CADD2A5"/>
    <w:rsid w:val="7CD422AF"/>
    <w:rsid w:val="7CE69A4C"/>
    <w:rsid w:val="7CEC314C"/>
    <w:rsid w:val="7D07C126"/>
    <w:rsid w:val="7D4AFEBF"/>
    <w:rsid w:val="7E62C5A1"/>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45381"/>
  <w15:docId w15:val="{D9F33BE7-6401-4170-A6EF-EB63F80B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F90"/>
    <w:pPr>
      <w:spacing w:after="0" w:line="240" w:lineRule="auto"/>
    </w:pPr>
  </w:style>
  <w:style w:type="paragraph" w:styleId="Heading1">
    <w:name w:val="heading 1"/>
    <w:basedOn w:val="Normal"/>
    <w:next w:val="Normal"/>
    <w:link w:val="Heading1Char"/>
    <w:uiPriority w:val="9"/>
    <w:qFormat/>
    <w:rsid w:val="00025B0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5FC4"/>
    <w:pPr>
      <w:tabs>
        <w:tab w:val="center" w:pos="4680"/>
        <w:tab w:val="right" w:pos="9360"/>
      </w:tabs>
    </w:pPr>
  </w:style>
  <w:style w:type="character" w:customStyle="1" w:styleId="HeaderChar">
    <w:name w:val="Header Char"/>
    <w:basedOn w:val="DefaultParagraphFont"/>
    <w:link w:val="Header"/>
    <w:uiPriority w:val="99"/>
    <w:rsid w:val="00B35FC4"/>
  </w:style>
  <w:style w:type="paragraph" w:styleId="Footer">
    <w:name w:val="footer"/>
    <w:basedOn w:val="Normal"/>
    <w:link w:val="FooterChar"/>
    <w:uiPriority w:val="99"/>
    <w:unhideWhenUsed/>
    <w:rsid w:val="00B35FC4"/>
    <w:pPr>
      <w:tabs>
        <w:tab w:val="center" w:pos="4680"/>
        <w:tab w:val="right" w:pos="9360"/>
      </w:tabs>
    </w:pPr>
  </w:style>
  <w:style w:type="character" w:customStyle="1" w:styleId="FooterChar">
    <w:name w:val="Footer Char"/>
    <w:basedOn w:val="DefaultParagraphFont"/>
    <w:link w:val="Footer"/>
    <w:uiPriority w:val="99"/>
    <w:rsid w:val="00B35FC4"/>
  </w:style>
  <w:style w:type="paragraph" w:styleId="CommentText">
    <w:name w:val="annotation text"/>
    <w:aliases w:val="Comment Text ZS"/>
    <w:basedOn w:val="Normal"/>
    <w:link w:val="CommentTextChar"/>
    <w:uiPriority w:val="99"/>
    <w:unhideWhenUsed/>
    <w:rsid w:val="00CC4D49"/>
    <w:rPr>
      <w:sz w:val="20"/>
      <w:szCs w:val="20"/>
    </w:rPr>
  </w:style>
  <w:style w:type="character" w:customStyle="1" w:styleId="CommentTextChar">
    <w:name w:val="Comment Text Char"/>
    <w:aliases w:val="Comment Text ZS Char"/>
    <w:basedOn w:val="DefaultParagraphFont"/>
    <w:link w:val="CommentText"/>
    <w:uiPriority w:val="99"/>
    <w:rsid w:val="00CC4D49"/>
    <w:rPr>
      <w:rFonts w:ascii="Times New Roman" w:eastAsia="Times New Roman" w:hAnsi="Times New Roman" w:cs="Times New Roman"/>
      <w:sz w:val="20"/>
      <w:szCs w:val="20"/>
    </w:rPr>
  </w:style>
  <w:style w:type="character" w:styleId="CommentReference">
    <w:name w:val="annotation reference"/>
    <w:aliases w:val="Comment Reference ZS"/>
    <w:uiPriority w:val="99"/>
    <w:rsid w:val="00CC4D49"/>
    <w:rPr>
      <w:sz w:val="16"/>
      <w:szCs w:val="16"/>
    </w:rPr>
  </w:style>
  <w:style w:type="paragraph" w:styleId="BalloonText">
    <w:name w:val="Balloon Text"/>
    <w:basedOn w:val="Normal"/>
    <w:link w:val="BalloonTextChar"/>
    <w:uiPriority w:val="99"/>
    <w:semiHidden/>
    <w:unhideWhenUsed/>
    <w:rsid w:val="00CC4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D49"/>
    <w:rPr>
      <w:rFonts w:ascii="Segoe UI" w:eastAsia="Times New Roman" w:hAnsi="Segoe UI" w:cs="Segoe UI"/>
      <w:sz w:val="18"/>
      <w:szCs w:val="18"/>
    </w:rPr>
  </w:style>
  <w:style w:type="table" w:styleId="TableGrid">
    <w:name w:val="Table Grid"/>
    <w:aliases w:val="Table Grid-111,Incite Table,Default"/>
    <w:basedOn w:val="TableNormal"/>
    <w:uiPriority w:val="39"/>
    <w:rsid w:val="001C53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Questions,List Paragraph1,cS List Paragraph,QuestionNumber,Bullet List,FooterText,Paragrafo elenco,List Paragraph2,Bulleted List,numbered,Paragraphe de liste1,列出段落1,Bulletr List Paragraph,List Paragraph21,Parágrafo da Lista1,リスト段落1,Probes"/>
    <w:basedOn w:val="Normal"/>
    <w:link w:val="ListParagraphChar"/>
    <w:uiPriority w:val="34"/>
    <w:qFormat/>
    <w:rsid w:val="004161E3"/>
    <w:pPr>
      <w:ind w:left="720"/>
      <w:contextualSpacing/>
    </w:pPr>
  </w:style>
  <w:style w:type="paragraph" w:styleId="CommentSubject">
    <w:name w:val="annotation subject"/>
    <w:basedOn w:val="CommentText"/>
    <w:next w:val="CommentText"/>
    <w:link w:val="CommentSubjectChar"/>
    <w:uiPriority w:val="99"/>
    <w:semiHidden/>
    <w:unhideWhenUsed/>
    <w:rsid w:val="00DD1E83"/>
    <w:rPr>
      <w:b/>
      <w:bCs/>
    </w:rPr>
  </w:style>
  <w:style w:type="character" w:customStyle="1" w:styleId="CommentSubjectChar">
    <w:name w:val="Comment Subject Char"/>
    <w:basedOn w:val="CommentTextChar"/>
    <w:link w:val="CommentSubject"/>
    <w:uiPriority w:val="99"/>
    <w:semiHidden/>
    <w:rsid w:val="00DD1E83"/>
    <w:rPr>
      <w:rFonts w:ascii="Times New Roman" w:eastAsia="Times New Roman" w:hAnsi="Times New Roman" w:cs="Times New Roman"/>
      <w:b/>
      <w:bCs/>
      <w:sz w:val="20"/>
      <w:szCs w:val="20"/>
    </w:rPr>
  </w:style>
  <w:style w:type="paragraph" w:styleId="NormalWeb">
    <w:name w:val="Normal (Web)"/>
    <w:basedOn w:val="Normal"/>
    <w:uiPriority w:val="99"/>
    <w:rsid w:val="00472BD4"/>
    <w:pPr>
      <w:spacing w:before="100" w:beforeAutospacing="1" w:after="100" w:afterAutospacing="1"/>
    </w:pPr>
    <w:rPr>
      <w:rFonts w:eastAsia="MS Mincho"/>
      <w:lang w:eastAsia="ja-JP"/>
    </w:rPr>
  </w:style>
  <w:style w:type="paragraph" w:customStyle="1" w:styleId="qnr">
    <w:name w:val="qnr"/>
    <w:basedOn w:val="Normal"/>
    <w:rsid w:val="00A50E76"/>
    <w:rPr>
      <w:szCs w:val="20"/>
    </w:rPr>
  </w:style>
  <w:style w:type="character" w:customStyle="1" w:styleId="ListParagraphChar">
    <w:name w:val="List Paragraph Char"/>
    <w:aliases w:val="Questions Char,List Paragraph1 Char,cS List Paragraph Char,QuestionNumber Char,Bullet List Char,FooterText Char,Paragrafo elenco Char,List Paragraph2 Char,Bulleted List Char,numbered Char,Paragraphe de liste1 Char,列出段落1 Char"/>
    <w:link w:val="ListParagraph"/>
    <w:uiPriority w:val="34"/>
    <w:qFormat/>
    <w:locked/>
    <w:rsid w:val="00A50E76"/>
    <w:rPr>
      <w:rFonts w:ascii="Times New Roman" w:eastAsia="Times New Roman" w:hAnsi="Times New Roman" w:cs="Times New Roman"/>
      <w:sz w:val="24"/>
      <w:szCs w:val="24"/>
    </w:rPr>
  </w:style>
  <w:style w:type="table" w:customStyle="1" w:styleId="TableGrid2">
    <w:name w:val="Table Grid2"/>
    <w:basedOn w:val="TableNormal"/>
    <w:next w:val="TableGrid"/>
    <w:rsid w:val="00CE66B0"/>
    <w:pPr>
      <w:spacing w:after="0" w:line="240" w:lineRule="auto"/>
    </w:pPr>
    <w:rPr>
      <w:rFonts w:ascii="Times" w:eastAsia="Times New Roman"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7D7B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6C7552"/>
    <w:pPr>
      <w:spacing w:after="120"/>
      <w:ind w:left="360"/>
    </w:pPr>
    <w:rPr>
      <w:rFonts w:eastAsia="Times New Roman" w:cs="Arial"/>
      <w:bCs/>
      <w:szCs w:val="24"/>
    </w:rPr>
  </w:style>
  <w:style w:type="character" w:customStyle="1" w:styleId="BodyTextIndentChar">
    <w:name w:val="Body Text Indent Char"/>
    <w:basedOn w:val="DefaultParagraphFont"/>
    <w:link w:val="BodyTextIndent"/>
    <w:uiPriority w:val="99"/>
    <w:rsid w:val="006C7552"/>
    <w:rPr>
      <w:rFonts w:eastAsia="Times New Roman" w:cs="Arial"/>
      <w:bCs/>
      <w:szCs w:val="24"/>
    </w:rPr>
  </w:style>
  <w:style w:type="paragraph" w:styleId="NoSpacing">
    <w:name w:val="No Spacing"/>
    <w:link w:val="NoSpacingChar"/>
    <w:uiPriority w:val="1"/>
    <w:qFormat/>
    <w:rsid w:val="00643AED"/>
    <w:pPr>
      <w:spacing w:after="0" w:line="240" w:lineRule="auto"/>
    </w:pPr>
    <w:rPr>
      <w:sz w:val="22"/>
    </w:rPr>
  </w:style>
  <w:style w:type="paragraph" w:customStyle="1" w:styleId="Question">
    <w:name w:val="Question"/>
    <w:aliases w:val="qq,qq Char Char Char"/>
    <w:basedOn w:val="Normal"/>
    <w:link w:val="qqCharCharCharChar"/>
    <w:uiPriority w:val="99"/>
    <w:rsid w:val="002A26DA"/>
    <w:pPr>
      <w:numPr>
        <w:numId w:val="3"/>
      </w:numPr>
      <w:tabs>
        <w:tab w:val="left" w:pos="180"/>
        <w:tab w:val="right" w:pos="7200"/>
        <w:tab w:val="left" w:pos="7380"/>
      </w:tabs>
      <w:ind w:right="-360"/>
    </w:pPr>
    <w:rPr>
      <w:rFonts w:ascii="Garamond" w:eastAsia="Times New Roman" w:hAnsi="Garamond" w:cs="Times New Roman"/>
      <w:sz w:val="22"/>
    </w:rPr>
  </w:style>
  <w:style w:type="character" w:customStyle="1" w:styleId="qqCharCharCharChar">
    <w:name w:val="qq Char Char Char Char"/>
    <w:basedOn w:val="DefaultParagraphFont"/>
    <w:link w:val="Question"/>
    <w:uiPriority w:val="99"/>
    <w:locked/>
    <w:rsid w:val="002A26DA"/>
    <w:rPr>
      <w:rFonts w:ascii="Garamond" w:eastAsia="Times New Roman" w:hAnsi="Garamond" w:cs="Times New Roman"/>
      <w:sz w:val="22"/>
    </w:rPr>
  </w:style>
  <w:style w:type="paragraph" w:styleId="Revision">
    <w:name w:val="Revision"/>
    <w:hidden/>
    <w:uiPriority w:val="99"/>
    <w:semiHidden/>
    <w:rsid w:val="00DA29D5"/>
    <w:pPr>
      <w:spacing w:after="0" w:line="240" w:lineRule="auto"/>
    </w:pPr>
  </w:style>
  <w:style w:type="character" w:customStyle="1" w:styleId="Heading1Char">
    <w:name w:val="Heading 1 Char"/>
    <w:basedOn w:val="DefaultParagraphFont"/>
    <w:link w:val="Heading1"/>
    <w:uiPriority w:val="9"/>
    <w:rsid w:val="00025B0D"/>
    <w:rPr>
      <w:rFonts w:asciiTheme="majorHAnsi" w:eastAsiaTheme="majorEastAsia" w:hAnsiTheme="majorHAnsi" w:cstheme="majorBidi"/>
      <w:color w:val="2F5496" w:themeColor="accent1" w:themeShade="BF"/>
      <w:sz w:val="32"/>
      <w:szCs w:val="32"/>
    </w:rPr>
  </w:style>
  <w:style w:type="paragraph" w:customStyle="1" w:styleId="SectionHeader">
    <w:name w:val="Section Header"/>
    <w:basedOn w:val="Normal"/>
    <w:link w:val="SectionHeaderChar"/>
    <w:qFormat/>
    <w:rsid w:val="00950684"/>
    <w:pPr>
      <w:jc w:val="center"/>
      <w:outlineLvl w:val="0"/>
    </w:pPr>
    <w:rPr>
      <w:rFonts w:cs="Arial"/>
      <w:b/>
      <w:caps/>
      <w:color w:val="0000FF"/>
    </w:rPr>
  </w:style>
  <w:style w:type="character" w:customStyle="1" w:styleId="SectionHeaderChar">
    <w:name w:val="Section Header Char"/>
    <w:basedOn w:val="DefaultParagraphFont"/>
    <w:link w:val="SectionHeader"/>
    <w:rsid w:val="00950684"/>
    <w:rPr>
      <w:rFonts w:cs="Arial"/>
      <w:b/>
      <w:caps/>
      <w:color w:val="0000FF"/>
    </w:rPr>
  </w:style>
  <w:style w:type="paragraph" w:customStyle="1" w:styleId="paragraph">
    <w:name w:val="paragraph"/>
    <w:basedOn w:val="Normal"/>
    <w:rsid w:val="005D6FFC"/>
    <w:pPr>
      <w:spacing w:before="100" w:beforeAutospacing="1" w:after="100" w:afterAutospacing="1"/>
    </w:pPr>
    <w:rPr>
      <w:rFonts w:ascii="Times New Roman" w:eastAsia="Times New Roman" w:hAnsi="Times New Roman" w:cs="Times New Roman"/>
      <w:szCs w:val="24"/>
      <w:lang w:val="en-IN" w:eastAsia="en-IN"/>
    </w:rPr>
  </w:style>
  <w:style w:type="character" w:customStyle="1" w:styleId="normaltextrun">
    <w:name w:val="normaltextrun"/>
    <w:basedOn w:val="DefaultParagraphFont"/>
    <w:rsid w:val="00156679"/>
  </w:style>
  <w:style w:type="character" w:customStyle="1" w:styleId="tabchar">
    <w:name w:val="tabchar"/>
    <w:basedOn w:val="DefaultParagraphFont"/>
    <w:rsid w:val="00156679"/>
  </w:style>
  <w:style w:type="character" w:customStyle="1" w:styleId="eop">
    <w:name w:val="eop"/>
    <w:basedOn w:val="DefaultParagraphFont"/>
    <w:rsid w:val="00156679"/>
  </w:style>
  <w:style w:type="character" w:customStyle="1" w:styleId="cf01">
    <w:name w:val="cf01"/>
    <w:basedOn w:val="DefaultParagraphFont"/>
    <w:rsid w:val="00B115ED"/>
    <w:rPr>
      <w:rFonts w:ascii="Segoe UI" w:hAnsi="Segoe UI" w:cs="Segoe UI" w:hint="default"/>
      <w:sz w:val="18"/>
      <w:szCs w:val="18"/>
    </w:rPr>
  </w:style>
  <w:style w:type="character" w:customStyle="1" w:styleId="cf11">
    <w:name w:val="cf11"/>
    <w:basedOn w:val="DefaultParagraphFont"/>
    <w:rsid w:val="00B115ED"/>
    <w:rPr>
      <w:rFonts w:ascii="Segoe UI" w:hAnsi="Segoe UI" w:cs="Segoe UI" w:hint="default"/>
      <w:sz w:val="18"/>
      <w:szCs w:val="18"/>
    </w:rPr>
  </w:style>
  <w:style w:type="character" w:styleId="PlaceholderText">
    <w:name w:val="Placeholder Text"/>
    <w:basedOn w:val="DefaultParagraphFont"/>
    <w:uiPriority w:val="99"/>
    <w:semiHidden/>
    <w:rsid w:val="00FF3947"/>
    <w:rPr>
      <w:color w:val="808080"/>
    </w:rPr>
  </w:style>
  <w:style w:type="character" w:customStyle="1" w:styleId="Mention1">
    <w:name w:val="Mention1"/>
    <w:basedOn w:val="DefaultParagraphFont"/>
    <w:uiPriority w:val="99"/>
    <w:unhideWhenUsed/>
    <w:rsid w:val="007245C3"/>
    <w:rPr>
      <w:color w:val="2B579A"/>
      <w:shd w:val="clear" w:color="auto" w:fill="E1DFDD"/>
    </w:rPr>
  </w:style>
  <w:style w:type="paragraph" w:styleId="BodyTextIndent3">
    <w:name w:val="Body Text Indent 3"/>
    <w:basedOn w:val="Normal"/>
    <w:link w:val="BodyTextIndent3Char"/>
    <w:uiPriority w:val="99"/>
    <w:semiHidden/>
    <w:unhideWhenUsed/>
    <w:rsid w:val="00CA1FD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A1FD5"/>
    <w:rPr>
      <w:sz w:val="16"/>
      <w:szCs w:val="16"/>
    </w:rPr>
  </w:style>
  <w:style w:type="paragraph" w:customStyle="1" w:styleId="ReplyForwardHeaders">
    <w:name w:val="Reply/Forward Headers"/>
    <w:basedOn w:val="Normal"/>
    <w:rsid w:val="00CA1FD5"/>
    <w:rPr>
      <w:rFonts w:ascii="Times New Roman" w:eastAsia="Times New Roman" w:hAnsi="Times New Roman" w:cs="Times New Roman"/>
      <w:szCs w:val="24"/>
    </w:rPr>
  </w:style>
  <w:style w:type="character" w:customStyle="1" w:styleId="cf21">
    <w:name w:val="cf21"/>
    <w:basedOn w:val="DefaultParagraphFont"/>
    <w:rsid w:val="0007584D"/>
    <w:rPr>
      <w:rFonts w:ascii="Segoe UI" w:hAnsi="Segoe UI" w:cs="Segoe UI" w:hint="default"/>
      <w:b/>
      <w:bCs/>
      <w:sz w:val="18"/>
      <w:szCs w:val="18"/>
    </w:rPr>
  </w:style>
  <w:style w:type="character" w:customStyle="1" w:styleId="cf31">
    <w:name w:val="cf31"/>
    <w:basedOn w:val="DefaultParagraphFont"/>
    <w:rsid w:val="0007584D"/>
    <w:rPr>
      <w:rFonts w:ascii="Segoe UI" w:hAnsi="Segoe UI" w:cs="Segoe UI" w:hint="default"/>
      <w:b/>
      <w:bCs/>
      <w:sz w:val="18"/>
      <w:szCs w:val="18"/>
      <w:u w:val="single"/>
    </w:rPr>
  </w:style>
  <w:style w:type="paragraph" w:customStyle="1" w:styleId="CiteItBibliographyTitle">
    <w:name w:val="CiteIt Bibliography Title"/>
    <w:basedOn w:val="Normal"/>
    <w:link w:val="CiteItBibliographyTitleChar"/>
    <w:autoRedefine/>
    <w:qFormat/>
    <w:rsid w:val="00AB5599"/>
    <w:pPr>
      <w:ind w:firstLine="720"/>
      <w:jc w:val="center"/>
    </w:pPr>
    <w:rPr>
      <w:rFonts w:cs="Arial"/>
      <w:b/>
      <w:bCs/>
      <w:color w:val="0000FF"/>
      <w:sz w:val="32"/>
      <w:szCs w:val="32"/>
      <w:u w:val="single"/>
    </w:rPr>
  </w:style>
  <w:style w:type="character" w:customStyle="1" w:styleId="CiteItBibliographyTitleChar">
    <w:name w:val="CiteIt Bibliography Title Char"/>
    <w:basedOn w:val="DefaultParagraphFont"/>
    <w:link w:val="CiteItBibliographyTitle"/>
    <w:rsid w:val="00AB5599"/>
    <w:rPr>
      <w:rFonts w:cs="Arial"/>
      <w:b/>
      <w:bCs/>
      <w:color w:val="0000FF"/>
      <w:sz w:val="32"/>
      <w:szCs w:val="32"/>
      <w:u w:val="single"/>
    </w:rPr>
  </w:style>
  <w:style w:type="character" w:customStyle="1" w:styleId="UnresolvedMention1">
    <w:name w:val="Unresolved Mention1"/>
    <w:basedOn w:val="DefaultParagraphFont"/>
    <w:uiPriority w:val="99"/>
    <w:unhideWhenUsed/>
    <w:rsid w:val="00031AC0"/>
    <w:rPr>
      <w:color w:val="605E5C"/>
      <w:shd w:val="clear" w:color="auto" w:fill="E1DFDD"/>
    </w:rPr>
  </w:style>
  <w:style w:type="paragraph" w:customStyle="1" w:styleId="GSText">
    <w:name w:val="GS: Text"/>
    <w:basedOn w:val="Normal"/>
    <w:link w:val="GSTextChar1"/>
    <w:rsid w:val="00A824F1"/>
    <w:pPr>
      <w:ind w:left="-158"/>
    </w:pPr>
    <w:rPr>
      <w:rFonts w:ascii="Garamond" w:eastAsia="SimSun" w:hAnsi="Garamond" w:cs="Times New Roman"/>
      <w:sz w:val="20"/>
      <w:szCs w:val="20"/>
    </w:rPr>
  </w:style>
  <w:style w:type="character" w:customStyle="1" w:styleId="GSTextChar1">
    <w:name w:val="GS: Text Char1"/>
    <w:link w:val="GSText"/>
    <w:locked/>
    <w:rsid w:val="00A824F1"/>
    <w:rPr>
      <w:rFonts w:ascii="Garamond" w:eastAsia="SimSun" w:hAnsi="Garamond" w:cs="Times New Roman"/>
      <w:sz w:val="20"/>
      <w:szCs w:val="20"/>
    </w:rPr>
  </w:style>
  <w:style w:type="table" w:customStyle="1" w:styleId="TableGrid1">
    <w:name w:val="Table Grid1"/>
    <w:basedOn w:val="TableNormal"/>
    <w:next w:val="TableGrid"/>
    <w:rsid w:val="00F030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citeTable1">
    <w:name w:val="Incite Table1"/>
    <w:basedOn w:val="TableNormal"/>
    <w:next w:val="TableGrid"/>
    <w:uiPriority w:val="59"/>
    <w:rsid w:val="004C3A2C"/>
    <w:pPr>
      <w:spacing w:after="0" w:line="240" w:lineRule="auto"/>
    </w:pPr>
    <w:rPr>
      <w:rFonts w:asciiTheme="minorHAnsi" w:hAnsiTheme="minorHAnsi" w:cs="Calibri (Body)"/>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24F9E"/>
    <w:rPr>
      <w:sz w:val="22"/>
    </w:rPr>
  </w:style>
  <w:style w:type="paragraph" w:customStyle="1" w:styleId="TrinitySurvey">
    <w:name w:val="Trinity Survey"/>
    <w:basedOn w:val="Normal"/>
    <w:link w:val="TrinitySurveyChar"/>
    <w:qFormat/>
    <w:rsid w:val="004630C0"/>
    <w:pPr>
      <w:spacing w:after="160" w:line="259" w:lineRule="auto"/>
    </w:pPr>
    <w:rPr>
      <w:rFonts w:ascii="Calibri" w:hAnsi="Calibri"/>
      <w:sz w:val="20"/>
    </w:rPr>
  </w:style>
  <w:style w:type="character" w:customStyle="1" w:styleId="TrinitySurveyChar">
    <w:name w:val="Trinity Survey Char"/>
    <w:basedOn w:val="DefaultParagraphFont"/>
    <w:link w:val="TrinitySurvey"/>
    <w:rsid w:val="004630C0"/>
    <w:rPr>
      <w:rFonts w:ascii="Calibri" w:hAnsi="Calibri"/>
      <w:sz w:val="20"/>
    </w:rPr>
  </w:style>
  <w:style w:type="paragraph" w:customStyle="1" w:styleId="pf0">
    <w:name w:val="pf0"/>
    <w:basedOn w:val="Normal"/>
    <w:rsid w:val="004F0E8C"/>
    <w:pPr>
      <w:spacing w:before="100" w:beforeAutospacing="1" w:after="100" w:afterAutospacing="1"/>
    </w:pPr>
    <w:rPr>
      <w:rFonts w:ascii="Times New Roman" w:eastAsia="Times New Roman" w:hAnsi="Times New Roman" w:cs="Times New Roman"/>
      <w:szCs w:val="24"/>
    </w:rPr>
  </w:style>
  <w:style w:type="character" w:customStyle="1" w:styleId="ui-provider">
    <w:name w:val="ui-provider"/>
    <w:basedOn w:val="DefaultParagraphFont"/>
    <w:rsid w:val="009F4097"/>
  </w:style>
  <w:style w:type="character" w:styleId="Strong">
    <w:name w:val="Strong"/>
    <w:basedOn w:val="DefaultParagraphFont"/>
    <w:uiPriority w:val="22"/>
    <w:qFormat/>
    <w:rsid w:val="00623A8D"/>
    <w:rPr>
      <w:b/>
      <w:bCs/>
    </w:rPr>
  </w:style>
  <w:style w:type="character" w:styleId="Hyperlink">
    <w:name w:val="Hyperlink"/>
    <w:basedOn w:val="DefaultParagraphFont"/>
    <w:uiPriority w:val="99"/>
    <w:unhideWhenUsed/>
    <w:rsid w:val="00284F52"/>
    <w:rPr>
      <w:color w:val="0563C1" w:themeColor="hyperlink"/>
      <w:u w:val="single"/>
    </w:rPr>
  </w:style>
  <w:style w:type="character" w:customStyle="1" w:styleId="UnresolvedMention2">
    <w:name w:val="Unresolved Mention2"/>
    <w:basedOn w:val="DefaultParagraphFont"/>
    <w:uiPriority w:val="99"/>
    <w:semiHidden/>
    <w:unhideWhenUsed/>
    <w:rsid w:val="00284F52"/>
    <w:rPr>
      <w:color w:val="605E5C"/>
      <w:shd w:val="clear" w:color="auto" w:fill="E1DFDD"/>
    </w:rPr>
  </w:style>
  <w:style w:type="paragraph" w:customStyle="1" w:styleId="xmsolistparagraph">
    <w:name w:val="x_msolistparagraph"/>
    <w:basedOn w:val="Normal"/>
    <w:rsid w:val="001570DB"/>
    <w:pPr>
      <w:ind w:left="720"/>
    </w:pPr>
    <w:rPr>
      <w:rFonts w:ascii="Calibri" w:hAnsi="Calibri" w:cs="Calibri"/>
      <w:sz w:val="22"/>
    </w:rPr>
  </w:style>
  <w:style w:type="paragraph" w:customStyle="1" w:styleId="xmsonormal">
    <w:name w:val="x_msonormal"/>
    <w:basedOn w:val="Normal"/>
    <w:rsid w:val="002841E7"/>
    <w:rPr>
      <w:rFonts w:ascii="Calibri" w:hAnsi="Calibri" w:cs="Calibri"/>
      <w:sz w:val="22"/>
    </w:rPr>
  </w:style>
  <w:style w:type="character" w:customStyle="1" w:styleId="font51">
    <w:name w:val="font51"/>
    <w:basedOn w:val="DefaultParagraphFont"/>
    <w:rsid w:val="000C6E9D"/>
    <w:rPr>
      <w:rFonts w:ascii="Arial" w:hAnsi="Arial" w:cs="Arial" w:hint="default"/>
      <w:b/>
      <w:bCs/>
      <w:i w:val="0"/>
      <w:iCs w:val="0"/>
      <w:strike w:val="0"/>
      <w:dstrike w:val="0"/>
      <w:color w:val="000000"/>
      <w:sz w:val="20"/>
      <w:szCs w:val="20"/>
      <w:u w:val="none"/>
      <w:effect w:val="none"/>
    </w:rPr>
  </w:style>
  <w:style w:type="character" w:customStyle="1" w:styleId="font01">
    <w:name w:val="font01"/>
    <w:basedOn w:val="DefaultParagraphFont"/>
    <w:rsid w:val="000C6E9D"/>
    <w:rPr>
      <w:rFonts w:ascii="Arial" w:hAnsi="Arial" w:cs="Arial" w:hint="default"/>
      <w:b w:val="0"/>
      <w:bCs w:val="0"/>
      <w:i w:val="0"/>
      <w:iCs w:val="0"/>
      <w:strike w:val="0"/>
      <w:dstrike w:val="0"/>
      <w:color w:val="000000"/>
      <w:sz w:val="20"/>
      <w:szCs w:val="20"/>
      <w:u w:val="none"/>
      <w:effect w:val="none"/>
    </w:rPr>
  </w:style>
  <w:style w:type="table" w:customStyle="1" w:styleId="TableGrid3">
    <w:name w:val="Table Grid3"/>
    <w:basedOn w:val="TableNormal"/>
    <w:next w:val="TableGrid"/>
    <w:uiPriority w:val="39"/>
    <w:rsid w:val="007252D1"/>
    <w:pPr>
      <w:spacing w:after="0" w:line="240" w:lineRule="auto"/>
    </w:pPr>
    <w:rPr>
      <w:rFonts w:cs="Arial"/>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74D5B"/>
    <w:rPr>
      <w:i/>
      <w:iCs/>
    </w:rPr>
  </w:style>
  <w:style w:type="table" w:customStyle="1" w:styleId="TableGrid-1111">
    <w:name w:val="Table Grid-1111"/>
    <w:basedOn w:val="TableNormal"/>
    <w:next w:val="TableGrid"/>
    <w:uiPriority w:val="39"/>
    <w:rsid w:val="00FC1A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05D87"/>
    <w:pPr>
      <w:numPr>
        <w:numId w:val="44"/>
      </w:numPr>
      <w:contextualSpacing/>
    </w:pPr>
  </w:style>
  <w:style w:type="table" w:customStyle="1" w:styleId="TableGrid21">
    <w:name w:val="Table Grid21"/>
    <w:basedOn w:val="TableNormal"/>
    <w:next w:val="TableGrid"/>
    <w:rsid w:val="00184A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24666">
      <w:bodyDiv w:val="1"/>
      <w:marLeft w:val="0"/>
      <w:marRight w:val="0"/>
      <w:marTop w:val="0"/>
      <w:marBottom w:val="0"/>
      <w:divBdr>
        <w:top w:val="none" w:sz="0" w:space="0" w:color="auto"/>
        <w:left w:val="none" w:sz="0" w:space="0" w:color="auto"/>
        <w:bottom w:val="none" w:sz="0" w:space="0" w:color="auto"/>
        <w:right w:val="none" w:sz="0" w:space="0" w:color="auto"/>
      </w:divBdr>
      <w:divsChild>
        <w:div w:id="19749908">
          <w:marLeft w:val="0"/>
          <w:marRight w:val="0"/>
          <w:marTop w:val="0"/>
          <w:marBottom w:val="0"/>
          <w:divBdr>
            <w:top w:val="none" w:sz="0" w:space="0" w:color="auto"/>
            <w:left w:val="none" w:sz="0" w:space="0" w:color="auto"/>
            <w:bottom w:val="none" w:sz="0" w:space="0" w:color="auto"/>
            <w:right w:val="none" w:sz="0" w:space="0" w:color="auto"/>
          </w:divBdr>
        </w:div>
        <w:div w:id="42826278">
          <w:marLeft w:val="0"/>
          <w:marRight w:val="0"/>
          <w:marTop w:val="0"/>
          <w:marBottom w:val="0"/>
          <w:divBdr>
            <w:top w:val="none" w:sz="0" w:space="0" w:color="auto"/>
            <w:left w:val="none" w:sz="0" w:space="0" w:color="auto"/>
            <w:bottom w:val="none" w:sz="0" w:space="0" w:color="auto"/>
            <w:right w:val="none" w:sz="0" w:space="0" w:color="auto"/>
          </w:divBdr>
          <w:divsChild>
            <w:div w:id="873347496">
              <w:marLeft w:val="-75"/>
              <w:marRight w:val="0"/>
              <w:marTop w:val="30"/>
              <w:marBottom w:val="30"/>
              <w:divBdr>
                <w:top w:val="none" w:sz="0" w:space="0" w:color="auto"/>
                <w:left w:val="none" w:sz="0" w:space="0" w:color="auto"/>
                <w:bottom w:val="none" w:sz="0" w:space="0" w:color="auto"/>
                <w:right w:val="none" w:sz="0" w:space="0" w:color="auto"/>
              </w:divBdr>
              <w:divsChild>
                <w:div w:id="1784519">
                  <w:marLeft w:val="0"/>
                  <w:marRight w:val="0"/>
                  <w:marTop w:val="0"/>
                  <w:marBottom w:val="0"/>
                  <w:divBdr>
                    <w:top w:val="none" w:sz="0" w:space="0" w:color="auto"/>
                    <w:left w:val="none" w:sz="0" w:space="0" w:color="auto"/>
                    <w:bottom w:val="none" w:sz="0" w:space="0" w:color="auto"/>
                    <w:right w:val="none" w:sz="0" w:space="0" w:color="auto"/>
                  </w:divBdr>
                  <w:divsChild>
                    <w:div w:id="794829793">
                      <w:marLeft w:val="0"/>
                      <w:marRight w:val="0"/>
                      <w:marTop w:val="0"/>
                      <w:marBottom w:val="0"/>
                      <w:divBdr>
                        <w:top w:val="none" w:sz="0" w:space="0" w:color="auto"/>
                        <w:left w:val="none" w:sz="0" w:space="0" w:color="auto"/>
                        <w:bottom w:val="none" w:sz="0" w:space="0" w:color="auto"/>
                        <w:right w:val="none" w:sz="0" w:space="0" w:color="auto"/>
                      </w:divBdr>
                    </w:div>
                  </w:divsChild>
                </w:div>
                <w:div w:id="74329327">
                  <w:marLeft w:val="0"/>
                  <w:marRight w:val="0"/>
                  <w:marTop w:val="0"/>
                  <w:marBottom w:val="0"/>
                  <w:divBdr>
                    <w:top w:val="none" w:sz="0" w:space="0" w:color="auto"/>
                    <w:left w:val="none" w:sz="0" w:space="0" w:color="auto"/>
                    <w:bottom w:val="none" w:sz="0" w:space="0" w:color="auto"/>
                    <w:right w:val="none" w:sz="0" w:space="0" w:color="auto"/>
                  </w:divBdr>
                  <w:divsChild>
                    <w:div w:id="1407607114">
                      <w:marLeft w:val="0"/>
                      <w:marRight w:val="0"/>
                      <w:marTop w:val="0"/>
                      <w:marBottom w:val="0"/>
                      <w:divBdr>
                        <w:top w:val="none" w:sz="0" w:space="0" w:color="auto"/>
                        <w:left w:val="none" w:sz="0" w:space="0" w:color="auto"/>
                        <w:bottom w:val="none" w:sz="0" w:space="0" w:color="auto"/>
                        <w:right w:val="none" w:sz="0" w:space="0" w:color="auto"/>
                      </w:divBdr>
                    </w:div>
                  </w:divsChild>
                </w:div>
                <w:div w:id="83109033">
                  <w:marLeft w:val="0"/>
                  <w:marRight w:val="0"/>
                  <w:marTop w:val="0"/>
                  <w:marBottom w:val="0"/>
                  <w:divBdr>
                    <w:top w:val="none" w:sz="0" w:space="0" w:color="auto"/>
                    <w:left w:val="none" w:sz="0" w:space="0" w:color="auto"/>
                    <w:bottom w:val="none" w:sz="0" w:space="0" w:color="auto"/>
                    <w:right w:val="none" w:sz="0" w:space="0" w:color="auto"/>
                  </w:divBdr>
                  <w:divsChild>
                    <w:div w:id="1685742546">
                      <w:marLeft w:val="0"/>
                      <w:marRight w:val="0"/>
                      <w:marTop w:val="0"/>
                      <w:marBottom w:val="0"/>
                      <w:divBdr>
                        <w:top w:val="none" w:sz="0" w:space="0" w:color="auto"/>
                        <w:left w:val="none" w:sz="0" w:space="0" w:color="auto"/>
                        <w:bottom w:val="none" w:sz="0" w:space="0" w:color="auto"/>
                        <w:right w:val="none" w:sz="0" w:space="0" w:color="auto"/>
                      </w:divBdr>
                    </w:div>
                  </w:divsChild>
                </w:div>
                <w:div w:id="104690987">
                  <w:marLeft w:val="0"/>
                  <w:marRight w:val="0"/>
                  <w:marTop w:val="0"/>
                  <w:marBottom w:val="0"/>
                  <w:divBdr>
                    <w:top w:val="none" w:sz="0" w:space="0" w:color="auto"/>
                    <w:left w:val="none" w:sz="0" w:space="0" w:color="auto"/>
                    <w:bottom w:val="none" w:sz="0" w:space="0" w:color="auto"/>
                    <w:right w:val="none" w:sz="0" w:space="0" w:color="auto"/>
                  </w:divBdr>
                  <w:divsChild>
                    <w:div w:id="1787889915">
                      <w:marLeft w:val="0"/>
                      <w:marRight w:val="0"/>
                      <w:marTop w:val="0"/>
                      <w:marBottom w:val="0"/>
                      <w:divBdr>
                        <w:top w:val="none" w:sz="0" w:space="0" w:color="auto"/>
                        <w:left w:val="none" w:sz="0" w:space="0" w:color="auto"/>
                        <w:bottom w:val="none" w:sz="0" w:space="0" w:color="auto"/>
                        <w:right w:val="none" w:sz="0" w:space="0" w:color="auto"/>
                      </w:divBdr>
                    </w:div>
                  </w:divsChild>
                </w:div>
                <w:div w:id="162941615">
                  <w:marLeft w:val="0"/>
                  <w:marRight w:val="0"/>
                  <w:marTop w:val="0"/>
                  <w:marBottom w:val="0"/>
                  <w:divBdr>
                    <w:top w:val="none" w:sz="0" w:space="0" w:color="auto"/>
                    <w:left w:val="none" w:sz="0" w:space="0" w:color="auto"/>
                    <w:bottom w:val="none" w:sz="0" w:space="0" w:color="auto"/>
                    <w:right w:val="none" w:sz="0" w:space="0" w:color="auto"/>
                  </w:divBdr>
                  <w:divsChild>
                    <w:div w:id="1342775145">
                      <w:marLeft w:val="0"/>
                      <w:marRight w:val="0"/>
                      <w:marTop w:val="0"/>
                      <w:marBottom w:val="0"/>
                      <w:divBdr>
                        <w:top w:val="none" w:sz="0" w:space="0" w:color="auto"/>
                        <w:left w:val="none" w:sz="0" w:space="0" w:color="auto"/>
                        <w:bottom w:val="none" w:sz="0" w:space="0" w:color="auto"/>
                        <w:right w:val="none" w:sz="0" w:space="0" w:color="auto"/>
                      </w:divBdr>
                    </w:div>
                  </w:divsChild>
                </w:div>
                <w:div w:id="211813455">
                  <w:marLeft w:val="0"/>
                  <w:marRight w:val="0"/>
                  <w:marTop w:val="0"/>
                  <w:marBottom w:val="0"/>
                  <w:divBdr>
                    <w:top w:val="none" w:sz="0" w:space="0" w:color="auto"/>
                    <w:left w:val="none" w:sz="0" w:space="0" w:color="auto"/>
                    <w:bottom w:val="none" w:sz="0" w:space="0" w:color="auto"/>
                    <w:right w:val="none" w:sz="0" w:space="0" w:color="auto"/>
                  </w:divBdr>
                  <w:divsChild>
                    <w:div w:id="1515725239">
                      <w:marLeft w:val="0"/>
                      <w:marRight w:val="0"/>
                      <w:marTop w:val="0"/>
                      <w:marBottom w:val="0"/>
                      <w:divBdr>
                        <w:top w:val="none" w:sz="0" w:space="0" w:color="auto"/>
                        <w:left w:val="none" w:sz="0" w:space="0" w:color="auto"/>
                        <w:bottom w:val="none" w:sz="0" w:space="0" w:color="auto"/>
                        <w:right w:val="none" w:sz="0" w:space="0" w:color="auto"/>
                      </w:divBdr>
                    </w:div>
                  </w:divsChild>
                </w:div>
                <w:div w:id="224072957">
                  <w:marLeft w:val="0"/>
                  <w:marRight w:val="0"/>
                  <w:marTop w:val="0"/>
                  <w:marBottom w:val="0"/>
                  <w:divBdr>
                    <w:top w:val="none" w:sz="0" w:space="0" w:color="auto"/>
                    <w:left w:val="none" w:sz="0" w:space="0" w:color="auto"/>
                    <w:bottom w:val="none" w:sz="0" w:space="0" w:color="auto"/>
                    <w:right w:val="none" w:sz="0" w:space="0" w:color="auto"/>
                  </w:divBdr>
                  <w:divsChild>
                    <w:div w:id="596404755">
                      <w:marLeft w:val="0"/>
                      <w:marRight w:val="0"/>
                      <w:marTop w:val="0"/>
                      <w:marBottom w:val="0"/>
                      <w:divBdr>
                        <w:top w:val="none" w:sz="0" w:space="0" w:color="auto"/>
                        <w:left w:val="none" w:sz="0" w:space="0" w:color="auto"/>
                        <w:bottom w:val="none" w:sz="0" w:space="0" w:color="auto"/>
                        <w:right w:val="none" w:sz="0" w:space="0" w:color="auto"/>
                      </w:divBdr>
                    </w:div>
                    <w:div w:id="1285188506">
                      <w:marLeft w:val="0"/>
                      <w:marRight w:val="0"/>
                      <w:marTop w:val="0"/>
                      <w:marBottom w:val="0"/>
                      <w:divBdr>
                        <w:top w:val="none" w:sz="0" w:space="0" w:color="auto"/>
                        <w:left w:val="none" w:sz="0" w:space="0" w:color="auto"/>
                        <w:bottom w:val="none" w:sz="0" w:space="0" w:color="auto"/>
                        <w:right w:val="none" w:sz="0" w:space="0" w:color="auto"/>
                      </w:divBdr>
                    </w:div>
                  </w:divsChild>
                </w:div>
                <w:div w:id="284652901">
                  <w:marLeft w:val="0"/>
                  <w:marRight w:val="0"/>
                  <w:marTop w:val="0"/>
                  <w:marBottom w:val="0"/>
                  <w:divBdr>
                    <w:top w:val="none" w:sz="0" w:space="0" w:color="auto"/>
                    <w:left w:val="none" w:sz="0" w:space="0" w:color="auto"/>
                    <w:bottom w:val="none" w:sz="0" w:space="0" w:color="auto"/>
                    <w:right w:val="none" w:sz="0" w:space="0" w:color="auto"/>
                  </w:divBdr>
                  <w:divsChild>
                    <w:div w:id="1607345115">
                      <w:marLeft w:val="0"/>
                      <w:marRight w:val="0"/>
                      <w:marTop w:val="0"/>
                      <w:marBottom w:val="0"/>
                      <w:divBdr>
                        <w:top w:val="none" w:sz="0" w:space="0" w:color="auto"/>
                        <w:left w:val="none" w:sz="0" w:space="0" w:color="auto"/>
                        <w:bottom w:val="none" w:sz="0" w:space="0" w:color="auto"/>
                        <w:right w:val="none" w:sz="0" w:space="0" w:color="auto"/>
                      </w:divBdr>
                    </w:div>
                  </w:divsChild>
                </w:div>
                <w:div w:id="394160400">
                  <w:marLeft w:val="0"/>
                  <w:marRight w:val="0"/>
                  <w:marTop w:val="0"/>
                  <w:marBottom w:val="0"/>
                  <w:divBdr>
                    <w:top w:val="none" w:sz="0" w:space="0" w:color="auto"/>
                    <w:left w:val="none" w:sz="0" w:space="0" w:color="auto"/>
                    <w:bottom w:val="none" w:sz="0" w:space="0" w:color="auto"/>
                    <w:right w:val="none" w:sz="0" w:space="0" w:color="auto"/>
                  </w:divBdr>
                  <w:divsChild>
                    <w:div w:id="110131422">
                      <w:marLeft w:val="0"/>
                      <w:marRight w:val="0"/>
                      <w:marTop w:val="0"/>
                      <w:marBottom w:val="0"/>
                      <w:divBdr>
                        <w:top w:val="none" w:sz="0" w:space="0" w:color="auto"/>
                        <w:left w:val="none" w:sz="0" w:space="0" w:color="auto"/>
                        <w:bottom w:val="none" w:sz="0" w:space="0" w:color="auto"/>
                        <w:right w:val="none" w:sz="0" w:space="0" w:color="auto"/>
                      </w:divBdr>
                    </w:div>
                  </w:divsChild>
                </w:div>
                <w:div w:id="435515963">
                  <w:marLeft w:val="0"/>
                  <w:marRight w:val="0"/>
                  <w:marTop w:val="0"/>
                  <w:marBottom w:val="0"/>
                  <w:divBdr>
                    <w:top w:val="none" w:sz="0" w:space="0" w:color="auto"/>
                    <w:left w:val="none" w:sz="0" w:space="0" w:color="auto"/>
                    <w:bottom w:val="none" w:sz="0" w:space="0" w:color="auto"/>
                    <w:right w:val="none" w:sz="0" w:space="0" w:color="auto"/>
                  </w:divBdr>
                  <w:divsChild>
                    <w:div w:id="105590331">
                      <w:marLeft w:val="0"/>
                      <w:marRight w:val="0"/>
                      <w:marTop w:val="0"/>
                      <w:marBottom w:val="0"/>
                      <w:divBdr>
                        <w:top w:val="none" w:sz="0" w:space="0" w:color="auto"/>
                        <w:left w:val="none" w:sz="0" w:space="0" w:color="auto"/>
                        <w:bottom w:val="none" w:sz="0" w:space="0" w:color="auto"/>
                        <w:right w:val="none" w:sz="0" w:space="0" w:color="auto"/>
                      </w:divBdr>
                    </w:div>
                  </w:divsChild>
                </w:div>
                <w:div w:id="441849574">
                  <w:marLeft w:val="0"/>
                  <w:marRight w:val="0"/>
                  <w:marTop w:val="0"/>
                  <w:marBottom w:val="0"/>
                  <w:divBdr>
                    <w:top w:val="none" w:sz="0" w:space="0" w:color="auto"/>
                    <w:left w:val="none" w:sz="0" w:space="0" w:color="auto"/>
                    <w:bottom w:val="none" w:sz="0" w:space="0" w:color="auto"/>
                    <w:right w:val="none" w:sz="0" w:space="0" w:color="auto"/>
                  </w:divBdr>
                  <w:divsChild>
                    <w:div w:id="1692418687">
                      <w:marLeft w:val="0"/>
                      <w:marRight w:val="0"/>
                      <w:marTop w:val="0"/>
                      <w:marBottom w:val="0"/>
                      <w:divBdr>
                        <w:top w:val="none" w:sz="0" w:space="0" w:color="auto"/>
                        <w:left w:val="none" w:sz="0" w:space="0" w:color="auto"/>
                        <w:bottom w:val="none" w:sz="0" w:space="0" w:color="auto"/>
                        <w:right w:val="none" w:sz="0" w:space="0" w:color="auto"/>
                      </w:divBdr>
                    </w:div>
                  </w:divsChild>
                </w:div>
                <w:div w:id="476069398">
                  <w:marLeft w:val="0"/>
                  <w:marRight w:val="0"/>
                  <w:marTop w:val="0"/>
                  <w:marBottom w:val="0"/>
                  <w:divBdr>
                    <w:top w:val="none" w:sz="0" w:space="0" w:color="auto"/>
                    <w:left w:val="none" w:sz="0" w:space="0" w:color="auto"/>
                    <w:bottom w:val="none" w:sz="0" w:space="0" w:color="auto"/>
                    <w:right w:val="none" w:sz="0" w:space="0" w:color="auto"/>
                  </w:divBdr>
                  <w:divsChild>
                    <w:div w:id="703291893">
                      <w:marLeft w:val="0"/>
                      <w:marRight w:val="0"/>
                      <w:marTop w:val="0"/>
                      <w:marBottom w:val="0"/>
                      <w:divBdr>
                        <w:top w:val="none" w:sz="0" w:space="0" w:color="auto"/>
                        <w:left w:val="none" w:sz="0" w:space="0" w:color="auto"/>
                        <w:bottom w:val="none" w:sz="0" w:space="0" w:color="auto"/>
                        <w:right w:val="none" w:sz="0" w:space="0" w:color="auto"/>
                      </w:divBdr>
                    </w:div>
                  </w:divsChild>
                </w:div>
                <w:div w:id="477693428">
                  <w:marLeft w:val="0"/>
                  <w:marRight w:val="0"/>
                  <w:marTop w:val="0"/>
                  <w:marBottom w:val="0"/>
                  <w:divBdr>
                    <w:top w:val="none" w:sz="0" w:space="0" w:color="auto"/>
                    <w:left w:val="none" w:sz="0" w:space="0" w:color="auto"/>
                    <w:bottom w:val="none" w:sz="0" w:space="0" w:color="auto"/>
                    <w:right w:val="none" w:sz="0" w:space="0" w:color="auto"/>
                  </w:divBdr>
                  <w:divsChild>
                    <w:div w:id="4597250">
                      <w:marLeft w:val="0"/>
                      <w:marRight w:val="0"/>
                      <w:marTop w:val="0"/>
                      <w:marBottom w:val="0"/>
                      <w:divBdr>
                        <w:top w:val="none" w:sz="0" w:space="0" w:color="auto"/>
                        <w:left w:val="none" w:sz="0" w:space="0" w:color="auto"/>
                        <w:bottom w:val="none" w:sz="0" w:space="0" w:color="auto"/>
                        <w:right w:val="none" w:sz="0" w:space="0" w:color="auto"/>
                      </w:divBdr>
                    </w:div>
                    <w:div w:id="1869175524">
                      <w:marLeft w:val="0"/>
                      <w:marRight w:val="0"/>
                      <w:marTop w:val="0"/>
                      <w:marBottom w:val="0"/>
                      <w:divBdr>
                        <w:top w:val="none" w:sz="0" w:space="0" w:color="auto"/>
                        <w:left w:val="none" w:sz="0" w:space="0" w:color="auto"/>
                        <w:bottom w:val="none" w:sz="0" w:space="0" w:color="auto"/>
                        <w:right w:val="none" w:sz="0" w:space="0" w:color="auto"/>
                      </w:divBdr>
                    </w:div>
                  </w:divsChild>
                </w:div>
                <w:div w:id="482892655">
                  <w:marLeft w:val="0"/>
                  <w:marRight w:val="0"/>
                  <w:marTop w:val="0"/>
                  <w:marBottom w:val="0"/>
                  <w:divBdr>
                    <w:top w:val="none" w:sz="0" w:space="0" w:color="auto"/>
                    <w:left w:val="none" w:sz="0" w:space="0" w:color="auto"/>
                    <w:bottom w:val="none" w:sz="0" w:space="0" w:color="auto"/>
                    <w:right w:val="none" w:sz="0" w:space="0" w:color="auto"/>
                  </w:divBdr>
                  <w:divsChild>
                    <w:div w:id="43140145">
                      <w:marLeft w:val="0"/>
                      <w:marRight w:val="0"/>
                      <w:marTop w:val="0"/>
                      <w:marBottom w:val="0"/>
                      <w:divBdr>
                        <w:top w:val="none" w:sz="0" w:space="0" w:color="auto"/>
                        <w:left w:val="none" w:sz="0" w:space="0" w:color="auto"/>
                        <w:bottom w:val="none" w:sz="0" w:space="0" w:color="auto"/>
                        <w:right w:val="none" w:sz="0" w:space="0" w:color="auto"/>
                      </w:divBdr>
                    </w:div>
                  </w:divsChild>
                </w:div>
                <w:div w:id="573779159">
                  <w:marLeft w:val="0"/>
                  <w:marRight w:val="0"/>
                  <w:marTop w:val="0"/>
                  <w:marBottom w:val="0"/>
                  <w:divBdr>
                    <w:top w:val="none" w:sz="0" w:space="0" w:color="auto"/>
                    <w:left w:val="none" w:sz="0" w:space="0" w:color="auto"/>
                    <w:bottom w:val="none" w:sz="0" w:space="0" w:color="auto"/>
                    <w:right w:val="none" w:sz="0" w:space="0" w:color="auto"/>
                  </w:divBdr>
                  <w:divsChild>
                    <w:div w:id="1333799726">
                      <w:marLeft w:val="0"/>
                      <w:marRight w:val="0"/>
                      <w:marTop w:val="0"/>
                      <w:marBottom w:val="0"/>
                      <w:divBdr>
                        <w:top w:val="none" w:sz="0" w:space="0" w:color="auto"/>
                        <w:left w:val="none" w:sz="0" w:space="0" w:color="auto"/>
                        <w:bottom w:val="none" w:sz="0" w:space="0" w:color="auto"/>
                        <w:right w:val="none" w:sz="0" w:space="0" w:color="auto"/>
                      </w:divBdr>
                    </w:div>
                  </w:divsChild>
                </w:div>
                <w:div w:id="598754172">
                  <w:marLeft w:val="0"/>
                  <w:marRight w:val="0"/>
                  <w:marTop w:val="0"/>
                  <w:marBottom w:val="0"/>
                  <w:divBdr>
                    <w:top w:val="none" w:sz="0" w:space="0" w:color="auto"/>
                    <w:left w:val="none" w:sz="0" w:space="0" w:color="auto"/>
                    <w:bottom w:val="none" w:sz="0" w:space="0" w:color="auto"/>
                    <w:right w:val="none" w:sz="0" w:space="0" w:color="auto"/>
                  </w:divBdr>
                  <w:divsChild>
                    <w:div w:id="2106270046">
                      <w:marLeft w:val="0"/>
                      <w:marRight w:val="0"/>
                      <w:marTop w:val="0"/>
                      <w:marBottom w:val="0"/>
                      <w:divBdr>
                        <w:top w:val="none" w:sz="0" w:space="0" w:color="auto"/>
                        <w:left w:val="none" w:sz="0" w:space="0" w:color="auto"/>
                        <w:bottom w:val="none" w:sz="0" w:space="0" w:color="auto"/>
                        <w:right w:val="none" w:sz="0" w:space="0" w:color="auto"/>
                      </w:divBdr>
                    </w:div>
                  </w:divsChild>
                </w:div>
                <w:div w:id="613750892">
                  <w:marLeft w:val="0"/>
                  <w:marRight w:val="0"/>
                  <w:marTop w:val="0"/>
                  <w:marBottom w:val="0"/>
                  <w:divBdr>
                    <w:top w:val="none" w:sz="0" w:space="0" w:color="auto"/>
                    <w:left w:val="none" w:sz="0" w:space="0" w:color="auto"/>
                    <w:bottom w:val="none" w:sz="0" w:space="0" w:color="auto"/>
                    <w:right w:val="none" w:sz="0" w:space="0" w:color="auto"/>
                  </w:divBdr>
                  <w:divsChild>
                    <w:div w:id="1900511002">
                      <w:marLeft w:val="0"/>
                      <w:marRight w:val="0"/>
                      <w:marTop w:val="0"/>
                      <w:marBottom w:val="0"/>
                      <w:divBdr>
                        <w:top w:val="none" w:sz="0" w:space="0" w:color="auto"/>
                        <w:left w:val="none" w:sz="0" w:space="0" w:color="auto"/>
                        <w:bottom w:val="none" w:sz="0" w:space="0" w:color="auto"/>
                        <w:right w:val="none" w:sz="0" w:space="0" w:color="auto"/>
                      </w:divBdr>
                    </w:div>
                  </w:divsChild>
                </w:div>
                <w:div w:id="623539719">
                  <w:marLeft w:val="0"/>
                  <w:marRight w:val="0"/>
                  <w:marTop w:val="0"/>
                  <w:marBottom w:val="0"/>
                  <w:divBdr>
                    <w:top w:val="none" w:sz="0" w:space="0" w:color="auto"/>
                    <w:left w:val="none" w:sz="0" w:space="0" w:color="auto"/>
                    <w:bottom w:val="none" w:sz="0" w:space="0" w:color="auto"/>
                    <w:right w:val="none" w:sz="0" w:space="0" w:color="auto"/>
                  </w:divBdr>
                  <w:divsChild>
                    <w:div w:id="1928924295">
                      <w:marLeft w:val="0"/>
                      <w:marRight w:val="0"/>
                      <w:marTop w:val="0"/>
                      <w:marBottom w:val="0"/>
                      <w:divBdr>
                        <w:top w:val="none" w:sz="0" w:space="0" w:color="auto"/>
                        <w:left w:val="none" w:sz="0" w:space="0" w:color="auto"/>
                        <w:bottom w:val="none" w:sz="0" w:space="0" w:color="auto"/>
                        <w:right w:val="none" w:sz="0" w:space="0" w:color="auto"/>
                      </w:divBdr>
                    </w:div>
                  </w:divsChild>
                </w:div>
                <w:div w:id="629475329">
                  <w:marLeft w:val="0"/>
                  <w:marRight w:val="0"/>
                  <w:marTop w:val="0"/>
                  <w:marBottom w:val="0"/>
                  <w:divBdr>
                    <w:top w:val="none" w:sz="0" w:space="0" w:color="auto"/>
                    <w:left w:val="none" w:sz="0" w:space="0" w:color="auto"/>
                    <w:bottom w:val="none" w:sz="0" w:space="0" w:color="auto"/>
                    <w:right w:val="none" w:sz="0" w:space="0" w:color="auto"/>
                  </w:divBdr>
                  <w:divsChild>
                    <w:div w:id="1702901848">
                      <w:marLeft w:val="0"/>
                      <w:marRight w:val="0"/>
                      <w:marTop w:val="0"/>
                      <w:marBottom w:val="0"/>
                      <w:divBdr>
                        <w:top w:val="none" w:sz="0" w:space="0" w:color="auto"/>
                        <w:left w:val="none" w:sz="0" w:space="0" w:color="auto"/>
                        <w:bottom w:val="none" w:sz="0" w:space="0" w:color="auto"/>
                        <w:right w:val="none" w:sz="0" w:space="0" w:color="auto"/>
                      </w:divBdr>
                    </w:div>
                    <w:div w:id="2114939550">
                      <w:marLeft w:val="0"/>
                      <w:marRight w:val="0"/>
                      <w:marTop w:val="0"/>
                      <w:marBottom w:val="0"/>
                      <w:divBdr>
                        <w:top w:val="none" w:sz="0" w:space="0" w:color="auto"/>
                        <w:left w:val="none" w:sz="0" w:space="0" w:color="auto"/>
                        <w:bottom w:val="none" w:sz="0" w:space="0" w:color="auto"/>
                        <w:right w:val="none" w:sz="0" w:space="0" w:color="auto"/>
                      </w:divBdr>
                    </w:div>
                  </w:divsChild>
                </w:div>
                <w:div w:id="636571072">
                  <w:marLeft w:val="0"/>
                  <w:marRight w:val="0"/>
                  <w:marTop w:val="0"/>
                  <w:marBottom w:val="0"/>
                  <w:divBdr>
                    <w:top w:val="none" w:sz="0" w:space="0" w:color="auto"/>
                    <w:left w:val="none" w:sz="0" w:space="0" w:color="auto"/>
                    <w:bottom w:val="none" w:sz="0" w:space="0" w:color="auto"/>
                    <w:right w:val="none" w:sz="0" w:space="0" w:color="auto"/>
                  </w:divBdr>
                  <w:divsChild>
                    <w:div w:id="556403664">
                      <w:marLeft w:val="0"/>
                      <w:marRight w:val="0"/>
                      <w:marTop w:val="0"/>
                      <w:marBottom w:val="0"/>
                      <w:divBdr>
                        <w:top w:val="none" w:sz="0" w:space="0" w:color="auto"/>
                        <w:left w:val="none" w:sz="0" w:space="0" w:color="auto"/>
                        <w:bottom w:val="none" w:sz="0" w:space="0" w:color="auto"/>
                        <w:right w:val="none" w:sz="0" w:space="0" w:color="auto"/>
                      </w:divBdr>
                    </w:div>
                  </w:divsChild>
                </w:div>
                <w:div w:id="687951023">
                  <w:marLeft w:val="0"/>
                  <w:marRight w:val="0"/>
                  <w:marTop w:val="0"/>
                  <w:marBottom w:val="0"/>
                  <w:divBdr>
                    <w:top w:val="none" w:sz="0" w:space="0" w:color="auto"/>
                    <w:left w:val="none" w:sz="0" w:space="0" w:color="auto"/>
                    <w:bottom w:val="none" w:sz="0" w:space="0" w:color="auto"/>
                    <w:right w:val="none" w:sz="0" w:space="0" w:color="auto"/>
                  </w:divBdr>
                  <w:divsChild>
                    <w:div w:id="879131904">
                      <w:marLeft w:val="0"/>
                      <w:marRight w:val="0"/>
                      <w:marTop w:val="0"/>
                      <w:marBottom w:val="0"/>
                      <w:divBdr>
                        <w:top w:val="none" w:sz="0" w:space="0" w:color="auto"/>
                        <w:left w:val="none" w:sz="0" w:space="0" w:color="auto"/>
                        <w:bottom w:val="none" w:sz="0" w:space="0" w:color="auto"/>
                        <w:right w:val="none" w:sz="0" w:space="0" w:color="auto"/>
                      </w:divBdr>
                    </w:div>
                    <w:div w:id="1195534531">
                      <w:marLeft w:val="0"/>
                      <w:marRight w:val="0"/>
                      <w:marTop w:val="0"/>
                      <w:marBottom w:val="0"/>
                      <w:divBdr>
                        <w:top w:val="none" w:sz="0" w:space="0" w:color="auto"/>
                        <w:left w:val="none" w:sz="0" w:space="0" w:color="auto"/>
                        <w:bottom w:val="none" w:sz="0" w:space="0" w:color="auto"/>
                        <w:right w:val="none" w:sz="0" w:space="0" w:color="auto"/>
                      </w:divBdr>
                    </w:div>
                  </w:divsChild>
                </w:div>
                <w:div w:id="758332122">
                  <w:marLeft w:val="0"/>
                  <w:marRight w:val="0"/>
                  <w:marTop w:val="0"/>
                  <w:marBottom w:val="0"/>
                  <w:divBdr>
                    <w:top w:val="none" w:sz="0" w:space="0" w:color="auto"/>
                    <w:left w:val="none" w:sz="0" w:space="0" w:color="auto"/>
                    <w:bottom w:val="none" w:sz="0" w:space="0" w:color="auto"/>
                    <w:right w:val="none" w:sz="0" w:space="0" w:color="auto"/>
                  </w:divBdr>
                  <w:divsChild>
                    <w:div w:id="1012955936">
                      <w:marLeft w:val="0"/>
                      <w:marRight w:val="0"/>
                      <w:marTop w:val="0"/>
                      <w:marBottom w:val="0"/>
                      <w:divBdr>
                        <w:top w:val="none" w:sz="0" w:space="0" w:color="auto"/>
                        <w:left w:val="none" w:sz="0" w:space="0" w:color="auto"/>
                        <w:bottom w:val="none" w:sz="0" w:space="0" w:color="auto"/>
                        <w:right w:val="none" w:sz="0" w:space="0" w:color="auto"/>
                      </w:divBdr>
                    </w:div>
                  </w:divsChild>
                </w:div>
                <w:div w:id="871070788">
                  <w:marLeft w:val="0"/>
                  <w:marRight w:val="0"/>
                  <w:marTop w:val="0"/>
                  <w:marBottom w:val="0"/>
                  <w:divBdr>
                    <w:top w:val="none" w:sz="0" w:space="0" w:color="auto"/>
                    <w:left w:val="none" w:sz="0" w:space="0" w:color="auto"/>
                    <w:bottom w:val="none" w:sz="0" w:space="0" w:color="auto"/>
                    <w:right w:val="none" w:sz="0" w:space="0" w:color="auto"/>
                  </w:divBdr>
                  <w:divsChild>
                    <w:div w:id="1742558746">
                      <w:marLeft w:val="0"/>
                      <w:marRight w:val="0"/>
                      <w:marTop w:val="0"/>
                      <w:marBottom w:val="0"/>
                      <w:divBdr>
                        <w:top w:val="none" w:sz="0" w:space="0" w:color="auto"/>
                        <w:left w:val="none" w:sz="0" w:space="0" w:color="auto"/>
                        <w:bottom w:val="none" w:sz="0" w:space="0" w:color="auto"/>
                        <w:right w:val="none" w:sz="0" w:space="0" w:color="auto"/>
                      </w:divBdr>
                    </w:div>
                  </w:divsChild>
                </w:div>
                <w:div w:id="967130636">
                  <w:marLeft w:val="0"/>
                  <w:marRight w:val="0"/>
                  <w:marTop w:val="0"/>
                  <w:marBottom w:val="0"/>
                  <w:divBdr>
                    <w:top w:val="none" w:sz="0" w:space="0" w:color="auto"/>
                    <w:left w:val="none" w:sz="0" w:space="0" w:color="auto"/>
                    <w:bottom w:val="none" w:sz="0" w:space="0" w:color="auto"/>
                    <w:right w:val="none" w:sz="0" w:space="0" w:color="auto"/>
                  </w:divBdr>
                  <w:divsChild>
                    <w:div w:id="64762358">
                      <w:marLeft w:val="0"/>
                      <w:marRight w:val="0"/>
                      <w:marTop w:val="0"/>
                      <w:marBottom w:val="0"/>
                      <w:divBdr>
                        <w:top w:val="none" w:sz="0" w:space="0" w:color="auto"/>
                        <w:left w:val="none" w:sz="0" w:space="0" w:color="auto"/>
                        <w:bottom w:val="none" w:sz="0" w:space="0" w:color="auto"/>
                        <w:right w:val="none" w:sz="0" w:space="0" w:color="auto"/>
                      </w:divBdr>
                    </w:div>
                  </w:divsChild>
                </w:div>
                <w:div w:id="977955440">
                  <w:marLeft w:val="0"/>
                  <w:marRight w:val="0"/>
                  <w:marTop w:val="0"/>
                  <w:marBottom w:val="0"/>
                  <w:divBdr>
                    <w:top w:val="none" w:sz="0" w:space="0" w:color="auto"/>
                    <w:left w:val="none" w:sz="0" w:space="0" w:color="auto"/>
                    <w:bottom w:val="none" w:sz="0" w:space="0" w:color="auto"/>
                    <w:right w:val="none" w:sz="0" w:space="0" w:color="auto"/>
                  </w:divBdr>
                  <w:divsChild>
                    <w:div w:id="1025981552">
                      <w:marLeft w:val="0"/>
                      <w:marRight w:val="0"/>
                      <w:marTop w:val="0"/>
                      <w:marBottom w:val="0"/>
                      <w:divBdr>
                        <w:top w:val="none" w:sz="0" w:space="0" w:color="auto"/>
                        <w:left w:val="none" w:sz="0" w:space="0" w:color="auto"/>
                        <w:bottom w:val="none" w:sz="0" w:space="0" w:color="auto"/>
                        <w:right w:val="none" w:sz="0" w:space="0" w:color="auto"/>
                      </w:divBdr>
                    </w:div>
                  </w:divsChild>
                </w:div>
                <w:div w:id="1039744335">
                  <w:marLeft w:val="0"/>
                  <w:marRight w:val="0"/>
                  <w:marTop w:val="0"/>
                  <w:marBottom w:val="0"/>
                  <w:divBdr>
                    <w:top w:val="none" w:sz="0" w:space="0" w:color="auto"/>
                    <w:left w:val="none" w:sz="0" w:space="0" w:color="auto"/>
                    <w:bottom w:val="none" w:sz="0" w:space="0" w:color="auto"/>
                    <w:right w:val="none" w:sz="0" w:space="0" w:color="auto"/>
                  </w:divBdr>
                  <w:divsChild>
                    <w:div w:id="221599888">
                      <w:marLeft w:val="0"/>
                      <w:marRight w:val="0"/>
                      <w:marTop w:val="0"/>
                      <w:marBottom w:val="0"/>
                      <w:divBdr>
                        <w:top w:val="none" w:sz="0" w:space="0" w:color="auto"/>
                        <w:left w:val="none" w:sz="0" w:space="0" w:color="auto"/>
                        <w:bottom w:val="none" w:sz="0" w:space="0" w:color="auto"/>
                        <w:right w:val="none" w:sz="0" w:space="0" w:color="auto"/>
                      </w:divBdr>
                    </w:div>
                  </w:divsChild>
                </w:div>
                <w:div w:id="1055930244">
                  <w:marLeft w:val="0"/>
                  <w:marRight w:val="0"/>
                  <w:marTop w:val="0"/>
                  <w:marBottom w:val="0"/>
                  <w:divBdr>
                    <w:top w:val="none" w:sz="0" w:space="0" w:color="auto"/>
                    <w:left w:val="none" w:sz="0" w:space="0" w:color="auto"/>
                    <w:bottom w:val="none" w:sz="0" w:space="0" w:color="auto"/>
                    <w:right w:val="none" w:sz="0" w:space="0" w:color="auto"/>
                  </w:divBdr>
                  <w:divsChild>
                    <w:div w:id="748817020">
                      <w:marLeft w:val="0"/>
                      <w:marRight w:val="0"/>
                      <w:marTop w:val="0"/>
                      <w:marBottom w:val="0"/>
                      <w:divBdr>
                        <w:top w:val="none" w:sz="0" w:space="0" w:color="auto"/>
                        <w:left w:val="none" w:sz="0" w:space="0" w:color="auto"/>
                        <w:bottom w:val="none" w:sz="0" w:space="0" w:color="auto"/>
                        <w:right w:val="none" w:sz="0" w:space="0" w:color="auto"/>
                      </w:divBdr>
                    </w:div>
                  </w:divsChild>
                </w:div>
                <w:div w:id="1107432639">
                  <w:marLeft w:val="0"/>
                  <w:marRight w:val="0"/>
                  <w:marTop w:val="0"/>
                  <w:marBottom w:val="0"/>
                  <w:divBdr>
                    <w:top w:val="none" w:sz="0" w:space="0" w:color="auto"/>
                    <w:left w:val="none" w:sz="0" w:space="0" w:color="auto"/>
                    <w:bottom w:val="none" w:sz="0" w:space="0" w:color="auto"/>
                    <w:right w:val="none" w:sz="0" w:space="0" w:color="auto"/>
                  </w:divBdr>
                  <w:divsChild>
                    <w:div w:id="508561914">
                      <w:marLeft w:val="0"/>
                      <w:marRight w:val="0"/>
                      <w:marTop w:val="0"/>
                      <w:marBottom w:val="0"/>
                      <w:divBdr>
                        <w:top w:val="none" w:sz="0" w:space="0" w:color="auto"/>
                        <w:left w:val="none" w:sz="0" w:space="0" w:color="auto"/>
                        <w:bottom w:val="none" w:sz="0" w:space="0" w:color="auto"/>
                        <w:right w:val="none" w:sz="0" w:space="0" w:color="auto"/>
                      </w:divBdr>
                    </w:div>
                    <w:div w:id="606231442">
                      <w:marLeft w:val="0"/>
                      <w:marRight w:val="0"/>
                      <w:marTop w:val="0"/>
                      <w:marBottom w:val="0"/>
                      <w:divBdr>
                        <w:top w:val="none" w:sz="0" w:space="0" w:color="auto"/>
                        <w:left w:val="none" w:sz="0" w:space="0" w:color="auto"/>
                        <w:bottom w:val="none" w:sz="0" w:space="0" w:color="auto"/>
                        <w:right w:val="none" w:sz="0" w:space="0" w:color="auto"/>
                      </w:divBdr>
                    </w:div>
                  </w:divsChild>
                </w:div>
                <w:div w:id="1161194913">
                  <w:marLeft w:val="0"/>
                  <w:marRight w:val="0"/>
                  <w:marTop w:val="0"/>
                  <w:marBottom w:val="0"/>
                  <w:divBdr>
                    <w:top w:val="none" w:sz="0" w:space="0" w:color="auto"/>
                    <w:left w:val="none" w:sz="0" w:space="0" w:color="auto"/>
                    <w:bottom w:val="none" w:sz="0" w:space="0" w:color="auto"/>
                    <w:right w:val="none" w:sz="0" w:space="0" w:color="auto"/>
                  </w:divBdr>
                  <w:divsChild>
                    <w:div w:id="1288121028">
                      <w:marLeft w:val="0"/>
                      <w:marRight w:val="0"/>
                      <w:marTop w:val="0"/>
                      <w:marBottom w:val="0"/>
                      <w:divBdr>
                        <w:top w:val="none" w:sz="0" w:space="0" w:color="auto"/>
                        <w:left w:val="none" w:sz="0" w:space="0" w:color="auto"/>
                        <w:bottom w:val="none" w:sz="0" w:space="0" w:color="auto"/>
                        <w:right w:val="none" w:sz="0" w:space="0" w:color="auto"/>
                      </w:divBdr>
                    </w:div>
                  </w:divsChild>
                </w:div>
                <w:div w:id="1188984349">
                  <w:marLeft w:val="0"/>
                  <w:marRight w:val="0"/>
                  <w:marTop w:val="0"/>
                  <w:marBottom w:val="0"/>
                  <w:divBdr>
                    <w:top w:val="none" w:sz="0" w:space="0" w:color="auto"/>
                    <w:left w:val="none" w:sz="0" w:space="0" w:color="auto"/>
                    <w:bottom w:val="none" w:sz="0" w:space="0" w:color="auto"/>
                    <w:right w:val="none" w:sz="0" w:space="0" w:color="auto"/>
                  </w:divBdr>
                  <w:divsChild>
                    <w:div w:id="789125113">
                      <w:marLeft w:val="0"/>
                      <w:marRight w:val="0"/>
                      <w:marTop w:val="0"/>
                      <w:marBottom w:val="0"/>
                      <w:divBdr>
                        <w:top w:val="none" w:sz="0" w:space="0" w:color="auto"/>
                        <w:left w:val="none" w:sz="0" w:space="0" w:color="auto"/>
                        <w:bottom w:val="none" w:sz="0" w:space="0" w:color="auto"/>
                        <w:right w:val="none" w:sz="0" w:space="0" w:color="auto"/>
                      </w:divBdr>
                    </w:div>
                  </w:divsChild>
                </w:div>
                <w:div w:id="1190023277">
                  <w:marLeft w:val="0"/>
                  <w:marRight w:val="0"/>
                  <w:marTop w:val="0"/>
                  <w:marBottom w:val="0"/>
                  <w:divBdr>
                    <w:top w:val="none" w:sz="0" w:space="0" w:color="auto"/>
                    <w:left w:val="none" w:sz="0" w:space="0" w:color="auto"/>
                    <w:bottom w:val="none" w:sz="0" w:space="0" w:color="auto"/>
                    <w:right w:val="none" w:sz="0" w:space="0" w:color="auto"/>
                  </w:divBdr>
                  <w:divsChild>
                    <w:div w:id="1058432963">
                      <w:marLeft w:val="0"/>
                      <w:marRight w:val="0"/>
                      <w:marTop w:val="0"/>
                      <w:marBottom w:val="0"/>
                      <w:divBdr>
                        <w:top w:val="none" w:sz="0" w:space="0" w:color="auto"/>
                        <w:left w:val="none" w:sz="0" w:space="0" w:color="auto"/>
                        <w:bottom w:val="none" w:sz="0" w:space="0" w:color="auto"/>
                        <w:right w:val="none" w:sz="0" w:space="0" w:color="auto"/>
                      </w:divBdr>
                    </w:div>
                  </w:divsChild>
                </w:div>
                <w:div w:id="1204253092">
                  <w:marLeft w:val="0"/>
                  <w:marRight w:val="0"/>
                  <w:marTop w:val="0"/>
                  <w:marBottom w:val="0"/>
                  <w:divBdr>
                    <w:top w:val="none" w:sz="0" w:space="0" w:color="auto"/>
                    <w:left w:val="none" w:sz="0" w:space="0" w:color="auto"/>
                    <w:bottom w:val="none" w:sz="0" w:space="0" w:color="auto"/>
                    <w:right w:val="none" w:sz="0" w:space="0" w:color="auto"/>
                  </w:divBdr>
                  <w:divsChild>
                    <w:div w:id="996298859">
                      <w:marLeft w:val="0"/>
                      <w:marRight w:val="0"/>
                      <w:marTop w:val="0"/>
                      <w:marBottom w:val="0"/>
                      <w:divBdr>
                        <w:top w:val="none" w:sz="0" w:space="0" w:color="auto"/>
                        <w:left w:val="none" w:sz="0" w:space="0" w:color="auto"/>
                        <w:bottom w:val="none" w:sz="0" w:space="0" w:color="auto"/>
                        <w:right w:val="none" w:sz="0" w:space="0" w:color="auto"/>
                      </w:divBdr>
                    </w:div>
                  </w:divsChild>
                </w:div>
                <w:div w:id="1315064117">
                  <w:marLeft w:val="0"/>
                  <w:marRight w:val="0"/>
                  <w:marTop w:val="0"/>
                  <w:marBottom w:val="0"/>
                  <w:divBdr>
                    <w:top w:val="none" w:sz="0" w:space="0" w:color="auto"/>
                    <w:left w:val="none" w:sz="0" w:space="0" w:color="auto"/>
                    <w:bottom w:val="none" w:sz="0" w:space="0" w:color="auto"/>
                    <w:right w:val="none" w:sz="0" w:space="0" w:color="auto"/>
                  </w:divBdr>
                  <w:divsChild>
                    <w:div w:id="514079123">
                      <w:marLeft w:val="0"/>
                      <w:marRight w:val="0"/>
                      <w:marTop w:val="0"/>
                      <w:marBottom w:val="0"/>
                      <w:divBdr>
                        <w:top w:val="none" w:sz="0" w:space="0" w:color="auto"/>
                        <w:left w:val="none" w:sz="0" w:space="0" w:color="auto"/>
                        <w:bottom w:val="none" w:sz="0" w:space="0" w:color="auto"/>
                        <w:right w:val="none" w:sz="0" w:space="0" w:color="auto"/>
                      </w:divBdr>
                    </w:div>
                  </w:divsChild>
                </w:div>
                <w:div w:id="1344866320">
                  <w:marLeft w:val="0"/>
                  <w:marRight w:val="0"/>
                  <w:marTop w:val="0"/>
                  <w:marBottom w:val="0"/>
                  <w:divBdr>
                    <w:top w:val="none" w:sz="0" w:space="0" w:color="auto"/>
                    <w:left w:val="none" w:sz="0" w:space="0" w:color="auto"/>
                    <w:bottom w:val="none" w:sz="0" w:space="0" w:color="auto"/>
                    <w:right w:val="none" w:sz="0" w:space="0" w:color="auto"/>
                  </w:divBdr>
                  <w:divsChild>
                    <w:div w:id="1699309854">
                      <w:marLeft w:val="0"/>
                      <w:marRight w:val="0"/>
                      <w:marTop w:val="0"/>
                      <w:marBottom w:val="0"/>
                      <w:divBdr>
                        <w:top w:val="none" w:sz="0" w:space="0" w:color="auto"/>
                        <w:left w:val="none" w:sz="0" w:space="0" w:color="auto"/>
                        <w:bottom w:val="none" w:sz="0" w:space="0" w:color="auto"/>
                        <w:right w:val="none" w:sz="0" w:space="0" w:color="auto"/>
                      </w:divBdr>
                    </w:div>
                  </w:divsChild>
                </w:div>
                <w:div w:id="1347320480">
                  <w:marLeft w:val="0"/>
                  <w:marRight w:val="0"/>
                  <w:marTop w:val="0"/>
                  <w:marBottom w:val="0"/>
                  <w:divBdr>
                    <w:top w:val="none" w:sz="0" w:space="0" w:color="auto"/>
                    <w:left w:val="none" w:sz="0" w:space="0" w:color="auto"/>
                    <w:bottom w:val="none" w:sz="0" w:space="0" w:color="auto"/>
                    <w:right w:val="none" w:sz="0" w:space="0" w:color="auto"/>
                  </w:divBdr>
                  <w:divsChild>
                    <w:div w:id="1298293178">
                      <w:marLeft w:val="0"/>
                      <w:marRight w:val="0"/>
                      <w:marTop w:val="0"/>
                      <w:marBottom w:val="0"/>
                      <w:divBdr>
                        <w:top w:val="none" w:sz="0" w:space="0" w:color="auto"/>
                        <w:left w:val="none" w:sz="0" w:space="0" w:color="auto"/>
                        <w:bottom w:val="none" w:sz="0" w:space="0" w:color="auto"/>
                        <w:right w:val="none" w:sz="0" w:space="0" w:color="auto"/>
                      </w:divBdr>
                    </w:div>
                  </w:divsChild>
                </w:div>
                <w:div w:id="1446342451">
                  <w:marLeft w:val="0"/>
                  <w:marRight w:val="0"/>
                  <w:marTop w:val="0"/>
                  <w:marBottom w:val="0"/>
                  <w:divBdr>
                    <w:top w:val="none" w:sz="0" w:space="0" w:color="auto"/>
                    <w:left w:val="none" w:sz="0" w:space="0" w:color="auto"/>
                    <w:bottom w:val="none" w:sz="0" w:space="0" w:color="auto"/>
                    <w:right w:val="none" w:sz="0" w:space="0" w:color="auto"/>
                  </w:divBdr>
                  <w:divsChild>
                    <w:div w:id="286860633">
                      <w:marLeft w:val="0"/>
                      <w:marRight w:val="0"/>
                      <w:marTop w:val="0"/>
                      <w:marBottom w:val="0"/>
                      <w:divBdr>
                        <w:top w:val="none" w:sz="0" w:space="0" w:color="auto"/>
                        <w:left w:val="none" w:sz="0" w:space="0" w:color="auto"/>
                        <w:bottom w:val="none" w:sz="0" w:space="0" w:color="auto"/>
                        <w:right w:val="none" w:sz="0" w:space="0" w:color="auto"/>
                      </w:divBdr>
                    </w:div>
                  </w:divsChild>
                </w:div>
                <w:div w:id="1479103082">
                  <w:marLeft w:val="0"/>
                  <w:marRight w:val="0"/>
                  <w:marTop w:val="0"/>
                  <w:marBottom w:val="0"/>
                  <w:divBdr>
                    <w:top w:val="none" w:sz="0" w:space="0" w:color="auto"/>
                    <w:left w:val="none" w:sz="0" w:space="0" w:color="auto"/>
                    <w:bottom w:val="none" w:sz="0" w:space="0" w:color="auto"/>
                    <w:right w:val="none" w:sz="0" w:space="0" w:color="auto"/>
                  </w:divBdr>
                  <w:divsChild>
                    <w:div w:id="1894465853">
                      <w:marLeft w:val="0"/>
                      <w:marRight w:val="0"/>
                      <w:marTop w:val="0"/>
                      <w:marBottom w:val="0"/>
                      <w:divBdr>
                        <w:top w:val="none" w:sz="0" w:space="0" w:color="auto"/>
                        <w:left w:val="none" w:sz="0" w:space="0" w:color="auto"/>
                        <w:bottom w:val="none" w:sz="0" w:space="0" w:color="auto"/>
                        <w:right w:val="none" w:sz="0" w:space="0" w:color="auto"/>
                      </w:divBdr>
                    </w:div>
                  </w:divsChild>
                </w:div>
                <w:div w:id="1585139430">
                  <w:marLeft w:val="0"/>
                  <w:marRight w:val="0"/>
                  <w:marTop w:val="0"/>
                  <w:marBottom w:val="0"/>
                  <w:divBdr>
                    <w:top w:val="none" w:sz="0" w:space="0" w:color="auto"/>
                    <w:left w:val="none" w:sz="0" w:space="0" w:color="auto"/>
                    <w:bottom w:val="none" w:sz="0" w:space="0" w:color="auto"/>
                    <w:right w:val="none" w:sz="0" w:space="0" w:color="auto"/>
                  </w:divBdr>
                  <w:divsChild>
                    <w:div w:id="827600158">
                      <w:marLeft w:val="0"/>
                      <w:marRight w:val="0"/>
                      <w:marTop w:val="0"/>
                      <w:marBottom w:val="0"/>
                      <w:divBdr>
                        <w:top w:val="none" w:sz="0" w:space="0" w:color="auto"/>
                        <w:left w:val="none" w:sz="0" w:space="0" w:color="auto"/>
                        <w:bottom w:val="none" w:sz="0" w:space="0" w:color="auto"/>
                        <w:right w:val="none" w:sz="0" w:space="0" w:color="auto"/>
                      </w:divBdr>
                    </w:div>
                  </w:divsChild>
                </w:div>
                <w:div w:id="1586646316">
                  <w:marLeft w:val="0"/>
                  <w:marRight w:val="0"/>
                  <w:marTop w:val="0"/>
                  <w:marBottom w:val="0"/>
                  <w:divBdr>
                    <w:top w:val="none" w:sz="0" w:space="0" w:color="auto"/>
                    <w:left w:val="none" w:sz="0" w:space="0" w:color="auto"/>
                    <w:bottom w:val="none" w:sz="0" w:space="0" w:color="auto"/>
                    <w:right w:val="none" w:sz="0" w:space="0" w:color="auto"/>
                  </w:divBdr>
                  <w:divsChild>
                    <w:div w:id="1520466371">
                      <w:marLeft w:val="0"/>
                      <w:marRight w:val="0"/>
                      <w:marTop w:val="0"/>
                      <w:marBottom w:val="0"/>
                      <w:divBdr>
                        <w:top w:val="none" w:sz="0" w:space="0" w:color="auto"/>
                        <w:left w:val="none" w:sz="0" w:space="0" w:color="auto"/>
                        <w:bottom w:val="none" w:sz="0" w:space="0" w:color="auto"/>
                        <w:right w:val="none" w:sz="0" w:space="0" w:color="auto"/>
                      </w:divBdr>
                    </w:div>
                  </w:divsChild>
                </w:div>
                <w:div w:id="1608732290">
                  <w:marLeft w:val="0"/>
                  <w:marRight w:val="0"/>
                  <w:marTop w:val="0"/>
                  <w:marBottom w:val="0"/>
                  <w:divBdr>
                    <w:top w:val="none" w:sz="0" w:space="0" w:color="auto"/>
                    <w:left w:val="none" w:sz="0" w:space="0" w:color="auto"/>
                    <w:bottom w:val="none" w:sz="0" w:space="0" w:color="auto"/>
                    <w:right w:val="none" w:sz="0" w:space="0" w:color="auto"/>
                  </w:divBdr>
                  <w:divsChild>
                    <w:div w:id="1164127968">
                      <w:marLeft w:val="0"/>
                      <w:marRight w:val="0"/>
                      <w:marTop w:val="0"/>
                      <w:marBottom w:val="0"/>
                      <w:divBdr>
                        <w:top w:val="none" w:sz="0" w:space="0" w:color="auto"/>
                        <w:left w:val="none" w:sz="0" w:space="0" w:color="auto"/>
                        <w:bottom w:val="none" w:sz="0" w:space="0" w:color="auto"/>
                        <w:right w:val="none" w:sz="0" w:space="0" w:color="auto"/>
                      </w:divBdr>
                    </w:div>
                  </w:divsChild>
                </w:div>
                <w:div w:id="1687172010">
                  <w:marLeft w:val="0"/>
                  <w:marRight w:val="0"/>
                  <w:marTop w:val="0"/>
                  <w:marBottom w:val="0"/>
                  <w:divBdr>
                    <w:top w:val="none" w:sz="0" w:space="0" w:color="auto"/>
                    <w:left w:val="none" w:sz="0" w:space="0" w:color="auto"/>
                    <w:bottom w:val="none" w:sz="0" w:space="0" w:color="auto"/>
                    <w:right w:val="none" w:sz="0" w:space="0" w:color="auto"/>
                  </w:divBdr>
                  <w:divsChild>
                    <w:div w:id="1935936479">
                      <w:marLeft w:val="0"/>
                      <w:marRight w:val="0"/>
                      <w:marTop w:val="0"/>
                      <w:marBottom w:val="0"/>
                      <w:divBdr>
                        <w:top w:val="none" w:sz="0" w:space="0" w:color="auto"/>
                        <w:left w:val="none" w:sz="0" w:space="0" w:color="auto"/>
                        <w:bottom w:val="none" w:sz="0" w:space="0" w:color="auto"/>
                        <w:right w:val="none" w:sz="0" w:space="0" w:color="auto"/>
                      </w:divBdr>
                    </w:div>
                  </w:divsChild>
                </w:div>
                <w:div w:id="1847671720">
                  <w:marLeft w:val="0"/>
                  <w:marRight w:val="0"/>
                  <w:marTop w:val="0"/>
                  <w:marBottom w:val="0"/>
                  <w:divBdr>
                    <w:top w:val="none" w:sz="0" w:space="0" w:color="auto"/>
                    <w:left w:val="none" w:sz="0" w:space="0" w:color="auto"/>
                    <w:bottom w:val="none" w:sz="0" w:space="0" w:color="auto"/>
                    <w:right w:val="none" w:sz="0" w:space="0" w:color="auto"/>
                  </w:divBdr>
                  <w:divsChild>
                    <w:div w:id="1510172041">
                      <w:marLeft w:val="0"/>
                      <w:marRight w:val="0"/>
                      <w:marTop w:val="0"/>
                      <w:marBottom w:val="0"/>
                      <w:divBdr>
                        <w:top w:val="none" w:sz="0" w:space="0" w:color="auto"/>
                        <w:left w:val="none" w:sz="0" w:space="0" w:color="auto"/>
                        <w:bottom w:val="none" w:sz="0" w:space="0" w:color="auto"/>
                        <w:right w:val="none" w:sz="0" w:space="0" w:color="auto"/>
                      </w:divBdr>
                    </w:div>
                  </w:divsChild>
                </w:div>
                <w:div w:id="1886942301">
                  <w:marLeft w:val="0"/>
                  <w:marRight w:val="0"/>
                  <w:marTop w:val="0"/>
                  <w:marBottom w:val="0"/>
                  <w:divBdr>
                    <w:top w:val="none" w:sz="0" w:space="0" w:color="auto"/>
                    <w:left w:val="none" w:sz="0" w:space="0" w:color="auto"/>
                    <w:bottom w:val="none" w:sz="0" w:space="0" w:color="auto"/>
                    <w:right w:val="none" w:sz="0" w:space="0" w:color="auto"/>
                  </w:divBdr>
                  <w:divsChild>
                    <w:div w:id="243105594">
                      <w:marLeft w:val="0"/>
                      <w:marRight w:val="0"/>
                      <w:marTop w:val="0"/>
                      <w:marBottom w:val="0"/>
                      <w:divBdr>
                        <w:top w:val="none" w:sz="0" w:space="0" w:color="auto"/>
                        <w:left w:val="none" w:sz="0" w:space="0" w:color="auto"/>
                        <w:bottom w:val="none" w:sz="0" w:space="0" w:color="auto"/>
                        <w:right w:val="none" w:sz="0" w:space="0" w:color="auto"/>
                      </w:divBdr>
                    </w:div>
                    <w:div w:id="2066099299">
                      <w:marLeft w:val="0"/>
                      <w:marRight w:val="0"/>
                      <w:marTop w:val="0"/>
                      <w:marBottom w:val="0"/>
                      <w:divBdr>
                        <w:top w:val="none" w:sz="0" w:space="0" w:color="auto"/>
                        <w:left w:val="none" w:sz="0" w:space="0" w:color="auto"/>
                        <w:bottom w:val="none" w:sz="0" w:space="0" w:color="auto"/>
                        <w:right w:val="none" w:sz="0" w:space="0" w:color="auto"/>
                      </w:divBdr>
                    </w:div>
                  </w:divsChild>
                </w:div>
                <w:div w:id="1949046726">
                  <w:marLeft w:val="0"/>
                  <w:marRight w:val="0"/>
                  <w:marTop w:val="0"/>
                  <w:marBottom w:val="0"/>
                  <w:divBdr>
                    <w:top w:val="none" w:sz="0" w:space="0" w:color="auto"/>
                    <w:left w:val="none" w:sz="0" w:space="0" w:color="auto"/>
                    <w:bottom w:val="none" w:sz="0" w:space="0" w:color="auto"/>
                    <w:right w:val="none" w:sz="0" w:space="0" w:color="auto"/>
                  </w:divBdr>
                  <w:divsChild>
                    <w:div w:id="1539659151">
                      <w:marLeft w:val="0"/>
                      <w:marRight w:val="0"/>
                      <w:marTop w:val="0"/>
                      <w:marBottom w:val="0"/>
                      <w:divBdr>
                        <w:top w:val="none" w:sz="0" w:space="0" w:color="auto"/>
                        <w:left w:val="none" w:sz="0" w:space="0" w:color="auto"/>
                        <w:bottom w:val="none" w:sz="0" w:space="0" w:color="auto"/>
                        <w:right w:val="none" w:sz="0" w:space="0" w:color="auto"/>
                      </w:divBdr>
                    </w:div>
                  </w:divsChild>
                </w:div>
                <w:div w:id="2075812633">
                  <w:marLeft w:val="0"/>
                  <w:marRight w:val="0"/>
                  <w:marTop w:val="0"/>
                  <w:marBottom w:val="0"/>
                  <w:divBdr>
                    <w:top w:val="none" w:sz="0" w:space="0" w:color="auto"/>
                    <w:left w:val="none" w:sz="0" w:space="0" w:color="auto"/>
                    <w:bottom w:val="none" w:sz="0" w:space="0" w:color="auto"/>
                    <w:right w:val="none" w:sz="0" w:space="0" w:color="auto"/>
                  </w:divBdr>
                  <w:divsChild>
                    <w:div w:id="80832102">
                      <w:marLeft w:val="0"/>
                      <w:marRight w:val="0"/>
                      <w:marTop w:val="0"/>
                      <w:marBottom w:val="0"/>
                      <w:divBdr>
                        <w:top w:val="none" w:sz="0" w:space="0" w:color="auto"/>
                        <w:left w:val="none" w:sz="0" w:space="0" w:color="auto"/>
                        <w:bottom w:val="none" w:sz="0" w:space="0" w:color="auto"/>
                        <w:right w:val="none" w:sz="0" w:space="0" w:color="auto"/>
                      </w:divBdr>
                    </w:div>
                  </w:divsChild>
                </w:div>
                <w:div w:id="2080974874">
                  <w:marLeft w:val="0"/>
                  <w:marRight w:val="0"/>
                  <w:marTop w:val="0"/>
                  <w:marBottom w:val="0"/>
                  <w:divBdr>
                    <w:top w:val="none" w:sz="0" w:space="0" w:color="auto"/>
                    <w:left w:val="none" w:sz="0" w:space="0" w:color="auto"/>
                    <w:bottom w:val="none" w:sz="0" w:space="0" w:color="auto"/>
                    <w:right w:val="none" w:sz="0" w:space="0" w:color="auto"/>
                  </w:divBdr>
                  <w:divsChild>
                    <w:div w:id="1481842450">
                      <w:marLeft w:val="0"/>
                      <w:marRight w:val="0"/>
                      <w:marTop w:val="0"/>
                      <w:marBottom w:val="0"/>
                      <w:divBdr>
                        <w:top w:val="none" w:sz="0" w:space="0" w:color="auto"/>
                        <w:left w:val="none" w:sz="0" w:space="0" w:color="auto"/>
                        <w:bottom w:val="none" w:sz="0" w:space="0" w:color="auto"/>
                        <w:right w:val="none" w:sz="0" w:space="0" w:color="auto"/>
                      </w:divBdr>
                    </w:div>
                  </w:divsChild>
                </w:div>
                <w:div w:id="2099790009">
                  <w:marLeft w:val="0"/>
                  <w:marRight w:val="0"/>
                  <w:marTop w:val="0"/>
                  <w:marBottom w:val="0"/>
                  <w:divBdr>
                    <w:top w:val="none" w:sz="0" w:space="0" w:color="auto"/>
                    <w:left w:val="none" w:sz="0" w:space="0" w:color="auto"/>
                    <w:bottom w:val="none" w:sz="0" w:space="0" w:color="auto"/>
                    <w:right w:val="none" w:sz="0" w:space="0" w:color="auto"/>
                  </w:divBdr>
                  <w:divsChild>
                    <w:div w:id="430668642">
                      <w:marLeft w:val="0"/>
                      <w:marRight w:val="0"/>
                      <w:marTop w:val="0"/>
                      <w:marBottom w:val="0"/>
                      <w:divBdr>
                        <w:top w:val="none" w:sz="0" w:space="0" w:color="auto"/>
                        <w:left w:val="none" w:sz="0" w:space="0" w:color="auto"/>
                        <w:bottom w:val="none" w:sz="0" w:space="0" w:color="auto"/>
                        <w:right w:val="none" w:sz="0" w:space="0" w:color="auto"/>
                      </w:divBdr>
                    </w:div>
                    <w:div w:id="1843815992">
                      <w:marLeft w:val="0"/>
                      <w:marRight w:val="0"/>
                      <w:marTop w:val="0"/>
                      <w:marBottom w:val="0"/>
                      <w:divBdr>
                        <w:top w:val="none" w:sz="0" w:space="0" w:color="auto"/>
                        <w:left w:val="none" w:sz="0" w:space="0" w:color="auto"/>
                        <w:bottom w:val="none" w:sz="0" w:space="0" w:color="auto"/>
                        <w:right w:val="none" w:sz="0" w:space="0" w:color="auto"/>
                      </w:divBdr>
                    </w:div>
                  </w:divsChild>
                </w:div>
                <w:div w:id="2121409084">
                  <w:marLeft w:val="0"/>
                  <w:marRight w:val="0"/>
                  <w:marTop w:val="0"/>
                  <w:marBottom w:val="0"/>
                  <w:divBdr>
                    <w:top w:val="none" w:sz="0" w:space="0" w:color="auto"/>
                    <w:left w:val="none" w:sz="0" w:space="0" w:color="auto"/>
                    <w:bottom w:val="none" w:sz="0" w:space="0" w:color="auto"/>
                    <w:right w:val="none" w:sz="0" w:space="0" w:color="auto"/>
                  </w:divBdr>
                  <w:divsChild>
                    <w:div w:id="20768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3417">
          <w:marLeft w:val="0"/>
          <w:marRight w:val="0"/>
          <w:marTop w:val="0"/>
          <w:marBottom w:val="0"/>
          <w:divBdr>
            <w:top w:val="none" w:sz="0" w:space="0" w:color="auto"/>
            <w:left w:val="none" w:sz="0" w:space="0" w:color="auto"/>
            <w:bottom w:val="none" w:sz="0" w:space="0" w:color="auto"/>
            <w:right w:val="none" w:sz="0" w:space="0" w:color="auto"/>
          </w:divBdr>
        </w:div>
        <w:div w:id="627123186">
          <w:marLeft w:val="0"/>
          <w:marRight w:val="0"/>
          <w:marTop w:val="0"/>
          <w:marBottom w:val="0"/>
          <w:divBdr>
            <w:top w:val="none" w:sz="0" w:space="0" w:color="auto"/>
            <w:left w:val="none" w:sz="0" w:space="0" w:color="auto"/>
            <w:bottom w:val="none" w:sz="0" w:space="0" w:color="auto"/>
            <w:right w:val="none" w:sz="0" w:space="0" w:color="auto"/>
          </w:divBdr>
        </w:div>
        <w:div w:id="914506940">
          <w:marLeft w:val="0"/>
          <w:marRight w:val="0"/>
          <w:marTop w:val="0"/>
          <w:marBottom w:val="0"/>
          <w:divBdr>
            <w:top w:val="none" w:sz="0" w:space="0" w:color="auto"/>
            <w:left w:val="none" w:sz="0" w:space="0" w:color="auto"/>
            <w:bottom w:val="none" w:sz="0" w:space="0" w:color="auto"/>
            <w:right w:val="none" w:sz="0" w:space="0" w:color="auto"/>
          </w:divBdr>
        </w:div>
        <w:div w:id="1052462714">
          <w:marLeft w:val="0"/>
          <w:marRight w:val="0"/>
          <w:marTop w:val="0"/>
          <w:marBottom w:val="0"/>
          <w:divBdr>
            <w:top w:val="none" w:sz="0" w:space="0" w:color="auto"/>
            <w:left w:val="none" w:sz="0" w:space="0" w:color="auto"/>
            <w:bottom w:val="none" w:sz="0" w:space="0" w:color="auto"/>
            <w:right w:val="none" w:sz="0" w:space="0" w:color="auto"/>
          </w:divBdr>
        </w:div>
        <w:div w:id="1206016971">
          <w:marLeft w:val="0"/>
          <w:marRight w:val="0"/>
          <w:marTop w:val="0"/>
          <w:marBottom w:val="0"/>
          <w:divBdr>
            <w:top w:val="none" w:sz="0" w:space="0" w:color="auto"/>
            <w:left w:val="none" w:sz="0" w:space="0" w:color="auto"/>
            <w:bottom w:val="none" w:sz="0" w:space="0" w:color="auto"/>
            <w:right w:val="none" w:sz="0" w:space="0" w:color="auto"/>
          </w:divBdr>
        </w:div>
        <w:div w:id="1642731553">
          <w:marLeft w:val="0"/>
          <w:marRight w:val="0"/>
          <w:marTop w:val="0"/>
          <w:marBottom w:val="0"/>
          <w:divBdr>
            <w:top w:val="none" w:sz="0" w:space="0" w:color="auto"/>
            <w:left w:val="none" w:sz="0" w:space="0" w:color="auto"/>
            <w:bottom w:val="none" w:sz="0" w:space="0" w:color="auto"/>
            <w:right w:val="none" w:sz="0" w:space="0" w:color="auto"/>
          </w:divBdr>
        </w:div>
      </w:divsChild>
    </w:div>
    <w:div w:id="51582634">
      <w:bodyDiv w:val="1"/>
      <w:marLeft w:val="0"/>
      <w:marRight w:val="0"/>
      <w:marTop w:val="0"/>
      <w:marBottom w:val="0"/>
      <w:divBdr>
        <w:top w:val="none" w:sz="0" w:space="0" w:color="auto"/>
        <w:left w:val="none" w:sz="0" w:space="0" w:color="auto"/>
        <w:bottom w:val="none" w:sz="0" w:space="0" w:color="auto"/>
        <w:right w:val="none" w:sz="0" w:space="0" w:color="auto"/>
      </w:divBdr>
    </w:div>
    <w:div w:id="71127515">
      <w:bodyDiv w:val="1"/>
      <w:marLeft w:val="0"/>
      <w:marRight w:val="0"/>
      <w:marTop w:val="0"/>
      <w:marBottom w:val="0"/>
      <w:divBdr>
        <w:top w:val="none" w:sz="0" w:space="0" w:color="auto"/>
        <w:left w:val="none" w:sz="0" w:space="0" w:color="auto"/>
        <w:bottom w:val="none" w:sz="0" w:space="0" w:color="auto"/>
        <w:right w:val="none" w:sz="0" w:space="0" w:color="auto"/>
      </w:divBdr>
    </w:div>
    <w:div w:id="73287088">
      <w:bodyDiv w:val="1"/>
      <w:marLeft w:val="0"/>
      <w:marRight w:val="0"/>
      <w:marTop w:val="0"/>
      <w:marBottom w:val="0"/>
      <w:divBdr>
        <w:top w:val="none" w:sz="0" w:space="0" w:color="auto"/>
        <w:left w:val="none" w:sz="0" w:space="0" w:color="auto"/>
        <w:bottom w:val="none" w:sz="0" w:space="0" w:color="auto"/>
        <w:right w:val="none" w:sz="0" w:space="0" w:color="auto"/>
      </w:divBdr>
    </w:div>
    <w:div w:id="77676990">
      <w:bodyDiv w:val="1"/>
      <w:marLeft w:val="0"/>
      <w:marRight w:val="0"/>
      <w:marTop w:val="0"/>
      <w:marBottom w:val="0"/>
      <w:divBdr>
        <w:top w:val="none" w:sz="0" w:space="0" w:color="auto"/>
        <w:left w:val="none" w:sz="0" w:space="0" w:color="auto"/>
        <w:bottom w:val="none" w:sz="0" w:space="0" w:color="auto"/>
        <w:right w:val="none" w:sz="0" w:space="0" w:color="auto"/>
      </w:divBdr>
    </w:div>
    <w:div w:id="79062398">
      <w:bodyDiv w:val="1"/>
      <w:marLeft w:val="0"/>
      <w:marRight w:val="0"/>
      <w:marTop w:val="0"/>
      <w:marBottom w:val="0"/>
      <w:divBdr>
        <w:top w:val="none" w:sz="0" w:space="0" w:color="auto"/>
        <w:left w:val="none" w:sz="0" w:space="0" w:color="auto"/>
        <w:bottom w:val="none" w:sz="0" w:space="0" w:color="auto"/>
        <w:right w:val="none" w:sz="0" w:space="0" w:color="auto"/>
      </w:divBdr>
    </w:div>
    <w:div w:id="92358812">
      <w:bodyDiv w:val="1"/>
      <w:marLeft w:val="0"/>
      <w:marRight w:val="0"/>
      <w:marTop w:val="0"/>
      <w:marBottom w:val="0"/>
      <w:divBdr>
        <w:top w:val="none" w:sz="0" w:space="0" w:color="auto"/>
        <w:left w:val="none" w:sz="0" w:space="0" w:color="auto"/>
        <w:bottom w:val="none" w:sz="0" w:space="0" w:color="auto"/>
        <w:right w:val="none" w:sz="0" w:space="0" w:color="auto"/>
      </w:divBdr>
      <w:divsChild>
        <w:div w:id="130292745">
          <w:marLeft w:val="806"/>
          <w:marRight w:val="0"/>
          <w:marTop w:val="0"/>
          <w:marBottom w:val="0"/>
          <w:divBdr>
            <w:top w:val="none" w:sz="0" w:space="0" w:color="auto"/>
            <w:left w:val="none" w:sz="0" w:space="0" w:color="auto"/>
            <w:bottom w:val="none" w:sz="0" w:space="0" w:color="auto"/>
            <w:right w:val="none" w:sz="0" w:space="0" w:color="auto"/>
          </w:divBdr>
        </w:div>
        <w:div w:id="416440916">
          <w:marLeft w:val="806"/>
          <w:marRight w:val="0"/>
          <w:marTop w:val="0"/>
          <w:marBottom w:val="0"/>
          <w:divBdr>
            <w:top w:val="none" w:sz="0" w:space="0" w:color="auto"/>
            <w:left w:val="none" w:sz="0" w:space="0" w:color="auto"/>
            <w:bottom w:val="none" w:sz="0" w:space="0" w:color="auto"/>
            <w:right w:val="none" w:sz="0" w:space="0" w:color="auto"/>
          </w:divBdr>
        </w:div>
        <w:div w:id="527644646">
          <w:marLeft w:val="806"/>
          <w:marRight w:val="0"/>
          <w:marTop w:val="0"/>
          <w:marBottom w:val="0"/>
          <w:divBdr>
            <w:top w:val="none" w:sz="0" w:space="0" w:color="auto"/>
            <w:left w:val="none" w:sz="0" w:space="0" w:color="auto"/>
            <w:bottom w:val="none" w:sz="0" w:space="0" w:color="auto"/>
            <w:right w:val="none" w:sz="0" w:space="0" w:color="auto"/>
          </w:divBdr>
        </w:div>
        <w:div w:id="1082602004">
          <w:marLeft w:val="274"/>
          <w:marRight w:val="0"/>
          <w:marTop w:val="120"/>
          <w:marBottom w:val="0"/>
          <w:divBdr>
            <w:top w:val="none" w:sz="0" w:space="0" w:color="auto"/>
            <w:left w:val="none" w:sz="0" w:space="0" w:color="auto"/>
            <w:bottom w:val="none" w:sz="0" w:space="0" w:color="auto"/>
            <w:right w:val="none" w:sz="0" w:space="0" w:color="auto"/>
          </w:divBdr>
        </w:div>
        <w:div w:id="1123235569">
          <w:marLeft w:val="806"/>
          <w:marRight w:val="0"/>
          <w:marTop w:val="0"/>
          <w:marBottom w:val="0"/>
          <w:divBdr>
            <w:top w:val="none" w:sz="0" w:space="0" w:color="auto"/>
            <w:left w:val="none" w:sz="0" w:space="0" w:color="auto"/>
            <w:bottom w:val="none" w:sz="0" w:space="0" w:color="auto"/>
            <w:right w:val="none" w:sz="0" w:space="0" w:color="auto"/>
          </w:divBdr>
        </w:div>
        <w:div w:id="1386637406">
          <w:marLeft w:val="806"/>
          <w:marRight w:val="0"/>
          <w:marTop w:val="0"/>
          <w:marBottom w:val="0"/>
          <w:divBdr>
            <w:top w:val="none" w:sz="0" w:space="0" w:color="auto"/>
            <w:left w:val="none" w:sz="0" w:space="0" w:color="auto"/>
            <w:bottom w:val="none" w:sz="0" w:space="0" w:color="auto"/>
            <w:right w:val="none" w:sz="0" w:space="0" w:color="auto"/>
          </w:divBdr>
        </w:div>
        <w:div w:id="1426145721">
          <w:marLeft w:val="274"/>
          <w:marRight w:val="0"/>
          <w:marTop w:val="120"/>
          <w:marBottom w:val="0"/>
          <w:divBdr>
            <w:top w:val="none" w:sz="0" w:space="0" w:color="auto"/>
            <w:left w:val="none" w:sz="0" w:space="0" w:color="auto"/>
            <w:bottom w:val="none" w:sz="0" w:space="0" w:color="auto"/>
            <w:right w:val="none" w:sz="0" w:space="0" w:color="auto"/>
          </w:divBdr>
        </w:div>
        <w:div w:id="1879657863">
          <w:marLeft w:val="806"/>
          <w:marRight w:val="0"/>
          <w:marTop w:val="0"/>
          <w:marBottom w:val="0"/>
          <w:divBdr>
            <w:top w:val="none" w:sz="0" w:space="0" w:color="auto"/>
            <w:left w:val="none" w:sz="0" w:space="0" w:color="auto"/>
            <w:bottom w:val="none" w:sz="0" w:space="0" w:color="auto"/>
            <w:right w:val="none" w:sz="0" w:space="0" w:color="auto"/>
          </w:divBdr>
        </w:div>
      </w:divsChild>
    </w:div>
    <w:div w:id="115101815">
      <w:bodyDiv w:val="1"/>
      <w:marLeft w:val="0"/>
      <w:marRight w:val="0"/>
      <w:marTop w:val="0"/>
      <w:marBottom w:val="0"/>
      <w:divBdr>
        <w:top w:val="none" w:sz="0" w:space="0" w:color="auto"/>
        <w:left w:val="none" w:sz="0" w:space="0" w:color="auto"/>
        <w:bottom w:val="none" w:sz="0" w:space="0" w:color="auto"/>
        <w:right w:val="none" w:sz="0" w:space="0" w:color="auto"/>
      </w:divBdr>
      <w:divsChild>
        <w:div w:id="1616710297">
          <w:marLeft w:val="274"/>
          <w:marRight w:val="0"/>
          <w:marTop w:val="120"/>
          <w:marBottom w:val="0"/>
          <w:divBdr>
            <w:top w:val="none" w:sz="0" w:space="0" w:color="auto"/>
            <w:left w:val="none" w:sz="0" w:space="0" w:color="auto"/>
            <w:bottom w:val="none" w:sz="0" w:space="0" w:color="auto"/>
            <w:right w:val="none" w:sz="0" w:space="0" w:color="auto"/>
          </w:divBdr>
        </w:div>
        <w:div w:id="1703247356">
          <w:marLeft w:val="274"/>
          <w:marRight w:val="0"/>
          <w:marTop w:val="120"/>
          <w:marBottom w:val="0"/>
          <w:divBdr>
            <w:top w:val="none" w:sz="0" w:space="0" w:color="auto"/>
            <w:left w:val="none" w:sz="0" w:space="0" w:color="auto"/>
            <w:bottom w:val="none" w:sz="0" w:space="0" w:color="auto"/>
            <w:right w:val="none" w:sz="0" w:space="0" w:color="auto"/>
          </w:divBdr>
        </w:div>
        <w:div w:id="2110619420">
          <w:marLeft w:val="274"/>
          <w:marRight w:val="0"/>
          <w:marTop w:val="120"/>
          <w:marBottom w:val="0"/>
          <w:divBdr>
            <w:top w:val="none" w:sz="0" w:space="0" w:color="auto"/>
            <w:left w:val="none" w:sz="0" w:space="0" w:color="auto"/>
            <w:bottom w:val="none" w:sz="0" w:space="0" w:color="auto"/>
            <w:right w:val="none" w:sz="0" w:space="0" w:color="auto"/>
          </w:divBdr>
        </w:div>
      </w:divsChild>
    </w:div>
    <w:div w:id="136605303">
      <w:bodyDiv w:val="1"/>
      <w:marLeft w:val="0"/>
      <w:marRight w:val="0"/>
      <w:marTop w:val="0"/>
      <w:marBottom w:val="0"/>
      <w:divBdr>
        <w:top w:val="none" w:sz="0" w:space="0" w:color="auto"/>
        <w:left w:val="none" w:sz="0" w:space="0" w:color="auto"/>
        <w:bottom w:val="none" w:sz="0" w:space="0" w:color="auto"/>
        <w:right w:val="none" w:sz="0" w:space="0" w:color="auto"/>
      </w:divBdr>
    </w:div>
    <w:div w:id="159740317">
      <w:bodyDiv w:val="1"/>
      <w:marLeft w:val="0"/>
      <w:marRight w:val="0"/>
      <w:marTop w:val="0"/>
      <w:marBottom w:val="0"/>
      <w:divBdr>
        <w:top w:val="none" w:sz="0" w:space="0" w:color="auto"/>
        <w:left w:val="none" w:sz="0" w:space="0" w:color="auto"/>
        <w:bottom w:val="none" w:sz="0" w:space="0" w:color="auto"/>
        <w:right w:val="none" w:sz="0" w:space="0" w:color="auto"/>
      </w:divBdr>
      <w:divsChild>
        <w:div w:id="1842694660">
          <w:marLeft w:val="0"/>
          <w:marRight w:val="0"/>
          <w:marTop w:val="0"/>
          <w:marBottom w:val="0"/>
          <w:divBdr>
            <w:top w:val="none" w:sz="0" w:space="0" w:color="auto"/>
            <w:left w:val="none" w:sz="0" w:space="0" w:color="auto"/>
            <w:bottom w:val="none" w:sz="0" w:space="0" w:color="auto"/>
            <w:right w:val="none" w:sz="0" w:space="0" w:color="auto"/>
          </w:divBdr>
        </w:div>
      </w:divsChild>
    </w:div>
    <w:div w:id="172379055">
      <w:bodyDiv w:val="1"/>
      <w:marLeft w:val="0"/>
      <w:marRight w:val="0"/>
      <w:marTop w:val="0"/>
      <w:marBottom w:val="0"/>
      <w:divBdr>
        <w:top w:val="none" w:sz="0" w:space="0" w:color="auto"/>
        <w:left w:val="none" w:sz="0" w:space="0" w:color="auto"/>
        <w:bottom w:val="none" w:sz="0" w:space="0" w:color="auto"/>
        <w:right w:val="none" w:sz="0" w:space="0" w:color="auto"/>
      </w:divBdr>
      <w:divsChild>
        <w:div w:id="61029600">
          <w:marLeft w:val="806"/>
          <w:marRight w:val="0"/>
          <w:marTop w:val="0"/>
          <w:marBottom w:val="0"/>
          <w:divBdr>
            <w:top w:val="none" w:sz="0" w:space="0" w:color="auto"/>
            <w:left w:val="none" w:sz="0" w:space="0" w:color="auto"/>
            <w:bottom w:val="none" w:sz="0" w:space="0" w:color="auto"/>
            <w:right w:val="none" w:sz="0" w:space="0" w:color="auto"/>
          </w:divBdr>
        </w:div>
        <w:div w:id="441071745">
          <w:marLeft w:val="806"/>
          <w:marRight w:val="0"/>
          <w:marTop w:val="0"/>
          <w:marBottom w:val="0"/>
          <w:divBdr>
            <w:top w:val="none" w:sz="0" w:space="0" w:color="auto"/>
            <w:left w:val="none" w:sz="0" w:space="0" w:color="auto"/>
            <w:bottom w:val="none" w:sz="0" w:space="0" w:color="auto"/>
            <w:right w:val="none" w:sz="0" w:space="0" w:color="auto"/>
          </w:divBdr>
        </w:div>
        <w:div w:id="801852137">
          <w:marLeft w:val="619"/>
          <w:marRight w:val="0"/>
          <w:marTop w:val="0"/>
          <w:marBottom w:val="0"/>
          <w:divBdr>
            <w:top w:val="none" w:sz="0" w:space="0" w:color="auto"/>
            <w:left w:val="none" w:sz="0" w:space="0" w:color="auto"/>
            <w:bottom w:val="none" w:sz="0" w:space="0" w:color="auto"/>
            <w:right w:val="none" w:sz="0" w:space="0" w:color="auto"/>
          </w:divBdr>
        </w:div>
        <w:div w:id="1510556892">
          <w:marLeft w:val="806"/>
          <w:marRight w:val="0"/>
          <w:marTop w:val="0"/>
          <w:marBottom w:val="0"/>
          <w:divBdr>
            <w:top w:val="none" w:sz="0" w:space="0" w:color="auto"/>
            <w:left w:val="none" w:sz="0" w:space="0" w:color="auto"/>
            <w:bottom w:val="none" w:sz="0" w:space="0" w:color="auto"/>
            <w:right w:val="none" w:sz="0" w:space="0" w:color="auto"/>
          </w:divBdr>
        </w:div>
        <w:div w:id="2092310132">
          <w:marLeft w:val="619"/>
          <w:marRight w:val="0"/>
          <w:marTop w:val="0"/>
          <w:marBottom w:val="0"/>
          <w:divBdr>
            <w:top w:val="none" w:sz="0" w:space="0" w:color="auto"/>
            <w:left w:val="none" w:sz="0" w:space="0" w:color="auto"/>
            <w:bottom w:val="none" w:sz="0" w:space="0" w:color="auto"/>
            <w:right w:val="none" w:sz="0" w:space="0" w:color="auto"/>
          </w:divBdr>
        </w:div>
      </w:divsChild>
    </w:div>
    <w:div w:id="181473982">
      <w:bodyDiv w:val="1"/>
      <w:marLeft w:val="0"/>
      <w:marRight w:val="0"/>
      <w:marTop w:val="0"/>
      <w:marBottom w:val="0"/>
      <w:divBdr>
        <w:top w:val="none" w:sz="0" w:space="0" w:color="auto"/>
        <w:left w:val="none" w:sz="0" w:space="0" w:color="auto"/>
        <w:bottom w:val="none" w:sz="0" w:space="0" w:color="auto"/>
        <w:right w:val="none" w:sz="0" w:space="0" w:color="auto"/>
      </w:divBdr>
      <w:divsChild>
        <w:div w:id="1594239372">
          <w:marLeft w:val="619"/>
          <w:marRight w:val="0"/>
          <w:marTop w:val="0"/>
          <w:marBottom w:val="0"/>
          <w:divBdr>
            <w:top w:val="none" w:sz="0" w:space="0" w:color="auto"/>
            <w:left w:val="none" w:sz="0" w:space="0" w:color="auto"/>
            <w:bottom w:val="none" w:sz="0" w:space="0" w:color="auto"/>
            <w:right w:val="none" w:sz="0" w:space="0" w:color="auto"/>
          </w:divBdr>
        </w:div>
        <w:div w:id="1860002399">
          <w:marLeft w:val="619"/>
          <w:marRight w:val="0"/>
          <w:marTop w:val="0"/>
          <w:marBottom w:val="0"/>
          <w:divBdr>
            <w:top w:val="none" w:sz="0" w:space="0" w:color="auto"/>
            <w:left w:val="none" w:sz="0" w:space="0" w:color="auto"/>
            <w:bottom w:val="none" w:sz="0" w:space="0" w:color="auto"/>
            <w:right w:val="none" w:sz="0" w:space="0" w:color="auto"/>
          </w:divBdr>
        </w:div>
      </w:divsChild>
    </w:div>
    <w:div w:id="181627162">
      <w:bodyDiv w:val="1"/>
      <w:marLeft w:val="0"/>
      <w:marRight w:val="0"/>
      <w:marTop w:val="0"/>
      <w:marBottom w:val="0"/>
      <w:divBdr>
        <w:top w:val="none" w:sz="0" w:space="0" w:color="auto"/>
        <w:left w:val="none" w:sz="0" w:space="0" w:color="auto"/>
        <w:bottom w:val="none" w:sz="0" w:space="0" w:color="auto"/>
        <w:right w:val="none" w:sz="0" w:space="0" w:color="auto"/>
      </w:divBdr>
    </w:div>
    <w:div w:id="260453062">
      <w:bodyDiv w:val="1"/>
      <w:marLeft w:val="0"/>
      <w:marRight w:val="0"/>
      <w:marTop w:val="0"/>
      <w:marBottom w:val="0"/>
      <w:divBdr>
        <w:top w:val="none" w:sz="0" w:space="0" w:color="auto"/>
        <w:left w:val="none" w:sz="0" w:space="0" w:color="auto"/>
        <w:bottom w:val="none" w:sz="0" w:space="0" w:color="auto"/>
        <w:right w:val="none" w:sz="0" w:space="0" w:color="auto"/>
      </w:divBdr>
    </w:div>
    <w:div w:id="289475298">
      <w:bodyDiv w:val="1"/>
      <w:marLeft w:val="0"/>
      <w:marRight w:val="0"/>
      <w:marTop w:val="0"/>
      <w:marBottom w:val="0"/>
      <w:divBdr>
        <w:top w:val="none" w:sz="0" w:space="0" w:color="auto"/>
        <w:left w:val="none" w:sz="0" w:space="0" w:color="auto"/>
        <w:bottom w:val="none" w:sz="0" w:space="0" w:color="auto"/>
        <w:right w:val="none" w:sz="0" w:space="0" w:color="auto"/>
      </w:divBdr>
    </w:div>
    <w:div w:id="313685165">
      <w:bodyDiv w:val="1"/>
      <w:marLeft w:val="0"/>
      <w:marRight w:val="0"/>
      <w:marTop w:val="0"/>
      <w:marBottom w:val="0"/>
      <w:divBdr>
        <w:top w:val="none" w:sz="0" w:space="0" w:color="auto"/>
        <w:left w:val="none" w:sz="0" w:space="0" w:color="auto"/>
        <w:bottom w:val="none" w:sz="0" w:space="0" w:color="auto"/>
        <w:right w:val="none" w:sz="0" w:space="0" w:color="auto"/>
      </w:divBdr>
    </w:div>
    <w:div w:id="331840973">
      <w:bodyDiv w:val="1"/>
      <w:marLeft w:val="0"/>
      <w:marRight w:val="0"/>
      <w:marTop w:val="0"/>
      <w:marBottom w:val="0"/>
      <w:divBdr>
        <w:top w:val="none" w:sz="0" w:space="0" w:color="auto"/>
        <w:left w:val="none" w:sz="0" w:space="0" w:color="auto"/>
        <w:bottom w:val="none" w:sz="0" w:space="0" w:color="auto"/>
        <w:right w:val="none" w:sz="0" w:space="0" w:color="auto"/>
      </w:divBdr>
      <w:divsChild>
        <w:div w:id="240918793">
          <w:marLeft w:val="806"/>
          <w:marRight w:val="0"/>
          <w:marTop w:val="0"/>
          <w:marBottom w:val="0"/>
          <w:divBdr>
            <w:top w:val="none" w:sz="0" w:space="0" w:color="auto"/>
            <w:left w:val="none" w:sz="0" w:space="0" w:color="auto"/>
            <w:bottom w:val="none" w:sz="0" w:space="0" w:color="auto"/>
            <w:right w:val="none" w:sz="0" w:space="0" w:color="auto"/>
          </w:divBdr>
        </w:div>
        <w:div w:id="357126284">
          <w:marLeft w:val="806"/>
          <w:marRight w:val="0"/>
          <w:marTop w:val="0"/>
          <w:marBottom w:val="0"/>
          <w:divBdr>
            <w:top w:val="none" w:sz="0" w:space="0" w:color="auto"/>
            <w:left w:val="none" w:sz="0" w:space="0" w:color="auto"/>
            <w:bottom w:val="none" w:sz="0" w:space="0" w:color="auto"/>
            <w:right w:val="none" w:sz="0" w:space="0" w:color="auto"/>
          </w:divBdr>
        </w:div>
        <w:div w:id="546380305">
          <w:marLeft w:val="619"/>
          <w:marRight w:val="0"/>
          <w:marTop w:val="0"/>
          <w:marBottom w:val="0"/>
          <w:divBdr>
            <w:top w:val="none" w:sz="0" w:space="0" w:color="auto"/>
            <w:left w:val="none" w:sz="0" w:space="0" w:color="auto"/>
            <w:bottom w:val="none" w:sz="0" w:space="0" w:color="auto"/>
            <w:right w:val="none" w:sz="0" w:space="0" w:color="auto"/>
          </w:divBdr>
        </w:div>
        <w:div w:id="877736640">
          <w:marLeft w:val="806"/>
          <w:marRight w:val="0"/>
          <w:marTop w:val="0"/>
          <w:marBottom w:val="0"/>
          <w:divBdr>
            <w:top w:val="none" w:sz="0" w:space="0" w:color="auto"/>
            <w:left w:val="none" w:sz="0" w:space="0" w:color="auto"/>
            <w:bottom w:val="none" w:sz="0" w:space="0" w:color="auto"/>
            <w:right w:val="none" w:sz="0" w:space="0" w:color="auto"/>
          </w:divBdr>
        </w:div>
        <w:div w:id="1449854444">
          <w:marLeft w:val="619"/>
          <w:marRight w:val="0"/>
          <w:marTop w:val="0"/>
          <w:marBottom w:val="0"/>
          <w:divBdr>
            <w:top w:val="none" w:sz="0" w:space="0" w:color="auto"/>
            <w:left w:val="none" w:sz="0" w:space="0" w:color="auto"/>
            <w:bottom w:val="none" w:sz="0" w:space="0" w:color="auto"/>
            <w:right w:val="none" w:sz="0" w:space="0" w:color="auto"/>
          </w:divBdr>
        </w:div>
      </w:divsChild>
    </w:div>
    <w:div w:id="342368390">
      <w:bodyDiv w:val="1"/>
      <w:marLeft w:val="0"/>
      <w:marRight w:val="0"/>
      <w:marTop w:val="0"/>
      <w:marBottom w:val="0"/>
      <w:divBdr>
        <w:top w:val="none" w:sz="0" w:space="0" w:color="auto"/>
        <w:left w:val="none" w:sz="0" w:space="0" w:color="auto"/>
        <w:bottom w:val="none" w:sz="0" w:space="0" w:color="auto"/>
        <w:right w:val="none" w:sz="0" w:space="0" w:color="auto"/>
      </w:divBdr>
    </w:div>
    <w:div w:id="356127019">
      <w:bodyDiv w:val="1"/>
      <w:marLeft w:val="0"/>
      <w:marRight w:val="0"/>
      <w:marTop w:val="0"/>
      <w:marBottom w:val="0"/>
      <w:divBdr>
        <w:top w:val="none" w:sz="0" w:space="0" w:color="auto"/>
        <w:left w:val="none" w:sz="0" w:space="0" w:color="auto"/>
        <w:bottom w:val="none" w:sz="0" w:space="0" w:color="auto"/>
        <w:right w:val="none" w:sz="0" w:space="0" w:color="auto"/>
      </w:divBdr>
    </w:div>
    <w:div w:id="363293166">
      <w:bodyDiv w:val="1"/>
      <w:marLeft w:val="0"/>
      <w:marRight w:val="0"/>
      <w:marTop w:val="0"/>
      <w:marBottom w:val="0"/>
      <w:divBdr>
        <w:top w:val="none" w:sz="0" w:space="0" w:color="auto"/>
        <w:left w:val="none" w:sz="0" w:space="0" w:color="auto"/>
        <w:bottom w:val="none" w:sz="0" w:space="0" w:color="auto"/>
        <w:right w:val="none" w:sz="0" w:space="0" w:color="auto"/>
      </w:divBdr>
    </w:div>
    <w:div w:id="364913534">
      <w:bodyDiv w:val="1"/>
      <w:marLeft w:val="0"/>
      <w:marRight w:val="0"/>
      <w:marTop w:val="0"/>
      <w:marBottom w:val="0"/>
      <w:divBdr>
        <w:top w:val="none" w:sz="0" w:space="0" w:color="auto"/>
        <w:left w:val="none" w:sz="0" w:space="0" w:color="auto"/>
        <w:bottom w:val="none" w:sz="0" w:space="0" w:color="auto"/>
        <w:right w:val="none" w:sz="0" w:space="0" w:color="auto"/>
      </w:divBdr>
    </w:div>
    <w:div w:id="397049610">
      <w:bodyDiv w:val="1"/>
      <w:marLeft w:val="0"/>
      <w:marRight w:val="0"/>
      <w:marTop w:val="0"/>
      <w:marBottom w:val="0"/>
      <w:divBdr>
        <w:top w:val="none" w:sz="0" w:space="0" w:color="auto"/>
        <w:left w:val="none" w:sz="0" w:space="0" w:color="auto"/>
        <w:bottom w:val="none" w:sz="0" w:space="0" w:color="auto"/>
        <w:right w:val="none" w:sz="0" w:space="0" w:color="auto"/>
      </w:divBdr>
    </w:div>
    <w:div w:id="409238018">
      <w:bodyDiv w:val="1"/>
      <w:marLeft w:val="0"/>
      <w:marRight w:val="0"/>
      <w:marTop w:val="0"/>
      <w:marBottom w:val="0"/>
      <w:divBdr>
        <w:top w:val="none" w:sz="0" w:space="0" w:color="auto"/>
        <w:left w:val="none" w:sz="0" w:space="0" w:color="auto"/>
        <w:bottom w:val="none" w:sz="0" w:space="0" w:color="auto"/>
        <w:right w:val="none" w:sz="0" w:space="0" w:color="auto"/>
      </w:divBdr>
    </w:div>
    <w:div w:id="427507076">
      <w:bodyDiv w:val="1"/>
      <w:marLeft w:val="0"/>
      <w:marRight w:val="0"/>
      <w:marTop w:val="0"/>
      <w:marBottom w:val="0"/>
      <w:divBdr>
        <w:top w:val="none" w:sz="0" w:space="0" w:color="auto"/>
        <w:left w:val="none" w:sz="0" w:space="0" w:color="auto"/>
        <w:bottom w:val="none" w:sz="0" w:space="0" w:color="auto"/>
        <w:right w:val="none" w:sz="0" w:space="0" w:color="auto"/>
      </w:divBdr>
    </w:div>
    <w:div w:id="476603936">
      <w:bodyDiv w:val="1"/>
      <w:marLeft w:val="0"/>
      <w:marRight w:val="0"/>
      <w:marTop w:val="0"/>
      <w:marBottom w:val="0"/>
      <w:divBdr>
        <w:top w:val="none" w:sz="0" w:space="0" w:color="auto"/>
        <w:left w:val="none" w:sz="0" w:space="0" w:color="auto"/>
        <w:bottom w:val="none" w:sz="0" w:space="0" w:color="auto"/>
        <w:right w:val="none" w:sz="0" w:space="0" w:color="auto"/>
      </w:divBdr>
    </w:div>
    <w:div w:id="488445681">
      <w:bodyDiv w:val="1"/>
      <w:marLeft w:val="0"/>
      <w:marRight w:val="0"/>
      <w:marTop w:val="0"/>
      <w:marBottom w:val="0"/>
      <w:divBdr>
        <w:top w:val="none" w:sz="0" w:space="0" w:color="auto"/>
        <w:left w:val="none" w:sz="0" w:space="0" w:color="auto"/>
        <w:bottom w:val="none" w:sz="0" w:space="0" w:color="auto"/>
        <w:right w:val="none" w:sz="0" w:space="0" w:color="auto"/>
      </w:divBdr>
    </w:div>
    <w:div w:id="512765263">
      <w:bodyDiv w:val="1"/>
      <w:marLeft w:val="0"/>
      <w:marRight w:val="0"/>
      <w:marTop w:val="0"/>
      <w:marBottom w:val="0"/>
      <w:divBdr>
        <w:top w:val="none" w:sz="0" w:space="0" w:color="auto"/>
        <w:left w:val="none" w:sz="0" w:space="0" w:color="auto"/>
        <w:bottom w:val="none" w:sz="0" w:space="0" w:color="auto"/>
        <w:right w:val="none" w:sz="0" w:space="0" w:color="auto"/>
      </w:divBdr>
      <w:divsChild>
        <w:div w:id="624390237">
          <w:marLeft w:val="0"/>
          <w:marRight w:val="0"/>
          <w:marTop w:val="0"/>
          <w:marBottom w:val="0"/>
          <w:divBdr>
            <w:top w:val="none" w:sz="0" w:space="0" w:color="auto"/>
            <w:left w:val="none" w:sz="0" w:space="0" w:color="auto"/>
            <w:bottom w:val="none" w:sz="0" w:space="0" w:color="auto"/>
            <w:right w:val="none" w:sz="0" w:space="0" w:color="auto"/>
          </w:divBdr>
          <w:divsChild>
            <w:div w:id="64575544">
              <w:marLeft w:val="0"/>
              <w:marRight w:val="0"/>
              <w:marTop w:val="40"/>
              <w:marBottom w:val="40"/>
              <w:divBdr>
                <w:top w:val="none" w:sz="0" w:space="0" w:color="auto"/>
                <w:left w:val="none" w:sz="0" w:space="0" w:color="auto"/>
                <w:bottom w:val="none" w:sz="0" w:space="0" w:color="auto"/>
                <w:right w:val="none" w:sz="0" w:space="0" w:color="auto"/>
              </w:divBdr>
            </w:div>
            <w:div w:id="111215268">
              <w:marLeft w:val="0"/>
              <w:marRight w:val="0"/>
              <w:marTop w:val="40"/>
              <w:marBottom w:val="40"/>
              <w:divBdr>
                <w:top w:val="none" w:sz="0" w:space="0" w:color="auto"/>
                <w:left w:val="none" w:sz="0" w:space="0" w:color="auto"/>
                <w:bottom w:val="none" w:sz="0" w:space="0" w:color="auto"/>
                <w:right w:val="none" w:sz="0" w:space="0" w:color="auto"/>
              </w:divBdr>
            </w:div>
            <w:div w:id="116338101">
              <w:marLeft w:val="0"/>
              <w:marRight w:val="0"/>
              <w:marTop w:val="0"/>
              <w:marBottom w:val="0"/>
              <w:divBdr>
                <w:top w:val="none" w:sz="0" w:space="0" w:color="auto"/>
                <w:left w:val="none" w:sz="0" w:space="0" w:color="auto"/>
                <w:bottom w:val="none" w:sz="0" w:space="0" w:color="auto"/>
                <w:right w:val="none" w:sz="0" w:space="0" w:color="auto"/>
              </w:divBdr>
            </w:div>
            <w:div w:id="157115207">
              <w:marLeft w:val="0"/>
              <w:marRight w:val="0"/>
              <w:marTop w:val="40"/>
              <w:marBottom w:val="40"/>
              <w:divBdr>
                <w:top w:val="none" w:sz="0" w:space="0" w:color="auto"/>
                <w:left w:val="none" w:sz="0" w:space="0" w:color="auto"/>
                <w:bottom w:val="none" w:sz="0" w:space="0" w:color="auto"/>
                <w:right w:val="none" w:sz="0" w:space="0" w:color="auto"/>
              </w:divBdr>
            </w:div>
            <w:div w:id="164590639">
              <w:marLeft w:val="0"/>
              <w:marRight w:val="0"/>
              <w:marTop w:val="40"/>
              <w:marBottom w:val="40"/>
              <w:divBdr>
                <w:top w:val="none" w:sz="0" w:space="0" w:color="auto"/>
                <w:left w:val="none" w:sz="0" w:space="0" w:color="auto"/>
                <w:bottom w:val="none" w:sz="0" w:space="0" w:color="auto"/>
                <w:right w:val="none" w:sz="0" w:space="0" w:color="auto"/>
              </w:divBdr>
            </w:div>
            <w:div w:id="210725123">
              <w:marLeft w:val="0"/>
              <w:marRight w:val="0"/>
              <w:marTop w:val="40"/>
              <w:marBottom w:val="40"/>
              <w:divBdr>
                <w:top w:val="none" w:sz="0" w:space="0" w:color="auto"/>
                <w:left w:val="none" w:sz="0" w:space="0" w:color="auto"/>
                <w:bottom w:val="none" w:sz="0" w:space="0" w:color="auto"/>
                <w:right w:val="none" w:sz="0" w:space="0" w:color="auto"/>
              </w:divBdr>
            </w:div>
            <w:div w:id="225382387">
              <w:marLeft w:val="0"/>
              <w:marRight w:val="0"/>
              <w:marTop w:val="40"/>
              <w:marBottom w:val="40"/>
              <w:divBdr>
                <w:top w:val="none" w:sz="0" w:space="0" w:color="auto"/>
                <w:left w:val="none" w:sz="0" w:space="0" w:color="auto"/>
                <w:bottom w:val="none" w:sz="0" w:space="0" w:color="auto"/>
                <w:right w:val="none" w:sz="0" w:space="0" w:color="auto"/>
              </w:divBdr>
            </w:div>
            <w:div w:id="225603342">
              <w:marLeft w:val="0"/>
              <w:marRight w:val="0"/>
              <w:marTop w:val="40"/>
              <w:marBottom w:val="40"/>
              <w:divBdr>
                <w:top w:val="none" w:sz="0" w:space="0" w:color="auto"/>
                <w:left w:val="none" w:sz="0" w:space="0" w:color="auto"/>
                <w:bottom w:val="none" w:sz="0" w:space="0" w:color="auto"/>
                <w:right w:val="none" w:sz="0" w:space="0" w:color="auto"/>
              </w:divBdr>
            </w:div>
            <w:div w:id="253251810">
              <w:marLeft w:val="0"/>
              <w:marRight w:val="0"/>
              <w:marTop w:val="0"/>
              <w:marBottom w:val="0"/>
              <w:divBdr>
                <w:top w:val="none" w:sz="0" w:space="0" w:color="auto"/>
                <w:left w:val="none" w:sz="0" w:space="0" w:color="auto"/>
                <w:bottom w:val="none" w:sz="0" w:space="0" w:color="auto"/>
                <w:right w:val="none" w:sz="0" w:space="0" w:color="auto"/>
              </w:divBdr>
            </w:div>
            <w:div w:id="288826499">
              <w:marLeft w:val="0"/>
              <w:marRight w:val="0"/>
              <w:marTop w:val="40"/>
              <w:marBottom w:val="40"/>
              <w:divBdr>
                <w:top w:val="none" w:sz="0" w:space="0" w:color="auto"/>
                <w:left w:val="none" w:sz="0" w:space="0" w:color="auto"/>
                <w:bottom w:val="none" w:sz="0" w:space="0" w:color="auto"/>
                <w:right w:val="none" w:sz="0" w:space="0" w:color="auto"/>
              </w:divBdr>
            </w:div>
            <w:div w:id="302390463">
              <w:marLeft w:val="0"/>
              <w:marRight w:val="0"/>
              <w:marTop w:val="40"/>
              <w:marBottom w:val="40"/>
              <w:divBdr>
                <w:top w:val="none" w:sz="0" w:space="0" w:color="auto"/>
                <w:left w:val="none" w:sz="0" w:space="0" w:color="auto"/>
                <w:bottom w:val="none" w:sz="0" w:space="0" w:color="auto"/>
                <w:right w:val="none" w:sz="0" w:space="0" w:color="auto"/>
              </w:divBdr>
            </w:div>
            <w:div w:id="394547553">
              <w:marLeft w:val="0"/>
              <w:marRight w:val="0"/>
              <w:marTop w:val="40"/>
              <w:marBottom w:val="40"/>
              <w:divBdr>
                <w:top w:val="none" w:sz="0" w:space="0" w:color="auto"/>
                <w:left w:val="none" w:sz="0" w:space="0" w:color="auto"/>
                <w:bottom w:val="none" w:sz="0" w:space="0" w:color="auto"/>
                <w:right w:val="none" w:sz="0" w:space="0" w:color="auto"/>
              </w:divBdr>
            </w:div>
            <w:div w:id="401215216">
              <w:marLeft w:val="0"/>
              <w:marRight w:val="0"/>
              <w:marTop w:val="40"/>
              <w:marBottom w:val="40"/>
              <w:divBdr>
                <w:top w:val="none" w:sz="0" w:space="0" w:color="auto"/>
                <w:left w:val="none" w:sz="0" w:space="0" w:color="auto"/>
                <w:bottom w:val="none" w:sz="0" w:space="0" w:color="auto"/>
                <w:right w:val="none" w:sz="0" w:space="0" w:color="auto"/>
              </w:divBdr>
            </w:div>
            <w:div w:id="401411845">
              <w:marLeft w:val="0"/>
              <w:marRight w:val="0"/>
              <w:marTop w:val="40"/>
              <w:marBottom w:val="40"/>
              <w:divBdr>
                <w:top w:val="none" w:sz="0" w:space="0" w:color="auto"/>
                <w:left w:val="none" w:sz="0" w:space="0" w:color="auto"/>
                <w:bottom w:val="none" w:sz="0" w:space="0" w:color="auto"/>
                <w:right w:val="none" w:sz="0" w:space="0" w:color="auto"/>
              </w:divBdr>
            </w:div>
            <w:div w:id="438450753">
              <w:marLeft w:val="0"/>
              <w:marRight w:val="0"/>
              <w:marTop w:val="40"/>
              <w:marBottom w:val="40"/>
              <w:divBdr>
                <w:top w:val="none" w:sz="0" w:space="0" w:color="auto"/>
                <w:left w:val="none" w:sz="0" w:space="0" w:color="auto"/>
                <w:bottom w:val="none" w:sz="0" w:space="0" w:color="auto"/>
                <w:right w:val="none" w:sz="0" w:space="0" w:color="auto"/>
              </w:divBdr>
            </w:div>
            <w:div w:id="461923634">
              <w:marLeft w:val="0"/>
              <w:marRight w:val="0"/>
              <w:marTop w:val="40"/>
              <w:marBottom w:val="40"/>
              <w:divBdr>
                <w:top w:val="none" w:sz="0" w:space="0" w:color="auto"/>
                <w:left w:val="none" w:sz="0" w:space="0" w:color="auto"/>
                <w:bottom w:val="none" w:sz="0" w:space="0" w:color="auto"/>
                <w:right w:val="none" w:sz="0" w:space="0" w:color="auto"/>
              </w:divBdr>
            </w:div>
            <w:div w:id="491990637">
              <w:marLeft w:val="0"/>
              <w:marRight w:val="0"/>
              <w:marTop w:val="40"/>
              <w:marBottom w:val="40"/>
              <w:divBdr>
                <w:top w:val="none" w:sz="0" w:space="0" w:color="auto"/>
                <w:left w:val="none" w:sz="0" w:space="0" w:color="auto"/>
                <w:bottom w:val="none" w:sz="0" w:space="0" w:color="auto"/>
                <w:right w:val="none" w:sz="0" w:space="0" w:color="auto"/>
              </w:divBdr>
            </w:div>
            <w:div w:id="525754552">
              <w:marLeft w:val="0"/>
              <w:marRight w:val="0"/>
              <w:marTop w:val="0"/>
              <w:marBottom w:val="0"/>
              <w:divBdr>
                <w:top w:val="none" w:sz="0" w:space="0" w:color="auto"/>
                <w:left w:val="none" w:sz="0" w:space="0" w:color="auto"/>
                <w:bottom w:val="none" w:sz="0" w:space="0" w:color="auto"/>
                <w:right w:val="none" w:sz="0" w:space="0" w:color="auto"/>
              </w:divBdr>
            </w:div>
            <w:div w:id="529025374">
              <w:marLeft w:val="0"/>
              <w:marRight w:val="0"/>
              <w:marTop w:val="40"/>
              <w:marBottom w:val="40"/>
              <w:divBdr>
                <w:top w:val="none" w:sz="0" w:space="0" w:color="auto"/>
                <w:left w:val="none" w:sz="0" w:space="0" w:color="auto"/>
                <w:bottom w:val="none" w:sz="0" w:space="0" w:color="auto"/>
                <w:right w:val="none" w:sz="0" w:space="0" w:color="auto"/>
              </w:divBdr>
            </w:div>
            <w:div w:id="535503447">
              <w:marLeft w:val="0"/>
              <w:marRight w:val="0"/>
              <w:marTop w:val="40"/>
              <w:marBottom w:val="40"/>
              <w:divBdr>
                <w:top w:val="none" w:sz="0" w:space="0" w:color="auto"/>
                <w:left w:val="none" w:sz="0" w:space="0" w:color="auto"/>
                <w:bottom w:val="none" w:sz="0" w:space="0" w:color="auto"/>
                <w:right w:val="none" w:sz="0" w:space="0" w:color="auto"/>
              </w:divBdr>
            </w:div>
            <w:div w:id="536508752">
              <w:marLeft w:val="0"/>
              <w:marRight w:val="0"/>
              <w:marTop w:val="40"/>
              <w:marBottom w:val="40"/>
              <w:divBdr>
                <w:top w:val="none" w:sz="0" w:space="0" w:color="auto"/>
                <w:left w:val="none" w:sz="0" w:space="0" w:color="auto"/>
                <w:bottom w:val="none" w:sz="0" w:space="0" w:color="auto"/>
                <w:right w:val="none" w:sz="0" w:space="0" w:color="auto"/>
              </w:divBdr>
            </w:div>
            <w:div w:id="540746112">
              <w:marLeft w:val="0"/>
              <w:marRight w:val="0"/>
              <w:marTop w:val="40"/>
              <w:marBottom w:val="40"/>
              <w:divBdr>
                <w:top w:val="none" w:sz="0" w:space="0" w:color="auto"/>
                <w:left w:val="none" w:sz="0" w:space="0" w:color="auto"/>
                <w:bottom w:val="none" w:sz="0" w:space="0" w:color="auto"/>
                <w:right w:val="none" w:sz="0" w:space="0" w:color="auto"/>
              </w:divBdr>
            </w:div>
            <w:div w:id="550194885">
              <w:marLeft w:val="0"/>
              <w:marRight w:val="0"/>
              <w:marTop w:val="40"/>
              <w:marBottom w:val="40"/>
              <w:divBdr>
                <w:top w:val="none" w:sz="0" w:space="0" w:color="auto"/>
                <w:left w:val="none" w:sz="0" w:space="0" w:color="auto"/>
                <w:bottom w:val="none" w:sz="0" w:space="0" w:color="auto"/>
                <w:right w:val="none" w:sz="0" w:space="0" w:color="auto"/>
              </w:divBdr>
            </w:div>
            <w:div w:id="564025706">
              <w:marLeft w:val="0"/>
              <w:marRight w:val="0"/>
              <w:marTop w:val="40"/>
              <w:marBottom w:val="40"/>
              <w:divBdr>
                <w:top w:val="none" w:sz="0" w:space="0" w:color="auto"/>
                <w:left w:val="none" w:sz="0" w:space="0" w:color="auto"/>
                <w:bottom w:val="none" w:sz="0" w:space="0" w:color="auto"/>
                <w:right w:val="none" w:sz="0" w:space="0" w:color="auto"/>
              </w:divBdr>
            </w:div>
            <w:div w:id="623194560">
              <w:marLeft w:val="0"/>
              <w:marRight w:val="0"/>
              <w:marTop w:val="40"/>
              <w:marBottom w:val="40"/>
              <w:divBdr>
                <w:top w:val="none" w:sz="0" w:space="0" w:color="auto"/>
                <w:left w:val="none" w:sz="0" w:space="0" w:color="auto"/>
                <w:bottom w:val="none" w:sz="0" w:space="0" w:color="auto"/>
                <w:right w:val="none" w:sz="0" w:space="0" w:color="auto"/>
              </w:divBdr>
            </w:div>
            <w:div w:id="655961753">
              <w:marLeft w:val="0"/>
              <w:marRight w:val="0"/>
              <w:marTop w:val="40"/>
              <w:marBottom w:val="40"/>
              <w:divBdr>
                <w:top w:val="none" w:sz="0" w:space="0" w:color="auto"/>
                <w:left w:val="none" w:sz="0" w:space="0" w:color="auto"/>
                <w:bottom w:val="none" w:sz="0" w:space="0" w:color="auto"/>
                <w:right w:val="none" w:sz="0" w:space="0" w:color="auto"/>
              </w:divBdr>
            </w:div>
            <w:div w:id="658533160">
              <w:marLeft w:val="0"/>
              <w:marRight w:val="0"/>
              <w:marTop w:val="40"/>
              <w:marBottom w:val="40"/>
              <w:divBdr>
                <w:top w:val="none" w:sz="0" w:space="0" w:color="auto"/>
                <w:left w:val="none" w:sz="0" w:space="0" w:color="auto"/>
                <w:bottom w:val="none" w:sz="0" w:space="0" w:color="auto"/>
                <w:right w:val="none" w:sz="0" w:space="0" w:color="auto"/>
              </w:divBdr>
            </w:div>
            <w:div w:id="712123049">
              <w:marLeft w:val="0"/>
              <w:marRight w:val="0"/>
              <w:marTop w:val="40"/>
              <w:marBottom w:val="40"/>
              <w:divBdr>
                <w:top w:val="none" w:sz="0" w:space="0" w:color="auto"/>
                <w:left w:val="none" w:sz="0" w:space="0" w:color="auto"/>
                <w:bottom w:val="none" w:sz="0" w:space="0" w:color="auto"/>
                <w:right w:val="none" w:sz="0" w:space="0" w:color="auto"/>
              </w:divBdr>
            </w:div>
            <w:div w:id="722680705">
              <w:marLeft w:val="0"/>
              <w:marRight w:val="0"/>
              <w:marTop w:val="40"/>
              <w:marBottom w:val="40"/>
              <w:divBdr>
                <w:top w:val="none" w:sz="0" w:space="0" w:color="auto"/>
                <w:left w:val="none" w:sz="0" w:space="0" w:color="auto"/>
                <w:bottom w:val="none" w:sz="0" w:space="0" w:color="auto"/>
                <w:right w:val="none" w:sz="0" w:space="0" w:color="auto"/>
              </w:divBdr>
            </w:div>
            <w:div w:id="735057242">
              <w:marLeft w:val="0"/>
              <w:marRight w:val="0"/>
              <w:marTop w:val="40"/>
              <w:marBottom w:val="40"/>
              <w:divBdr>
                <w:top w:val="none" w:sz="0" w:space="0" w:color="auto"/>
                <w:left w:val="none" w:sz="0" w:space="0" w:color="auto"/>
                <w:bottom w:val="none" w:sz="0" w:space="0" w:color="auto"/>
                <w:right w:val="none" w:sz="0" w:space="0" w:color="auto"/>
              </w:divBdr>
            </w:div>
            <w:div w:id="735321385">
              <w:marLeft w:val="0"/>
              <w:marRight w:val="0"/>
              <w:marTop w:val="0"/>
              <w:marBottom w:val="0"/>
              <w:divBdr>
                <w:top w:val="none" w:sz="0" w:space="0" w:color="auto"/>
                <w:left w:val="none" w:sz="0" w:space="0" w:color="auto"/>
                <w:bottom w:val="none" w:sz="0" w:space="0" w:color="auto"/>
                <w:right w:val="none" w:sz="0" w:space="0" w:color="auto"/>
              </w:divBdr>
            </w:div>
            <w:div w:id="782654147">
              <w:marLeft w:val="0"/>
              <w:marRight w:val="0"/>
              <w:marTop w:val="0"/>
              <w:marBottom w:val="0"/>
              <w:divBdr>
                <w:top w:val="none" w:sz="0" w:space="0" w:color="auto"/>
                <w:left w:val="none" w:sz="0" w:space="0" w:color="auto"/>
                <w:bottom w:val="none" w:sz="0" w:space="0" w:color="auto"/>
                <w:right w:val="none" w:sz="0" w:space="0" w:color="auto"/>
              </w:divBdr>
            </w:div>
            <w:div w:id="792140096">
              <w:marLeft w:val="0"/>
              <w:marRight w:val="0"/>
              <w:marTop w:val="40"/>
              <w:marBottom w:val="40"/>
              <w:divBdr>
                <w:top w:val="none" w:sz="0" w:space="0" w:color="auto"/>
                <w:left w:val="none" w:sz="0" w:space="0" w:color="auto"/>
                <w:bottom w:val="none" w:sz="0" w:space="0" w:color="auto"/>
                <w:right w:val="none" w:sz="0" w:space="0" w:color="auto"/>
              </w:divBdr>
            </w:div>
            <w:div w:id="826365839">
              <w:marLeft w:val="0"/>
              <w:marRight w:val="0"/>
              <w:marTop w:val="40"/>
              <w:marBottom w:val="40"/>
              <w:divBdr>
                <w:top w:val="none" w:sz="0" w:space="0" w:color="auto"/>
                <w:left w:val="none" w:sz="0" w:space="0" w:color="auto"/>
                <w:bottom w:val="none" w:sz="0" w:space="0" w:color="auto"/>
                <w:right w:val="none" w:sz="0" w:space="0" w:color="auto"/>
              </w:divBdr>
            </w:div>
            <w:div w:id="831870756">
              <w:marLeft w:val="0"/>
              <w:marRight w:val="0"/>
              <w:marTop w:val="40"/>
              <w:marBottom w:val="40"/>
              <w:divBdr>
                <w:top w:val="none" w:sz="0" w:space="0" w:color="auto"/>
                <w:left w:val="none" w:sz="0" w:space="0" w:color="auto"/>
                <w:bottom w:val="none" w:sz="0" w:space="0" w:color="auto"/>
                <w:right w:val="none" w:sz="0" w:space="0" w:color="auto"/>
              </w:divBdr>
            </w:div>
            <w:div w:id="910195251">
              <w:marLeft w:val="0"/>
              <w:marRight w:val="0"/>
              <w:marTop w:val="40"/>
              <w:marBottom w:val="40"/>
              <w:divBdr>
                <w:top w:val="none" w:sz="0" w:space="0" w:color="auto"/>
                <w:left w:val="none" w:sz="0" w:space="0" w:color="auto"/>
                <w:bottom w:val="none" w:sz="0" w:space="0" w:color="auto"/>
                <w:right w:val="none" w:sz="0" w:space="0" w:color="auto"/>
              </w:divBdr>
            </w:div>
            <w:div w:id="959923449">
              <w:marLeft w:val="0"/>
              <w:marRight w:val="0"/>
              <w:marTop w:val="40"/>
              <w:marBottom w:val="40"/>
              <w:divBdr>
                <w:top w:val="none" w:sz="0" w:space="0" w:color="auto"/>
                <w:left w:val="none" w:sz="0" w:space="0" w:color="auto"/>
                <w:bottom w:val="none" w:sz="0" w:space="0" w:color="auto"/>
                <w:right w:val="none" w:sz="0" w:space="0" w:color="auto"/>
              </w:divBdr>
            </w:div>
            <w:div w:id="965044696">
              <w:marLeft w:val="0"/>
              <w:marRight w:val="0"/>
              <w:marTop w:val="40"/>
              <w:marBottom w:val="40"/>
              <w:divBdr>
                <w:top w:val="none" w:sz="0" w:space="0" w:color="auto"/>
                <w:left w:val="none" w:sz="0" w:space="0" w:color="auto"/>
                <w:bottom w:val="none" w:sz="0" w:space="0" w:color="auto"/>
                <w:right w:val="none" w:sz="0" w:space="0" w:color="auto"/>
              </w:divBdr>
            </w:div>
            <w:div w:id="987633355">
              <w:marLeft w:val="0"/>
              <w:marRight w:val="0"/>
              <w:marTop w:val="40"/>
              <w:marBottom w:val="40"/>
              <w:divBdr>
                <w:top w:val="none" w:sz="0" w:space="0" w:color="auto"/>
                <w:left w:val="none" w:sz="0" w:space="0" w:color="auto"/>
                <w:bottom w:val="none" w:sz="0" w:space="0" w:color="auto"/>
                <w:right w:val="none" w:sz="0" w:space="0" w:color="auto"/>
              </w:divBdr>
            </w:div>
            <w:div w:id="998464639">
              <w:marLeft w:val="0"/>
              <w:marRight w:val="0"/>
              <w:marTop w:val="40"/>
              <w:marBottom w:val="40"/>
              <w:divBdr>
                <w:top w:val="none" w:sz="0" w:space="0" w:color="auto"/>
                <w:left w:val="none" w:sz="0" w:space="0" w:color="auto"/>
                <w:bottom w:val="none" w:sz="0" w:space="0" w:color="auto"/>
                <w:right w:val="none" w:sz="0" w:space="0" w:color="auto"/>
              </w:divBdr>
            </w:div>
            <w:div w:id="999968099">
              <w:marLeft w:val="0"/>
              <w:marRight w:val="0"/>
              <w:marTop w:val="40"/>
              <w:marBottom w:val="40"/>
              <w:divBdr>
                <w:top w:val="none" w:sz="0" w:space="0" w:color="auto"/>
                <w:left w:val="none" w:sz="0" w:space="0" w:color="auto"/>
                <w:bottom w:val="none" w:sz="0" w:space="0" w:color="auto"/>
                <w:right w:val="none" w:sz="0" w:space="0" w:color="auto"/>
              </w:divBdr>
            </w:div>
            <w:div w:id="1031879105">
              <w:marLeft w:val="0"/>
              <w:marRight w:val="0"/>
              <w:marTop w:val="40"/>
              <w:marBottom w:val="40"/>
              <w:divBdr>
                <w:top w:val="none" w:sz="0" w:space="0" w:color="auto"/>
                <w:left w:val="none" w:sz="0" w:space="0" w:color="auto"/>
                <w:bottom w:val="none" w:sz="0" w:space="0" w:color="auto"/>
                <w:right w:val="none" w:sz="0" w:space="0" w:color="auto"/>
              </w:divBdr>
            </w:div>
            <w:div w:id="1043627738">
              <w:marLeft w:val="0"/>
              <w:marRight w:val="0"/>
              <w:marTop w:val="40"/>
              <w:marBottom w:val="40"/>
              <w:divBdr>
                <w:top w:val="none" w:sz="0" w:space="0" w:color="auto"/>
                <w:left w:val="none" w:sz="0" w:space="0" w:color="auto"/>
                <w:bottom w:val="none" w:sz="0" w:space="0" w:color="auto"/>
                <w:right w:val="none" w:sz="0" w:space="0" w:color="auto"/>
              </w:divBdr>
            </w:div>
            <w:div w:id="1052000626">
              <w:marLeft w:val="0"/>
              <w:marRight w:val="0"/>
              <w:marTop w:val="40"/>
              <w:marBottom w:val="40"/>
              <w:divBdr>
                <w:top w:val="none" w:sz="0" w:space="0" w:color="auto"/>
                <w:left w:val="none" w:sz="0" w:space="0" w:color="auto"/>
                <w:bottom w:val="none" w:sz="0" w:space="0" w:color="auto"/>
                <w:right w:val="none" w:sz="0" w:space="0" w:color="auto"/>
              </w:divBdr>
            </w:div>
            <w:div w:id="1122729548">
              <w:marLeft w:val="0"/>
              <w:marRight w:val="0"/>
              <w:marTop w:val="40"/>
              <w:marBottom w:val="40"/>
              <w:divBdr>
                <w:top w:val="none" w:sz="0" w:space="0" w:color="auto"/>
                <w:left w:val="none" w:sz="0" w:space="0" w:color="auto"/>
                <w:bottom w:val="none" w:sz="0" w:space="0" w:color="auto"/>
                <w:right w:val="none" w:sz="0" w:space="0" w:color="auto"/>
              </w:divBdr>
            </w:div>
            <w:div w:id="1124932538">
              <w:marLeft w:val="0"/>
              <w:marRight w:val="0"/>
              <w:marTop w:val="40"/>
              <w:marBottom w:val="40"/>
              <w:divBdr>
                <w:top w:val="none" w:sz="0" w:space="0" w:color="auto"/>
                <w:left w:val="none" w:sz="0" w:space="0" w:color="auto"/>
                <w:bottom w:val="none" w:sz="0" w:space="0" w:color="auto"/>
                <w:right w:val="none" w:sz="0" w:space="0" w:color="auto"/>
              </w:divBdr>
            </w:div>
            <w:div w:id="1142967189">
              <w:marLeft w:val="0"/>
              <w:marRight w:val="0"/>
              <w:marTop w:val="40"/>
              <w:marBottom w:val="40"/>
              <w:divBdr>
                <w:top w:val="none" w:sz="0" w:space="0" w:color="auto"/>
                <w:left w:val="none" w:sz="0" w:space="0" w:color="auto"/>
                <w:bottom w:val="none" w:sz="0" w:space="0" w:color="auto"/>
                <w:right w:val="none" w:sz="0" w:space="0" w:color="auto"/>
              </w:divBdr>
            </w:div>
            <w:div w:id="1158811435">
              <w:marLeft w:val="0"/>
              <w:marRight w:val="0"/>
              <w:marTop w:val="0"/>
              <w:marBottom w:val="0"/>
              <w:divBdr>
                <w:top w:val="none" w:sz="0" w:space="0" w:color="auto"/>
                <w:left w:val="none" w:sz="0" w:space="0" w:color="auto"/>
                <w:bottom w:val="none" w:sz="0" w:space="0" w:color="auto"/>
                <w:right w:val="none" w:sz="0" w:space="0" w:color="auto"/>
              </w:divBdr>
            </w:div>
            <w:div w:id="1162622084">
              <w:marLeft w:val="0"/>
              <w:marRight w:val="0"/>
              <w:marTop w:val="0"/>
              <w:marBottom w:val="0"/>
              <w:divBdr>
                <w:top w:val="none" w:sz="0" w:space="0" w:color="auto"/>
                <w:left w:val="none" w:sz="0" w:space="0" w:color="auto"/>
                <w:bottom w:val="none" w:sz="0" w:space="0" w:color="auto"/>
                <w:right w:val="none" w:sz="0" w:space="0" w:color="auto"/>
              </w:divBdr>
            </w:div>
            <w:div w:id="1167555271">
              <w:marLeft w:val="0"/>
              <w:marRight w:val="0"/>
              <w:marTop w:val="40"/>
              <w:marBottom w:val="40"/>
              <w:divBdr>
                <w:top w:val="none" w:sz="0" w:space="0" w:color="auto"/>
                <w:left w:val="none" w:sz="0" w:space="0" w:color="auto"/>
                <w:bottom w:val="none" w:sz="0" w:space="0" w:color="auto"/>
                <w:right w:val="none" w:sz="0" w:space="0" w:color="auto"/>
              </w:divBdr>
            </w:div>
            <w:div w:id="1172183124">
              <w:marLeft w:val="0"/>
              <w:marRight w:val="0"/>
              <w:marTop w:val="40"/>
              <w:marBottom w:val="40"/>
              <w:divBdr>
                <w:top w:val="none" w:sz="0" w:space="0" w:color="auto"/>
                <w:left w:val="none" w:sz="0" w:space="0" w:color="auto"/>
                <w:bottom w:val="none" w:sz="0" w:space="0" w:color="auto"/>
                <w:right w:val="none" w:sz="0" w:space="0" w:color="auto"/>
              </w:divBdr>
            </w:div>
            <w:div w:id="1190945990">
              <w:marLeft w:val="0"/>
              <w:marRight w:val="0"/>
              <w:marTop w:val="40"/>
              <w:marBottom w:val="40"/>
              <w:divBdr>
                <w:top w:val="none" w:sz="0" w:space="0" w:color="auto"/>
                <w:left w:val="none" w:sz="0" w:space="0" w:color="auto"/>
                <w:bottom w:val="none" w:sz="0" w:space="0" w:color="auto"/>
                <w:right w:val="none" w:sz="0" w:space="0" w:color="auto"/>
              </w:divBdr>
            </w:div>
            <w:div w:id="1228801778">
              <w:marLeft w:val="0"/>
              <w:marRight w:val="0"/>
              <w:marTop w:val="40"/>
              <w:marBottom w:val="40"/>
              <w:divBdr>
                <w:top w:val="none" w:sz="0" w:space="0" w:color="auto"/>
                <w:left w:val="none" w:sz="0" w:space="0" w:color="auto"/>
                <w:bottom w:val="none" w:sz="0" w:space="0" w:color="auto"/>
                <w:right w:val="none" w:sz="0" w:space="0" w:color="auto"/>
              </w:divBdr>
            </w:div>
            <w:div w:id="1234703883">
              <w:marLeft w:val="0"/>
              <w:marRight w:val="0"/>
              <w:marTop w:val="40"/>
              <w:marBottom w:val="40"/>
              <w:divBdr>
                <w:top w:val="none" w:sz="0" w:space="0" w:color="auto"/>
                <w:left w:val="none" w:sz="0" w:space="0" w:color="auto"/>
                <w:bottom w:val="none" w:sz="0" w:space="0" w:color="auto"/>
                <w:right w:val="none" w:sz="0" w:space="0" w:color="auto"/>
              </w:divBdr>
            </w:div>
            <w:div w:id="1258366419">
              <w:marLeft w:val="0"/>
              <w:marRight w:val="0"/>
              <w:marTop w:val="40"/>
              <w:marBottom w:val="40"/>
              <w:divBdr>
                <w:top w:val="none" w:sz="0" w:space="0" w:color="auto"/>
                <w:left w:val="none" w:sz="0" w:space="0" w:color="auto"/>
                <w:bottom w:val="none" w:sz="0" w:space="0" w:color="auto"/>
                <w:right w:val="none" w:sz="0" w:space="0" w:color="auto"/>
              </w:divBdr>
            </w:div>
            <w:div w:id="1266696450">
              <w:marLeft w:val="0"/>
              <w:marRight w:val="0"/>
              <w:marTop w:val="40"/>
              <w:marBottom w:val="40"/>
              <w:divBdr>
                <w:top w:val="none" w:sz="0" w:space="0" w:color="auto"/>
                <w:left w:val="none" w:sz="0" w:space="0" w:color="auto"/>
                <w:bottom w:val="none" w:sz="0" w:space="0" w:color="auto"/>
                <w:right w:val="none" w:sz="0" w:space="0" w:color="auto"/>
              </w:divBdr>
            </w:div>
            <w:div w:id="1270041872">
              <w:marLeft w:val="0"/>
              <w:marRight w:val="0"/>
              <w:marTop w:val="40"/>
              <w:marBottom w:val="40"/>
              <w:divBdr>
                <w:top w:val="none" w:sz="0" w:space="0" w:color="auto"/>
                <w:left w:val="none" w:sz="0" w:space="0" w:color="auto"/>
                <w:bottom w:val="none" w:sz="0" w:space="0" w:color="auto"/>
                <w:right w:val="none" w:sz="0" w:space="0" w:color="auto"/>
              </w:divBdr>
            </w:div>
            <w:div w:id="1296372808">
              <w:marLeft w:val="0"/>
              <w:marRight w:val="0"/>
              <w:marTop w:val="40"/>
              <w:marBottom w:val="40"/>
              <w:divBdr>
                <w:top w:val="none" w:sz="0" w:space="0" w:color="auto"/>
                <w:left w:val="none" w:sz="0" w:space="0" w:color="auto"/>
                <w:bottom w:val="none" w:sz="0" w:space="0" w:color="auto"/>
                <w:right w:val="none" w:sz="0" w:space="0" w:color="auto"/>
              </w:divBdr>
            </w:div>
            <w:div w:id="1321228710">
              <w:marLeft w:val="0"/>
              <w:marRight w:val="0"/>
              <w:marTop w:val="40"/>
              <w:marBottom w:val="40"/>
              <w:divBdr>
                <w:top w:val="none" w:sz="0" w:space="0" w:color="auto"/>
                <w:left w:val="none" w:sz="0" w:space="0" w:color="auto"/>
                <w:bottom w:val="none" w:sz="0" w:space="0" w:color="auto"/>
                <w:right w:val="none" w:sz="0" w:space="0" w:color="auto"/>
              </w:divBdr>
            </w:div>
            <w:div w:id="1338996322">
              <w:marLeft w:val="0"/>
              <w:marRight w:val="0"/>
              <w:marTop w:val="40"/>
              <w:marBottom w:val="40"/>
              <w:divBdr>
                <w:top w:val="none" w:sz="0" w:space="0" w:color="auto"/>
                <w:left w:val="none" w:sz="0" w:space="0" w:color="auto"/>
                <w:bottom w:val="none" w:sz="0" w:space="0" w:color="auto"/>
                <w:right w:val="none" w:sz="0" w:space="0" w:color="auto"/>
              </w:divBdr>
            </w:div>
            <w:div w:id="1344551368">
              <w:marLeft w:val="0"/>
              <w:marRight w:val="0"/>
              <w:marTop w:val="40"/>
              <w:marBottom w:val="40"/>
              <w:divBdr>
                <w:top w:val="none" w:sz="0" w:space="0" w:color="auto"/>
                <w:left w:val="none" w:sz="0" w:space="0" w:color="auto"/>
                <w:bottom w:val="none" w:sz="0" w:space="0" w:color="auto"/>
                <w:right w:val="none" w:sz="0" w:space="0" w:color="auto"/>
              </w:divBdr>
            </w:div>
            <w:div w:id="1421875652">
              <w:marLeft w:val="0"/>
              <w:marRight w:val="0"/>
              <w:marTop w:val="40"/>
              <w:marBottom w:val="40"/>
              <w:divBdr>
                <w:top w:val="none" w:sz="0" w:space="0" w:color="auto"/>
                <w:left w:val="none" w:sz="0" w:space="0" w:color="auto"/>
                <w:bottom w:val="none" w:sz="0" w:space="0" w:color="auto"/>
                <w:right w:val="none" w:sz="0" w:space="0" w:color="auto"/>
              </w:divBdr>
            </w:div>
            <w:div w:id="1424645601">
              <w:marLeft w:val="0"/>
              <w:marRight w:val="0"/>
              <w:marTop w:val="40"/>
              <w:marBottom w:val="40"/>
              <w:divBdr>
                <w:top w:val="none" w:sz="0" w:space="0" w:color="auto"/>
                <w:left w:val="none" w:sz="0" w:space="0" w:color="auto"/>
                <w:bottom w:val="none" w:sz="0" w:space="0" w:color="auto"/>
                <w:right w:val="none" w:sz="0" w:space="0" w:color="auto"/>
              </w:divBdr>
            </w:div>
            <w:div w:id="1509104267">
              <w:marLeft w:val="0"/>
              <w:marRight w:val="0"/>
              <w:marTop w:val="40"/>
              <w:marBottom w:val="40"/>
              <w:divBdr>
                <w:top w:val="none" w:sz="0" w:space="0" w:color="auto"/>
                <w:left w:val="none" w:sz="0" w:space="0" w:color="auto"/>
                <w:bottom w:val="none" w:sz="0" w:space="0" w:color="auto"/>
                <w:right w:val="none" w:sz="0" w:space="0" w:color="auto"/>
              </w:divBdr>
            </w:div>
            <w:div w:id="1526015861">
              <w:marLeft w:val="0"/>
              <w:marRight w:val="0"/>
              <w:marTop w:val="40"/>
              <w:marBottom w:val="40"/>
              <w:divBdr>
                <w:top w:val="none" w:sz="0" w:space="0" w:color="auto"/>
                <w:left w:val="none" w:sz="0" w:space="0" w:color="auto"/>
                <w:bottom w:val="none" w:sz="0" w:space="0" w:color="auto"/>
                <w:right w:val="none" w:sz="0" w:space="0" w:color="auto"/>
              </w:divBdr>
            </w:div>
            <w:div w:id="1565985569">
              <w:marLeft w:val="0"/>
              <w:marRight w:val="0"/>
              <w:marTop w:val="40"/>
              <w:marBottom w:val="40"/>
              <w:divBdr>
                <w:top w:val="none" w:sz="0" w:space="0" w:color="auto"/>
                <w:left w:val="none" w:sz="0" w:space="0" w:color="auto"/>
                <w:bottom w:val="none" w:sz="0" w:space="0" w:color="auto"/>
                <w:right w:val="none" w:sz="0" w:space="0" w:color="auto"/>
              </w:divBdr>
            </w:div>
            <w:div w:id="1586377623">
              <w:marLeft w:val="0"/>
              <w:marRight w:val="0"/>
              <w:marTop w:val="40"/>
              <w:marBottom w:val="40"/>
              <w:divBdr>
                <w:top w:val="none" w:sz="0" w:space="0" w:color="auto"/>
                <w:left w:val="none" w:sz="0" w:space="0" w:color="auto"/>
                <w:bottom w:val="none" w:sz="0" w:space="0" w:color="auto"/>
                <w:right w:val="none" w:sz="0" w:space="0" w:color="auto"/>
              </w:divBdr>
            </w:div>
            <w:div w:id="1608385493">
              <w:marLeft w:val="0"/>
              <w:marRight w:val="0"/>
              <w:marTop w:val="0"/>
              <w:marBottom w:val="0"/>
              <w:divBdr>
                <w:top w:val="none" w:sz="0" w:space="0" w:color="auto"/>
                <w:left w:val="none" w:sz="0" w:space="0" w:color="auto"/>
                <w:bottom w:val="none" w:sz="0" w:space="0" w:color="auto"/>
                <w:right w:val="none" w:sz="0" w:space="0" w:color="auto"/>
              </w:divBdr>
            </w:div>
            <w:div w:id="1611158414">
              <w:marLeft w:val="0"/>
              <w:marRight w:val="0"/>
              <w:marTop w:val="40"/>
              <w:marBottom w:val="40"/>
              <w:divBdr>
                <w:top w:val="none" w:sz="0" w:space="0" w:color="auto"/>
                <w:left w:val="none" w:sz="0" w:space="0" w:color="auto"/>
                <w:bottom w:val="none" w:sz="0" w:space="0" w:color="auto"/>
                <w:right w:val="none" w:sz="0" w:space="0" w:color="auto"/>
              </w:divBdr>
            </w:div>
            <w:div w:id="1621841170">
              <w:marLeft w:val="0"/>
              <w:marRight w:val="0"/>
              <w:marTop w:val="40"/>
              <w:marBottom w:val="40"/>
              <w:divBdr>
                <w:top w:val="none" w:sz="0" w:space="0" w:color="auto"/>
                <w:left w:val="none" w:sz="0" w:space="0" w:color="auto"/>
                <w:bottom w:val="none" w:sz="0" w:space="0" w:color="auto"/>
                <w:right w:val="none" w:sz="0" w:space="0" w:color="auto"/>
              </w:divBdr>
            </w:div>
            <w:div w:id="1636988675">
              <w:marLeft w:val="0"/>
              <w:marRight w:val="0"/>
              <w:marTop w:val="40"/>
              <w:marBottom w:val="40"/>
              <w:divBdr>
                <w:top w:val="none" w:sz="0" w:space="0" w:color="auto"/>
                <w:left w:val="none" w:sz="0" w:space="0" w:color="auto"/>
                <w:bottom w:val="none" w:sz="0" w:space="0" w:color="auto"/>
                <w:right w:val="none" w:sz="0" w:space="0" w:color="auto"/>
              </w:divBdr>
            </w:div>
            <w:div w:id="1650209692">
              <w:marLeft w:val="0"/>
              <w:marRight w:val="0"/>
              <w:marTop w:val="0"/>
              <w:marBottom w:val="0"/>
              <w:divBdr>
                <w:top w:val="none" w:sz="0" w:space="0" w:color="auto"/>
                <w:left w:val="none" w:sz="0" w:space="0" w:color="auto"/>
                <w:bottom w:val="none" w:sz="0" w:space="0" w:color="auto"/>
                <w:right w:val="none" w:sz="0" w:space="0" w:color="auto"/>
              </w:divBdr>
            </w:div>
            <w:div w:id="1663653914">
              <w:marLeft w:val="0"/>
              <w:marRight w:val="0"/>
              <w:marTop w:val="40"/>
              <w:marBottom w:val="40"/>
              <w:divBdr>
                <w:top w:val="none" w:sz="0" w:space="0" w:color="auto"/>
                <w:left w:val="none" w:sz="0" w:space="0" w:color="auto"/>
                <w:bottom w:val="none" w:sz="0" w:space="0" w:color="auto"/>
                <w:right w:val="none" w:sz="0" w:space="0" w:color="auto"/>
              </w:divBdr>
            </w:div>
            <w:div w:id="1798716495">
              <w:marLeft w:val="0"/>
              <w:marRight w:val="0"/>
              <w:marTop w:val="40"/>
              <w:marBottom w:val="40"/>
              <w:divBdr>
                <w:top w:val="none" w:sz="0" w:space="0" w:color="auto"/>
                <w:left w:val="none" w:sz="0" w:space="0" w:color="auto"/>
                <w:bottom w:val="none" w:sz="0" w:space="0" w:color="auto"/>
                <w:right w:val="none" w:sz="0" w:space="0" w:color="auto"/>
              </w:divBdr>
            </w:div>
            <w:div w:id="1812936679">
              <w:marLeft w:val="0"/>
              <w:marRight w:val="0"/>
              <w:marTop w:val="40"/>
              <w:marBottom w:val="40"/>
              <w:divBdr>
                <w:top w:val="none" w:sz="0" w:space="0" w:color="auto"/>
                <w:left w:val="none" w:sz="0" w:space="0" w:color="auto"/>
                <w:bottom w:val="none" w:sz="0" w:space="0" w:color="auto"/>
                <w:right w:val="none" w:sz="0" w:space="0" w:color="auto"/>
              </w:divBdr>
            </w:div>
            <w:div w:id="1829323185">
              <w:marLeft w:val="0"/>
              <w:marRight w:val="0"/>
              <w:marTop w:val="40"/>
              <w:marBottom w:val="40"/>
              <w:divBdr>
                <w:top w:val="none" w:sz="0" w:space="0" w:color="auto"/>
                <w:left w:val="none" w:sz="0" w:space="0" w:color="auto"/>
                <w:bottom w:val="none" w:sz="0" w:space="0" w:color="auto"/>
                <w:right w:val="none" w:sz="0" w:space="0" w:color="auto"/>
              </w:divBdr>
            </w:div>
            <w:div w:id="1861312507">
              <w:marLeft w:val="0"/>
              <w:marRight w:val="0"/>
              <w:marTop w:val="0"/>
              <w:marBottom w:val="0"/>
              <w:divBdr>
                <w:top w:val="none" w:sz="0" w:space="0" w:color="auto"/>
                <w:left w:val="none" w:sz="0" w:space="0" w:color="auto"/>
                <w:bottom w:val="none" w:sz="0" w:space="0" w:color="auto"/>
                <w:right w:val="none" w:sz="0" w:space="0" w:color="auto"/>
              </w:divBdr>
            </w:div>
            <w:div w:id="1922181706">
              <w:marLeft w:val="0"/>
              <w:marRight w:val="0"/>
              <w:marTop w:val="40"/>
              <w:marBottom w:val="40"/>
              <w:divBdr>
                <w:top w:val="none" w:sz="0" w:space="0" w:color="auto"/>
                <w:left w:val="none" w:sz="0" w:space="0" w:color="auto"/>
                <w:bottom w:val="none" w:sz="0" w:space="0" w:color="auto"/>
                <w:right w:val="none" w:sz="0" w:space="0" w:color="auto"/>
              </w:divBdr>
            </w:div>
            <w:div w:id="1940528459">
              <w:marLeft w:val="0"/>
              <w:marRight w:val="0"/>
              <w:marTop w:val="0"/>
              <w:marBottom w:val="0"/>
              <w:divBdr>
                <w:top w:val="none" w:sz="0" w:space="0" w:color="auto"/>
                <w:left w:val="none" w:sz="0" w:space="0" w:color="auto"/>
                <w:bottom w:val="none" w:sz="0" w:space="0" w:color="auto"/>
                <w:right w:val="none" w:sz="0" w:space="0" w:color="auto"/>
              </w:divBdr>
            </w:div>
            <w:div w:id="1943877934">
              <w:marLeft w:val="0"/>
              <w:marRight w:val="0"/>
              <w:marTop w:val="0"/>
              <w:marBottom w:val="0"/>
              <w:divBdr>
                <w:top w:val="none" w:sz="0" w:space="0" w:color="auto"/>
                <w:left w:val="none" w:sz="0" w:space="0" w:color="auto"/>
                <w:bottom w:val="none" w:sz="0" w:space="0" w:color="auto"/>
                <w:right w:val="none" w:sz="0" w:space="0" w:color="auto"/>
              </w:divBdr>
            </w:div>
            <w:div w:id="1975402568">
              <w:marLeft w:val="0"/>
              <w:marRight w:val="0"/>
              <w:marTop w:val="40"/>
              <w:marBottom w:val="40"/>
              <w:divBdr>
                <w:top w:val="none" w:sz="0" w:space="0" w:color="auto"/>
                <w:left w:val="none" w:sz="0" w:space="0" w:color="auto"/>
                <w:bottom w:val="none" w:sz="0" w:space="0" w:color="auto"/>
                <w:right w:val="none" w:sz="0" w:space="0" w:color="auto"/>
              </w:divBdr>
            </w:div>
            <w:div w:id="1978027655">
              <w:marLeft w:val="0"/>
              <w:marRight w:val="0"/>
              <w:marTop w:val="0"/>
              <w:marBottom w:val="0"/>
              <w:divBdr>
                <w:top w:val="none" w:sz="0" w:space="0" w:color="auto"/>
                <w:left w:val="none" w:sz="0" w:space="0" w:color="auto"/>
                <w:bottom w:val="none" w:sz="0" w:space="0" w:color="auto"/>
                <w:right w:val="none" w:sz="0" w:space="0" w:color="auto"/>
              </w:divBdr>
            </w:div>
            <w:div w:id="2069257420">
              <w:marLeft w:val="0"/>
              <w:marRight w:val="0"/>
              <w:marTop w:val="0"/>
              <w:marBottom w:val="0"/>
              <w:divBdr>
                <w:top w:val="none" w:sz="0" w:space="0" w:color="auto"/>
                <w:left w:val="none" w:sz="0" w:space="0" w:color="auto"/>
                <w:bottom w:val="none" w:sz="0" w:space="0" w:color="auto"/>
                <w:right w:val="none" w:sz="0" w:space="0" w:color="auto"/>
              </w:divBdr>
            </w:div>
          </w:divsChild>
        </w:div>
        <w:div w:id="1085684314">
          <w:marLeft w:val="0"/>
          <w:marRight w:val="0"/>
          <w:marTop w:val="0"/>
          <w:marBottom w:val="0"/>
          <w:divBdr>
            <w:top w:val="none" w:sz="0" w:space="0" w:color="auto"/>
            <w:left w:val="none" w:sz="0" w:space="0" w:color="auto"/>
            <w:bottom w:val="none" w:sz="0" w:space="0" w:color="auto"/>
            <w:right w:val="none" w:sz="0" w:space="0" w:color="auto"/>
          </w:divBdr>
        </w:div>
      </w:divsChild>
    </w:div>
    <w:div w:id="515770896">
      <w:bodyDiv w:val="1"/>
      <w:marLeft w:val="0"/>
      <w:marRight w:val="0"/>
      <w:marTop w:val="0"/>
      <w:marBottom w:val="0"/>
      <w:divBdr>
        <w:top w:val="none" w:sz="0" w:space="0" w:color="auto"/>
        <w:left w:val="none" w:sz="0" w:space="0" w:color="auto"/>
        <w:bottom w:val="none" w:sz="0" w:space="0" w:color="auto"/>
        <w:right w:val="none" w:sz="0" w:space="0" w:color="auto"/>
      </w:divBdr>
    </w:div>
    <w:div w:id="518392641">
      <w:bodyDiv w:val="1"/>
      <w:marLeft w:val="0"/>
      <w:marRight w:val="0"/>
      <w:marTop w:val="0"/>
      <w:marBottom w:val="0"/>
      <w:divBdr>
        <w:top w:val="none" w:sz="0" w:space="0" w:color="auto"/>
        <w:left w:val="none" w:sz="0" w:space="0" w:color="auto"/>
        <w:bottom w:val="none" w:sz="0" w:space="0" w:color="auto"/>
        <w:right w:val="none" w:sz="0" w:space="0" w:color="auto"/>
      </w:divBdr>
    </w:div>
    <w:div w:id="531461580">
      <w:bodyDiv w:val="1"/>
      <w:marLeft w:val="0"/>
      <w:marRight w:val="0"/>
      <w:marTop w:val="0"/>
      <w:marBottom w:val="0"/>
      <w:divBdr>
        <w:top w:val="none" w:sz="0" w:space="0" w:color="auto"/>
        <w:left w:val="none" w:sz="0" w:space="0" w:color="auto"/>
        <w:bottom w:val="none" w:sz="0" w:space="0" w:color="auto"/>
        <w:right w:val="none" w:sz="0" w:space="0" w:color="auto"/>
      </w:divBdr>
    </w:div>
    <w:div w:id="535120281">
      <w:bodyDiv w:val="1"/>
      <w:marLeft w:val="0"/>
      <w:marRight w:val="0"/>
      <w:marTop w:val="0"/>
      <w:marBottom w:val="0"/>
      <w:divBdr>
        <w:top w:val="none" w:sz="0" w:space="0" w:color="auto"/>
        <w:left w:val="none" w:sz="0" w:space="0" w:color="auto"/>
        <w:bottom w:val="none" w:sz="0" w:space="0" w:color="auto"/>
        <w:right w:val="none" w:sz="0" w:space="0" w:color="auto"/>
      </w:divBdr>
    </w:div>
    <w:div w:id="558248902">
      <w:bodyDiv w:val="1"/>
      <w:marLeft w:val="0"/>
      <w:marRight w:val="0"/>
      <w:marTop w:val="0"/>
      <w:marBottom w:val="0"/>
      <w:divBdr>
        <w:top w:val="none" w:sz="0" w:space="0" w:color="auto"/>
        <w:left w:val="none" w:sz="0" w:space="0" w:color="auto"/>
        <w:bottom w:val="none" w:sz="0" w:space="0" w:color="auto"/>
        <w:right w:val="none" w:sz="0" w:space="0" w:color="auto"/>
      </w:divBdr>
    </w:div>
    <w:div w:id="560408800">
      <w:bodyDiv w:val="1"/>
      <w:marLeft w:val="0"/>
      <w:marRight w:val="0"/>
      <w:marTop w:val="0"/>
      <w:marBottom w:val="0"/>
      <w:divBdr>
        <w:top w:val="none" w:sz="0" w:space="0" w:color="auto"/>
        <w:left w:val="none" w:sz="0" w:space="0" w:color="auto"/>
        <w:bottom w:val="none" w:sz="0" w:space="0" w:color="auto"/>
        <w:right w:val="none" w:sz="0" w:space="0" w:color="auto"/>
      </w:divBdr>
    </w:div>
    <w:div w:id="563222428">
      <w:bodyDiv w:val="1"/>
      <w:marLeft w:val="0"/>
      <w:marRight w:val="0"/>
      <w:marTop w:val="0"/>
      <w:marBottom w:val="0"/>
      <w:divBdr>
        <w:top w:val="none" w:sz="0" w:space="0" w:color="auto"/>
        <w:left w:val="none" w:sz="0" w:space="0" w:color="auto"/>
        <w:bottom w:val="none" w:sz="0" w:space="0" w:color="auto"/>
        <w:right w:val="none" w:sz="0" w:space="0" w:color="auto"/>
      </w:divBdr>
      <w:divsChild>
        <w:div w:id="209071802">
          <w:marLeft w:val="0"/>
          <w:marRight w:val="0"/>
          <w:marTop w:val="0"/>
          <w:marBottom w:val="0"/>
          <w:divBdr>
            <w:top w:val="none" w:sz="0" w:space="0" w:color="auto"/>
            <w:left w:val="none" w:sz="0" w:space="0" w:color="auto"/>
            <w:bottom w:val="none" w:sz="0" w:space="0" w:color="auto"/>
            <w:right w:val="none" w:sz="0" w:space="0" w:color="auto"/>
          </w:divBdr>
          <w:divsChild>
            <w:div w:id="1915890638">
              <w:marLeft w:val="0"/>
              <w:marRight w:val="0"/>
              <w:marTop w:val="0"/>
              <w:marBottom w:val="0"/>
              <w:divBdr>
                <w:top w:val="none" w:sz="0" w:space="0" w:color="auto"/>
                <w:left w:val="none" w:sz="0" w:space="0" w:color="auto"/>
                <w:bottom w:val="none" w:sz="0" w:space="0" w:color="auto"/>
                <w:right w:val="none" w:sz="0" w:space="0" w:color="auto"/>
              </w:divBdr>
              <w:divsChild>
                <w:div w:id="1272973135">
                  <w:marLeft w:val="0"/>
                  <w:marRight w:val="0"/>
                  <w:marTop w:val="0"/>
                  <w:marBottom w:val="0"/>
                  <w:divBdr>
                    <w:top w:val="none" w:sz="0" w:space="0" w:color="auto"/>
                    <w:left w:val="none" w:sz="0" w:space="0" w:color="auto"/>
                    <w:bottom w:val="none" w:sz="0" w:space="0" w:color="auto"/>
                    <w:right w:val="none" w:sz="0" w:space="0" w:color="auto"/>
                  </w:divBdr>
                  <w:divsChild>
                    <w:div w:id="2022707637">
                      <w:marLeft w:val="0"/>
                      <w:marRight w:val="0"/>
                      <w:marTop w:val="0"/>
                      <w:marBottom w:val="0"/>
                      <w:divBdr>
                        <w:top w:val="none" w:sz="0" w:space="0" w:color="auto"/>
                        <w:left w:val="none" w:sz="0" w:space="0" w:color="auto"/>
                        <w:bottom w:val="none" w:sz="0" w:space="0" w:color="auto"/>
                        <w:right w:val="none" w:sz="0" w:space="0" w:color="auto"/>
                      </w:divBdr>
                      <w:divsChild>
                        <w:div w:id="1086073962">
                          <w:marLeft w:val="0"/>
                          <w:marRight w:val="0"/>
                          <w:marTop w:val="0"/>
                          <w:marBottom w:val="0"/>
                          <w:divBdr>
                            <w:top w:val="none" w:sz="0" w:space="0" w:color="auto"/>
                            <w:left w:val="none" w:sz="0" w:space="0" w:color="auto"/>
                            <w:bottom w:val="none" w:sz="0" w:space="0" w:color="auto"/>
                            <w:right w:val="none" w:sz="0" w:space="0" w:color="auto"/>
                          </w:divBdr>
                          <w:divsChild>
                            <w:div w:id="125125188">
                              <w:marLeft w:val="0"/>
                              <w:marRight w:val="0"/>
                              <w:marTop w:val="0"/>
                              <w:marBottom w:val="0"/>
                              <w:divBdr>
                                <w:top w:val="none" w:sz="0" w:space="0" w:color="auto"/>
                                <w:left w:val="none" w:sz="0" w:space="0" w:color="auto"/>
                                <w:bottom w:val="none" w:sz="0" w:space="0" w:color="auto"/>
                                <w:right w:val="none" w:sz="0" w:space="0" w:color="auto"/>
                              </w:divBdr>
                              <w:divsChild>
                                <w:div w:id="1637032435">
                                  <w:marLeft w:val="0"/>
                                  <w:marRight w:val="0"/>
                                  <w:marTop w:val="0"/>
                                  <w:marBottom w:val="0"/>
                                  <w:divBdr>
                                    <w:top w:val="none" w:sz="0" w:space="0" w:color="auto"/>
                                    <w:left w:val="none" w:sz="0" w:space="0" w:color="auto"/>
                                    <w:bottom w:val="none" w:sz="0" w:space="0" w:color="auto"/>
                                    <w:right w:val="none" w:sz="0" w:space="0" w:color="auto"/>
                                  </w:divBdr>
                                  <w:divsChild>
                                    <w:div w:id="499269839">
                                      <w:marLeft w:val="0"/>
                                      <w:marRight w:val="0"/>
                                      <w:marTop w:val="0"/>
                                      <w:marBottom w:val="0"/>
                                      <w:divBdr>
                                        <w:top w:val="none" w:sz="0" w:space="0" w:color="auto"/>
                                        <w:left w:val="none" w:sz="0" w:space="0" w:color="auto"/>
                                        <w:bottom w:val="none" w:sz="0" w:space="0" w:color="auto"/>
                                        <w:right w:val="none" w:sz="0" w:space="0" w:color="auto"/>
                                      </w:divBdr>
                                      <w:divsChild>
                                        <w:div w:id="238516003">
                                          <w:marLeft w:val="0"/>
                                          <w:marRight w:val="0"/>
                                          <w:marTop w:val="0"/>
                                          <w:marBottom w:val="0"/>
                                          <w:divBdr>
                                            <w:top w:val="none" w:sz="0" w:space="0" w:color="auto"/>
                                            <w:left w:val="none" w:sz="0" w:space="0" w:color="auto"/>
                                            <w:bottom w:val="none" w:sz="0" w:space="0" w:color="auto"/>
                                            <w:right w:val="none" w:sz="0" w:space="0" w:color="auto"/>
                                          </w:divBdr>
                                          <w:divsChild>
                                            <w:div w:id="2037150215">
                                              <w:marLeft w:val="0"/>
                                              <w:marRight w:val="0"/>
                                              <w:marTop w:val="0"/>
                                              <w:marBottom w:val="0"/>
                                              <w:divBdr>
                                                <w:top w:val="none" w:sz="0" w:space="0" w:color="auto"/>
                                                <w:left w:val="none" w:sz="0" w:space="0" w:color="auto"/>
                                                <w:bottom w:val="none" w:sz="0" w:space="0" w:color="auto"/>
                                                <w:right w:val="none" w:sz="0" w:space="0" w:color="auto"/>
                                              </w:divBdr>
                                              <w:divsChild>
                                                <w:div w:id="51926565">
                                                  <w:marLeft w:val="0"/>
                                                  <w:marRight w:val="0"/>
                                                  <w:marTop w:val="0"/>
                                                  <w:marBottom w:val="0"/>
                                                  <w:divBdr>
                                                    <w:top w:val="none" w:sz="0" w:space="0" w:color="auto"/>
                                                    <w:left w:val="none" w:sz="0" w:space="0" w:color="auto"/>
                                                    <w:bottom w:val="none" w:sz="0" w:space="0" w:color="auto"/>
                                                    <w:right w:val="none" w:sz="0" w:space="0" w:color="auto"/>
                                                  </w:divBdr>
                                                  <w:divsChild>
                                                    <w:div w:id="910966004">
                                                      <w:marLeft w:val="0"/>
                                                      <w:marRight w:val="0"/>
                                                      <w:marTop w:val="0"/>
                                                      <w:marBottom w:val="0"/>
                                                      <w:divBdr>
                                                        <w:top w:val="single" w:sz="6" w:space="0" w:color="ABABAB"/>
                                                        <w:left w:val="single" w:sz="6" w:space="0" w:color="ABABAB"/>
                                                        <w:bottom w:val="none" w:sz="0" w:space="0" w:color="auto"/>
                                                        <w:right w:val="single" w:sz="6" w:space="0" w:color="ABABAB"/>
                                                      </w:divBdr>
                                                      <w:divsChild>
                                                        <w:div w:id="1197308521">
                                                          <w:marLeft w:val="0"/>
                                                          <w:marRight w:val="0"/>
                                                          <w:marTop w:val="0"/>
                                                          <w:marBottom w:val="0"/>
                                                          <w:divBdr>
                                                            <w:top w:val="none" w:sz="0" w:space="0" w:color="auto"/>
                                                            <w:left w:val="none" w:sz="0" w:space="0" w:color="auto"/>
                                                            <w:bottom w:val="none" w:sz="0" w:space="0" w:color="auto"/>
                                                            <w:right w:val="none" w:sz="0" w:space="0" w:color="auto"/>
                                                          </w:divBdr>
                                                          <w:divsChild>
                                                            <w:div w:id="25764164">
                                                              <w:marLeft w:val="0"/>
                                                              <w:marRight w:val="0"/>
                                                              <w:marTop w:val="0"/>
                                                              <w:marBottom w:val="0"/>
                                                              <w:divBdr>
                                                                <w:top w:val="none" w:sz="0" w:space="0" w:color="auto"/>
                                                                <w:left w:val="none" w:sz="0" w:space="0" w:color="auto"/>
                                                                <w:bottom w:val="none" w:sz="0" w:space="0" w:color="auto"/>
                                                                <w:right w:val="none" w:sz="0" w:space="0" w:color="auto"/>
                                                              </w:divBdr>
                                                              <w:divsChild>
                                                                <w:div w:id="920676583">
                                                                  <w:marLeft w:val="0"/>
                                                                  <w:marRight w:val="0"/>
                                                                  <w:marTop w:val="0"/>
                                                                  <w:marBottom w:val="0"/>
                                                                  <w:divBdr>
                                                                    <w:top w:val="none" w:sz="0" w:space="0" w:color="auto"/>
                                                                    <w:left w:val="none" w:sz="0" w:space="0" w:color="auto"/>
                                                                    <w:bottom w:val="none" w:sz="0" w:space="0" w:color="auto"/>
                                                                    <w:right w:val="none" w:sz="0" w:space="0" w:color="auto"/>
                                                                  </w:divBdr>
                                                                  <w:divsChild>
                                                                    <w:div w:id="263003216">
                                                                      <w:marLeft w:val="0"/>
                                                                      <w:marRight w:val="0"/>
                                                                      <w:marTop w:val="0"/>
                                                                      <w:marBottom w:val="0"/>
                                                                      <w:divBdr>
                                                                        <w:top w:val="none" w:sz="0" w:space="0" w:color="auto"/>
                                                                        <w:left w:val="none" w:sz="0" w:space="0" w:color="auto"/>
                                                                        <w:bottom w:val="none" w:sz="0" w:space="0" w:color="auto"/>
                                                                        <w:right w:val="none" w:sz="0" w:space="0" w:color="auto"/>
                                                                      </w:divBdr>
                                                                      <w:divsChild>
                                                                        <w:div w:id="376516218">
                                                                          <w:marLeft w:val="-75"/>
                                                                          <w:marRight w:val="0"/>
                                                                          <w:marTop w:val="30"/>
                                                                          <w:marBottom w:val="30"/>
                                                                          <w:divBdr>
                                                                            <w:top w:val="none" w:sz="0" w:space="0" w:color="auto"/>
                                                                            <w:left w:val="none" w:sz="0" w:space="0" w:color="auto"/>
                                                                            <w:bottom w:val="none" w:sz="0" w:space="0" w:color="auto"/>
                                                                            <w:right w:val="none" w:sz="0" w:space="0" w:color="auto"/>
                                                                          </w:divBdr>
                                                                          <w:divsChild>
                                                                            <w:div w:id="459034216">
                                                                              <w:marLeft w:val="0"/>
                                                                              <w:marRight w:val="0"/>
                                                                              <w:marTop w:val="0"/>
                                                                              <w:marBottom w:val="0"/>
                                                                              <w:divBdr>
                                                                                <w:top w:val="none" w:sz="0" w:space="0" w:color="auto"/>
                                                                                <w:left w:val="none" w:sz="0" w:space="0" w:color="auto"/>
                                                                                <w:bottom w:val="none" w:sz="0" w:space="0" w:color="auto"/>
                                                                                <w:right w:val="none" w:sz="0" w:space="0" w:color="auto"/>
                                                                              </w:divBdr>
                                                                              <w:divsChild>
                                                                                <w:div w:id="2001539617">
                                                                                  <w:marLeft w:val="0"/>
                                                                                  <w:marRight w:val="0"/>
                                                                                  <w:marTop w:val="0"/>
                                                                                  <w:marBottom w:val="0"/>
                                                                                  <w:divBdr>
                                                                                    <w:top w:val="none" w:sz="0" w:space="0" w:color="auto"/>
                                                                                    <w:left w:val="none" w:sz="0" w:space="0" w:color="auto"/>
                                                                                    <w:bottom w:val="none" w:sz="0" w:space="0" w:color="auto"/>
                                                                                    <w:right w:val="none" w:sz="0" w:space="0" w:color="auto"/>
                                                                                  </w:divBdr>
                                                                                  <w:divsChild>
                                                                                    <w:div w:id="2102725582">
                                                                                      <w:marLeft w:val="0"/>
                                                                                      <w:marRight w:val="0"/>
                                                                                      <w:marTop w:val="0"/>
                                                                                      <w:marBottom w:val="0"/>
                                                                                      <w:divBdr>
                                                                                        <w:top w:val="none" w:sz="0" w:space="0" w:color="auto"/>
                                                                                        <w:left w:val="none" w:sz="0" w:space="0" w:color="auto"/>
                                                                                        <w:bottom w:val="none" w:sz="0" w:space="0" w:color="auto"/>
                                                                                        <w:right w:val="none" w:sz="0" w:space="0" w:color="auto"/>
                                                                                      </w:divBdr>
                                                                                      <w:divsChild>
                                                                                        <w:div w:id="622420078">
                                                                                          <w:marLeft w:val="0"/>
                                                                                          <w:marRight w:val="0"/>
                                                                                          <w:marTop w:val="0"/>
                                                                                          <w:marBottom w:val="0"/>
                                                                                          <w:divBdr>
                                                                                            <w:top w:val="none" w:sz="0" w:space="0" w:color="auto"/>
                                                                                            <w:left w:val="none" w:sz="0" w:space="0" w:color="auto"/>
                                                                                            <w:bottom w:val="none" w:sz="0" w:space="0" w:color="auto"/>
                                                                                            <w:right w:val="none" w:sz="0" w:space="0" w:color="auto"/>
                                                                                          </w:divBdr>
                                                                                          <w:divsChild>
                                                                                            <w:div w:id="44112713">
                                                                                              <w:marLeft w:val="0"/>
                                                                                              <w:marRight w:val="0"/>
                                                                                              <w:marTop w:val="0"/>
                                                                                              <w:marBottom w:val="0"/>
                                                                                              <w:divBdr>
                                                                                                <w:top w:val="none" w:sz="0" w:space="0" w:color="auto"/>
                                                                                                <w:left w:val="none" w:sz="0" w:space="0" w:color="auto"/>
                                                                                                <w:bottom w:val="none" w:sz="0" w:space="0" w:color="auto"/>
                                                                                                <w:right w:val="none" w:sz="0" w:space="0" w:color="auto"/>
                                                                                              </w:divBdr>
                                                                                            </w:div>
                                                                                            <w:div w:id="93937192">
                                                                                              <w:marLeft w:val="0"/>
                                                                                              <w:marRight w:val="0"/>
                                                                                              <w:marTop w:val="0"/>
                                                                                              <w:marBottom w:val="0"/>
                                                                                              <w:divBdr>
                                                                                                <w:top w:val="none" w:sz="0" w:space="0" w:color="auto"/>
                                                                                                <w:left w:val="none" w:sz="0" w:space="0" w:color="auto"/>
                                                                                                <w:bottom w:val="none" w:sz="0" w:space="0" w:color="auto"/>
                                                                                                <w:right w:val="none" w:sz="0" w:space="0" w:color="auto"/>
                                                                                              </w:divBdr>
                                                                                            </w:div>
                                                                                            <w:div w:id="352264908">
                                                                                              <w:marLeft w:val="0"/>
                                                                                              <w:marRight w:val="0"/>
                                                                                              <w:marTop w:val="0"/>
                                                                                              <w:marBottom w:val="0"/>
                                                                                              <w:divBdr>
                                                                                                <w:top w:val="none" w:sz="0" w:space="0" w:color="auto"/>
                                                                                                <w:left w:val="none" w:sz="0" w:space="0" w:color="auto"/>
                                                                                                <w:bottom w:val="none" w:sz="0" w:space="0" w:color="auto"/>
                                                                                                <w:right w:val="none" w:sz="0" w:space="0" w:color="auto"/>
                                                                                              </w:divBdr>
                                                                                            </w:div>
                                                                                            <w:div w:id="415053828">
                                                                                              <w:marLeft w:val="0"/>
                                                                                              <w:marRight w:val="0"/>
                                                                                              <w:marTop w:val="0"/>
                                                                                              <w:marBottom w:val="0"/>
                                                                                              <w:divBdr>
                                                                                                <w:top w:val="none" w:sz="0" w:space="0" w:color="auto"/>
                                                                                                <w:left w:val="none" w:sz="0" w:space="0" w:color="auto"/>
                                                                                                <w:bottom w:val="none" w:sz="0" w:space="0" w:color="auto"/>
                                                                                                <w:right w:val="none" w:sz="0" w:space="0" w:color="auto"/>
                                                                                              </w:divBdr>
                                                                                            </w:div>
                                                                                            <w:div w:id="471211849">
                                                                                              <w:marLeft w:val="0"/>
                                                                                              <w:marRight w:val="0"/>
                                                                                              <w:marTop w:val="0"/>
                                                                                              <w:marBottom w:val="0"/>
                                                                                              <w:divBdr>
                                                                                                <w:top w:val="none" w:sz="0" w:space="0" w:color="auto"/>
                                                                                                <w:left w:val="none" w:sz="0" w:space="0" w:color="auto"/>
                                                                                                <w:bottom w:val="none" w:sz="0" w:space="0" w:color="auto"/>
                                                                                                <w:right w:val="none" w:sz="0" w:space="0" w:color="auto"/>
                                                                                              </w:divBdr>
                                                                                            </w:div>
                                                                                            <w:div w:id="514198088">
                                                                                              <w:marLeft w:val="0"/>
                                                                                              <w:marRight w:val="0"/>
                                                                                              <w:marTop w:val="0"/>
                                                                                              <w:marBottom w:val="0"/>
                                                                                              <w:divBdr>
                                                                                                <w:top w:val="none" w:sz="0" w:space="0" w:color="auto"/>
                                                                                                <w:left w:val="none" w:sz="0" w:space="0" w:color="auto"/>
                                                                                                <w:bottom w:val="none" w:sz="0" w:space="0" w:color="auto"/>
                                                                                                <w:right w:val="none" w:sz="0" w:space="0" w:color="auto"/>
                                                                                              </w:divBdr>
                                                                                            </w:div>
                                                                                            <w:div w:id="579605952">
                                                                                              <w:marLeft w:val="0"/>
                                                                                              <w:marRight w:val="0"/>
                                                                                              <w:marTop w:val="0"/>
                                                                                              <w:marBottom w:val="0"/>
                                                                                              <w:divBdr>
                                                                                                <w:top w:val="none" w:sz="0" w:space="0" w:color="auto"/>
                                                                                                <w:left w:val="none" w:sz="0" w:space="0" w:color="auto"/>
                                                                                                <w:bottom w:val="none" w:sz="0" w:space="0" w:color="auto"/>
                                                                                                <w:right w:val="none" w:sz="0" w:space="0" w:color="auto"/>
                                                                                              </w:divBdr>
                                                                                            </w:div>
                                                                                            <w:div w:id="700324339">
                                                                                              <w:marLeft w:val="0"/>
                                                                                              <w:marRight w:val="0"/>
                                                                                              <w:marTop w:val="0"/>
                                                                                              <w:marBottom w:val="0"/>
                                                                                              <w:divBdr>
                                                                                                <w:top w:val="none" w:sz="0" w:space="0" w:color="auto"/>
                                                                                                <w:left w:val="none" w:sz="0" w:space="0" w:color="auto"/>
                                                                                                <w:bottom w:val="none" w:sz="0" w:space="0" w:color="auto"/>
                                                                                                <w:right w:val="none" w:sz="0" w:space="0" w:color="auto"/>
                                                                                              </w:divBdr>
                                                                                            </w:div>
                                                                                            <w:div w:id="934703863">
                                                                                              <w:marLeft w:val="0"/>
                                                                                              <w:marRight w:val="0"/>
                                                                                              <w:marTop w:val="0"/>
                                                                                              <w:marBottom w:val="0"/>
                                                                                              <w:divBdr>
                                                                                                <w:top w:val="none" w:sz="0" w:space="0" w:color="auto"/>
                                                                                                <w:left w:val="none" w:sz="0" w:space="0" w:color="auto"/>
                                                                                                <w:bottom w:val="none" w:sz="0" w:space="0" w:color="auto"/>
                                                                                                <w:right w:val="none" w:sz="0" w:space="0" w:color="auto"/>
                                                                                              </w:divBdr>
                                                                                              <w:divsChild>
                                                                                                <w:div w:id="2130777971">
                                                                                                  <w:marLeft w:val="0"/>
                                                                                                  <w:marRight w:val="0"/>
                                                                                                  <w:marTop w:val="30"/>
                                                                                                  <w:marBottom w:val="30"/>
                                                                                                  <w:divBdr>
                                                                                                    <w:top w:val="none" w:sz="0" w:space="0" w:color="auto"/>
                                                                                                    <w:left w:val="none" w:sz="0" w:space="0" w:color="auto"/>
                                                                                                    <w:bottom w:val="none" w:sz="0" w:space="0" w:color="auto"/>
                                                                                                    <w:right w:val="none" w:sz="0" w:space="0" w:color="auto"/>
                                                                                                  </w:divBdr>
                                                                                                  <w:divsChild>
                                                                                                    <w:div w:id="99450804">
                                                                                                      <w:marLeft w:val="0"/>
                                                                                                      <w:marRight w:val="0"/>
                                                                                                      <w:marTop w:val="0"/>
                                                                                                      <w:marBottom w:val="0"/>
                                                                                                      <w:divBdr>
                                                                                                        <w:top w:val="none" w:sz="0" w:space="0" w:color="auto"/>
                                                                                                        <w:left w:val="none" w:sz="0" w:space="0" w:color="auto"/>
                                                                                                        <w:bottom w:val="none" w:sz="0" w:space="0" w:color="auto"/>
                                                                                                        <w:right w:val="none" w:sz="0" w:space="0" w:color="auto"/>
                                                                                                      </w:divBdr>
                                                                                                      <w:divsChild>
                                                                                                        <w:div w:id="1099060053">
                                                                                                          <w:marLeft w:val="0"/>
                                                                                                          <w:marRight w:val="0"/>
                                                                                                          <w:marTop w:val="0"/>
                                                                                                          <w:marBottom w:val="0"/>
                                                                                                          <w:divBdr>
                                                                                                            <w:top w:val="none" w:sz="0" w:space="0" w:color="auto"/>
                                                                                                            <w:left w:val="none" w:sz="0" w:space="0" w:color="auto"/>
                                                                                                            <w:bottom w:val="none" w:sz="0" w:space="0" w:color="auto"/>
                                                                                                            <w:right w:val="none" w:sz="0" w:space="0" w:color="auto"/>
                                                                                                          </w:divBdr>
                                                                                                        </w:div>
                                                                                                      </w:divsChild>
                                                                                                    </w:div>
                                                                                                    <w:div w:id="287393631">
                                                                                                      <w:marLeft w:val="0"/>
                                                                                                      <w:marRight w:val="0"/>
                                                                                                      <w:marTop w:val="0"/>
                                                                                                      <w:marBottom w:val="0"/>
                                                                                                      <w:divBdr>
                                                                                                        <w:top w:val="none" w:sz="0" w:space="0" w:color="auto"/>
                                                                                                        <w:left w:val="none" w:sz="0" w:space="0" w:color="auto"/>
                                                                                                        <w:bottom w:val="none" w:sz="0" w:space="0" w:color="auto"/>
                                                                                                        <w:right w:val="none" w:sz="0" w:space="0" w:color="auto"/>
                                                                                                      </w:divBdr>
                                                                                                    </w:div>
                                                                                                    <w:div w:id="320692739">
                                                                                                      <w:marLeft w:val="0"/>
                                                                                                      <w:marRight w:val="0"/>
                                                                                                      <w:marTop w:val="0"/>
                                                                                                      <w:marBottom w:val="0"/>
                                                                                                      <w:divBdr>
                                                                                                        <w:top w:val="none" w:sz="0" w:space="0" w:color="auto"/>
                                                                                                        <w:left w:val="none" w:sz="0" w:space="0" w:color="auto"/>
                                                                                                        <w:bottom w:val="none" w:sz="0" w:space="0" w:color="auto"/>
                                                                                                        <w:right w:val="none" w:sz="0" w:space="0" w:color="auto"/>
                                                                                                      </w:divBdr>
                                                                                                      <w:divsChild>
                                                                                                        <w:div w:id="1875313728">
                                                                                                          <w:marLeft w:val="0"/>
                                                                                                          <w:marRight w:val="0"/>
                                                                                                          <w:marTop w:val="0"/>
                                                                                                          <w:marBottom w:val="0"/>
                                                                                                          <w:divBdr>
                                                                                                            <w:top w:val="none" w:sz="0" w:space="0" w:color="auto"/>
                                                                                                            <w:left w:val="none" w:sz="0" w:space="0" w:color="auto"/>
                                                                                                            <w:bottom w:val="none" w:sz="0" w:space="0" w:color="auto"/>
                                                                                                            <w:right w:val="none" w:sz="0" w:space="0" w:color="auto"/>
                                                                                                          </w:divBdr>
                                                                                                        </w:div>
                                                                                                      </w:divsChild>
                                                                                                    </w:div>
                                                                                                    <w:div w:id="351299899">
                                                                                                      <w:marLeft w:val="0"/>
                                                                                                      <w:marRight w:val="0"/>
                                                                                                      <w:marTop w:val="0"/>
                                                                                                      <w:marBottom w:val="0"/>
                                                                                                      <w:divBdr>
                                                                                                        <w:top w:val="none" w:sz="0" w:space="0" w:color="auto"/>
                                                                                                        <w:left w:val="none" w:sz="0" w:space="0" w:color="auto"/>
                                                                                                        <w:bottom w:val="none" w:sz="0" w:space="0" w:color="auto"/>
                                                                                                        <w:right w:val="none" w:sz="0" w:space="0" w:color="auto"/>
                                                                                                      </w:divBdr>
                                                                                                      <w:divsChild>
                                                                                                        <w:div w:id="165170409">
                                                                                                          <w:marLeft w:val="0"/>
                                                                                                          <w:marRight w:val="0"/>
                                                                                                          <w:marTop w:val="0"/>
                                                                                                          <w:marBottom w:val="0"/>
                                                                                                          <w:divBdr>
                                                                                                            <w:top w:val="none" w:sz="0" w:space="0" w:color="auto"/>
                                                                                                            <w:left w:val="none" w:sz="0" w:space="0" w:color="auto"/>
                                                                                                            <w:bottom w:val="none" w:sz="0" w:space="0" w:color="auto"/>
                                                                                                            <w:right w:val="none" w:sz="0" w:space="0" w:color="auto"/>
                                                                                                          </w:divBdr>
                                                                                                        </w:div>
                                                                                                      </w:divsChild>
                                                                                                    </w:div>
                                                                                                    <w:div w:id="411893940">
                                                                                                      <w:marLeft w:val="0"/>
                                                                                                      <w:marRight w:val="0"/>
                                                                                                      <w:marTop w:val="0"/>
                                                                                                      <w:marBottom w:val="0"/>
                                                                                                      <w:divBdr>
                                                                                                        <w:top w:val="none" w:sz="0" w:space="0" w:color="auto"/>
                                                                                                        <w:left w:val="none" w:sz="0" w:space="0" w:color="auto"/>
                                                                                                        <w:bottom w:val="none" w:sz="0" w:space="0" w:color="auto"/>
                                                                                                        <w:right w:val="none" w:sz="0" w:space="0" w:color="auto"/>
                                                                                                      </w:divBdr>
                                                                                                    </w:div>
                                                                                                    <w:div w:id="609318295">
                                                                                                      <w:marLeft w:val="0"/>
                                                                                                      <w:marRight w:val="0"/>
                                                                                                      <w:marTop w:val="0"/>
                                                                                                      <w:marBottom w:val="0"/>
                                                                                                      <w:divBdr>
                                                                                                        <w:top w:val="none" w:sz="0" w:space="0" w:color="auto"/>
                                                                                                        <w:left w:val="none" w:sz="0" w:space="0" w:color="auto"/>
                                                                                                        <w:bottom w:val="none" w:sz="0" w:space="0" w:color="auto"/>
                                                                                                        <w:right w:val="none" w:sz="0" w:space="0" w:color="auto"/>
                                                                                                      </w:divBdr>
                                                                                                    </w:div>
                                                                                                    <w:div w:id="754666378">
                                                                                                      <w:marLeft w:val="0"/>
                                                                                                      <w:marRight w:val="0"/>
                                                                                                      <w:marTop w:val="0"/>
                                                                                                      <w:marBottom w:val="0"/>
                                                                                                      <w:divBdr>
                                                                                                        <w:top w:val="none" w:sz="0" w:space="0" w:color="auto"/>
                                                                                                        <w:left w:val="none" w:sz="0" w:space="0" w:color="auto"/>
                                                                                                        <w:bottom w:val="none" w:sz="0" w:space="0" w:color="auto"/>
                                                                                                        <w:right w:val="none" w:sz="0" w:space="0" w:color="auto"/>
                                                                                                      </w:divBdr>
                                                                                                    </w:div>
                                                                                                    <w:div w:id="979774498">
                                                                                                      <w:marLeft w:val="0"/>
                                                                                                      <w:marRight w:val="0"/>
                                                                                                      <w:marTop w:val="0"/>
                                                                                                      <w:marBottom w:val="0"/>
                                                                                                      <w:divBdr>
                                                                                                        <w:top w:val="none" w:sz="0" w:space="0" w:color="auto"/>
                                                                                                        <w:left w:val="none" w:sz="0" w:space="0" w:color="auto"/>
                                                                                                        <w:bottom w:val="none" w:sz="0" w:space="0" w:color="auto"/>
                                                                                                        <w:right w:val="none" w:sz="0" w:space="0" w:color="auto"/>
                                                                                                      </w:divBdr>
                                                                                                    </w:div>
                                                                                                    <w:div w:id="990019564">
                                                                                                      <w:marLeft w:val="0"/>
                                                                                                      <w:marRight w:val="0"/>
                                                                                                      <w:marTop w:val="0"/>
                                                                                                      <w:marBottom w:val="0"/>
                                                                                                      <w:divBdr>
                                                                                                        <w:top w:val="none" w:sz="0" w:space="0" w:color="auto"/>
                                                                                                        <w:left w:val="none" w:sz="0" w:space="0" w:color="auto"/>
                                                                                                        <w:bottom w:val="none" w:sz="0" w:space="0" w:color="auto"/>
                                                                                                        <w:right w:val="none" w:sz="0" w:space="0" w:color="auto"/>
                                                                                                      </w:divBdr>
                                                                                                      <w:divsChild>
                                                                                                        <w:div w:id="780731407">
                                                                                                          <w:marLeft w:val="0"/>
                                                                                                          <w:marRight w:val="0"/>
                                                                                                          <w:marTop w:val="0"/>
                                                                                                          <w:marBottom w:val="0"/>
                                                                                                          <w:divBdr>
                                                                                                            <w:top w:val="none" w:sz="0" w:space="0" w:color="auto"/>
                                                                                                            <w:left w:val="none" w:sz="0" w:space="0" w:color="auto"/>
                                                                                                            <w:bottom w:val="none" w:sz="0" w:space="0" w:color="auto"/>
                                                                                                            <w:right w:val="none" w:sz="0" w:space="0" w:color="auto"/>
                                                                                                          </w:divBdr>
                                                                                                        </w:div>
                                                                                                      </w:divsChild>
                                                                                                    </w:div>
                                                                                                    <w:div w:id="1091124958">
                                                                                                      <w:marLeft w:val="0"/>
                                                                                                      <w:marRight w:val="0"/>
                                                                                                      <w:marTop w:val="0"/>
                                                                                                      <w:marBottom w:val="0"/>
                                                                                                      <w:divBdr>
                                                                                                        <w:top w:val="none" w:sz="0" w:space="0" w:color="auto"/>
                                                                                                        <w:left w:val="none" w:sz="0" w:space="0" w:color="auto"/>
                                                                                                        <w:bottom w:val="none" w:sz="0" w:space="0" w:color="auto"/>
                                                                                                        <w:right w:val="none" w:sz="0" w:space="0" w:color="auto"/>
                                                                                                      </w:divBdr>
                                                                                                      <w:divsChild>
                                                                                                        <w:div w:id="443036610">
                                                                                                          <w:marLeft w:val="0"/>
                                                                                                          <w:marRight w:val="0"/>
                                                                                                          <w:marTop w:val="0"/>
                                                                                                          <w:marBottom w:val="0"/>
                                                                                                          <w:divBdr>
                                                                                                            <w:top w:val="none" w:sz="0" w:space="0" w:color="auto"/>
                                                                                                            <w:left w:val="none" w:sz="0" w:space="0" w:color="auto"/>
                                                                                                            <w:bottom w:val="none" w:sz="0" w:space="0" w:color="auto"/>
                                                                                                            <w:right w:val="none" w:sz="0" w:space="0" w:color="auto"/>
                                                                                                          </w:divBdr>
                                                                                                        </w:div>
                                                                                                      </w:divsChild>
                                                                                                    </w:div>
                                                                                                    <w:div w:id="1361859842">
                                                                                                      <w:marLeft w:val="0"/>
                                                                                                      <w:marRight w:val="0"/>
                                                                                                      <w:marTop w:val="0"/>
                                                                                                      <w:marBottom w:val="0"/>
                                                                                                      <w:divBdr>
                                                                                                        <w:top w:val="none" w:sz="0" w:space="0" w:color="auto"/>
                                                                                                        <w:left w:val="none" w:sz="0" w:space="0" w:color="auto"/>
                                                                                                        <w:bottom w:val="none" w:sz="0" w:space="0" w:color="auto"/>
                                                                                                        <w:right w:val="none" w:sz="0" w:space="0" w:color="auto"/>
                                                                                                      </w:divBdr>
                                                                                                    </w:div>
                                                                                                    <w:div w:id="1450658850">
                                                                                                      <w:marLeft w:val="0"/>
                                                                                                      <w:marRight w:val="0"/>
                                                                                                      <w:marTop w:val="0"/>
                                                                                                      <w:marBottom w:val="0"/>
                                                                                                      <w:divBdr>
                                                                                                        <w:top w:val="none" w:sz="0" w:space="0" w:color="auto"/>
                                                                                                        <w:left w:val="none" w:sz="0" w:space="0" w:color="auto"/>
                                                                                                        <w:bottom w:val="none" w:sz="0" w:space="0" w:color="auto"/>
                                                                                                        <w:right w:val="none" w:sz="0" w:space="0" w:color="auto"/>
                                                                                                      </w:divBdr>
                                                                                                    </w:div>
                                                                                                    <w:div w:id="1608543973">
                                                                                                      <w:marLeft w:val="0"/>
                                                                                                      <w:marRight w:val="0"/>
                                                                                                      <w:marTop w:val="0"/>
                                                                                                      <w:marBottom w:val="0"/>
                                                                                                      <w:divBdr>
                                                                                                        <w:top w:val="none" w:sz="0" w:space="0" w:color="auto"/>
                                                                                                        <w:left w:val="none" w:sz="0" w:space="0" w:color="auto"/>
                                                                                                        <w:bottom w:val="none" w:sz="0" w:space="0" w:color="auto"/>
                                                                                                        <w:right w:val="none" w:sz="0" w:space="0" w:color="auto"/>
                                                                                                      </w:divBdr>
                                                                                                      <w:divsChild>
                                                                                                        <w:div w:id="1536653663">
                                                                                                          <w:marLeft w:val="0"/>
                                                                                                          <w:marRight w:val="0"/>
                                                                                                          <w:marTop w:val="0"/>
                                                                                                          <w:marBottom w:val="0"/>
                                                                                                          <w:divBdr>
                                                                                                            <w:top w:val="none" w:sz="0" w:space="0" w:color="auto"/>
                                                                                                            <w:left w:val="none" w:sz="0" w:space="0" w:color="auto"/>
                                                                                                            <w:bottom w:val="none" w:sz="0" w:space="0" w:color="auto"/>
                                                                                                            <w:right w:val="none" w:sz="0" w:space="0" w:color="auto"/>
                                                                                                          </w:divBdr>
                                                                                                        </w:div>
                                                                                                      </w:divsChild>
                                                                                                    </w:div>
                                                                                                    <w:div w:id="1811626840">
                                                                                                      <w:marLeft w:val="0"/>
                                                                                                      <w:marRight w:val="0"/>
                                                                                                      <w:marTop w:val="0"/>
                                                                                                      <w:marBottom w:val="0"/>
                                                                                                      <w:divBdr>
                                                                                                        <w:top w:val="none" w:sz="0" w:space="0" w:color="auto"/>
                                                                                                        <w:left w:val="none" w:sz="0" w:space="0" w:color="auto"/>
                                                                                                        <w:bottom w:val="none" w:sz="0" w:space="0" w:color="auto"/>
                                                                                                        <w:right w:val="none" w:sz="0" w:space="0" w:color="auto"/>
                                                                                                      </w:divBdr>
                                                                                                      <w:divsChild>
                                                                                                        <w:div w:id="1162351493">
                                                                                                          <w:marLeft w:val="0"/>
                                                                                                          <w:marRight w:val="0"/>
                                                                                                          <w:marTop w:val="0"/>
                                                                                                          <w:marBottom w:val="0"/>
                                                                                                          <w:divBdr>
                                                                                                            <w:top w:val="none" w:sz="0" w:space="0" w:color="auto"/>
                                                                                                            <w:left w:val="none" w:sz="0" w:space="0" w:color="auto"/>
                                                                                                            <w:bottom w:val="none" w:sz="0" w:space="0" w:color="auto"/>
                                                                                                            <w:right w:val="none" w:sz="0" w:space="0" w:color="auto"/>
                                                                                                          </w:divBdr>
                                                                                                        </w:div>
                                                                                                      </w:divsChild>
                                                                                                    </w:div>
                                                                                                    <w:div w:id="1935698209">
                                                                                                      <w:marLeft w:val="0"/>
                                                                                                      <w:marRight w:val="0"/>
                                                                                                      <w:marTop w:val="0"/>
                                                                                                      <w:marBottom w:val="0"/>
                                                                                                      <w:divBdr>
                                                                                                        <w:top w:val="none" w:sz="0" w:space="0" w:color="auto"/>
                                                                                                        <w:left w:val="none" w:sz="0" w:space="0" w:color="auto"/>
                                                                                                        <w:bottom w:val="none" w:sz="0" w:space="0" w:color="auto"/>
                                                                                                        <w:right w:val="none" w:sz="0" w:space="0" w:color="auto"/>
                                                                                                      </w:divBdr>
                                                                                                    </w:div>
                                                                                                    <w:div w:id="1991862618">
                                                                                                      <w:marLeft w:val="0"/>
                                                                                                      <w:marRight w:val="0"/>
                                                                                                      <w:marTop w:val="0"/>
                                                                                                      <w:marBottom w:val="0"/>
                                                                                                      <w:divBdr>
                                                                                                        <w:top w:val="none" w:sz="0" w:space="0" w:color="auto"/>
                                                                                                        <w:left w:val="none" w:sz="0" w:space="0" w:color="auto"/>
                                                                                                        <w:bottom w:val="none" w:sz="0" w:space="0" w:color="auto"/>
                                                                                                        <w:right w:val="none" w:sz="0" w:space="0" w:color="auto"/>
                                                                                                      </w:divBdr>
                                                                                                    </w:div>
                                                                                                    <w:div w:id="2081636318">
                                                                                                      <w:marLeft w:val="0"/>
                                                                                                      <w:marRight w:val="0"/>
                                                                                                      <w:marTop w:val="0"/>
                                                                                                      <w:marBottom w:val="0"/>
                                                                                                      <w:divBdr>
                                                                                                        <w:top w:val="none" w:sz="0" w:space="0" w:color="auto"/>
                                                                                                        <w:left w:val="none" w:sz="0" w:space="0" w:color="auto"/>
                                                                                                        <w:bottom w:val="none" w:sz="0" w:space="0" w:color="auto"/>
                                                                                                        <w:right w:val="none" w:sz="0" w:space="0" w:color="auto"/>
                                                                                                      </w:divBdr>
                                                                                                      <w:divsChild>
                                                                                                        <w:div w:id="1090738516">
                                                                                                          <w:marLeft w:val="0"/>
                                                                                                          <w:marRight w:val="0"/>
                                                                                                          <w:marTop w:val="0"/>
                                                                                                          <w:marBottom w:val="0"/>
                                                                                                          <w:divBdr>
                                                                                                            <w:top w:val="none" w:sz="0" w:space="0" w:color="auto"/>
                                                                                                            <w:left w:val="none" w:sz="0" w:space="0" w:color="auto"/>
                                                                                                            <w:bottom w:val="none" w:sz="0" w:space="0" w:color="auto"/>
                                                                                                            <w:right w:val="none" w:sz="0" w:space="0" w:color="auto"/>
                                                                                                          </w:divBdr>
                                                                                                        </w:div>
                                                                                                      </w:divsChild>
                                                                                                    </w:div>
                                                                                                    <w:div w:id="2085255805">
                                                                                                      <w:marLeft w:val="0"/>
                                                                                                      <w:marRight w:val="0"/>
                                                                                                      <w:marTop w:val="0"/>
                                                                                                      <w:marBottom w:val="0"/>
                                                                                                      <w:divBdr>
                                                                                                        <w:top w:val="none" w:sz="0" w:space="0" w:color="auto"/>
                                                                                                        <w:left w:val="none" w:sz="0" w:space="0" w:color="auto"/>
                                                                                                        <w:bottom w:val="none" w:sz="0" w:space="0" w:color="auto"/>
                                                                                                        <w:right w:val="none" w:sz="0" w:space="0" w:color="auto"/>
                                                                                                      </w:divBdr>
                                                                                                      <w:divsChild>
                                                                                                        <w:div w:id="1504736901">
                                                                                                          <w:marLeft w:val="0"/>
                                                                                                          <w:marRight w:val="0"/>
                                                                                                          <w:marTop w:val="0"/>
                                                                                                          <w:marBottom w:val="0"/>
                                                                                                          <w:divBdr>
                                                                                                            <w:top w:val="none" w:sz="0" w:space="0" w:color="auto"/>
                                                                                                            <w:left w:val="none" w:sz="0" w:space="0" w:color="auto"/>
                                                                                                            <w:bottom w:val="none" w:sz="0" w:space="0" w:color="auto"/>
                                                                                                            <w:right w:val="none" w:sz="0" w:space="0" w:color="auto"/>
                                                                                                          </w:divBdr>
                                                                                                        </w:div>
                                                                                                      </w:divsChild>
                                                                                                    </w:div>
                                                                                                    <w:div w:id="2116316775">
                                                                                                      <w:marLeft w:val="0"/>
                                                                                                      <w:marRight w:val="0"/>
                                                                                                      <w:marTop w:val="0"/>
                                                                                                      <w:marBottom w:val="0"/>
                                                                                                      <w:divBdr>
                                                                                                        <w:top w:val="none" w:sz="0" w:space="0" w:color="auto"/>
                                                                                                        <w:left w:val="none" w:sz="0" w:space="0" w:color="auto"/>
                                                                                                        <w:bottom w:val="none" w:sz="0" w:space="0" w:color="auto"/>
                                                                                                        <w:right w:val="none" w:sz="0" w:space="0" w:color="auto"/>
                                                                                                      </w:divBdr>
                                                                                                      <w:divsChild>
                                                                                                        <w:div w:id="8092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48007">
                                                                                              <w:marLeft w:val="0"/>
                                                                                              <w:marRight w:val="0"/>
                                                                                              <w:marTop w:val="0"/>
                                                                                              <w:marBottom w:val="0"/>
                                                                                              <w:divBdr>
                                                                                                <w:top w:val="none" w:sz="0" w:space="0" w:color="auto"/>
                                                                                                <w:left w:val="none" w:sz="0" w:space="0" w:color="auto"/>
                                                                                                <w:bottom w:val="none" w:sz="0" w:space="0" w:color="auto"/>
                                                                                                <w:right w:val="none" w:sz="0" w:space="0" w:color="auto"/>
                                                                                              </w:divBdr>
                                                                                              <w:divsChild>
                                                                                                <w:div w:id="2103142062">
                                                                                                  <w:marLeft w:val="0"/>
                                                                                                  <w:marRight w:val="0"/>
                                                                                                  <w:marTop w:val="30"/>
                                                                                                  <w:marBottom w:val="30"/>
                                                                                                  <w:divBdr>
                                                                                                    <w:top w:val="none" w:sz="0" w:space="0" w:color="auto"/>
                                                                                                    <w:left w:val="none" w:sz="0" w:space="0" w:color="auto"/>
                                                                                                    <w:bottom w:val="none" w:sz="0" w:space="0" w:color="auto"/>
                                                                                                    <w:right w:val="none" w:sz="0" w:space="0" w:color="auto"/>
                                                                                                  </w:divBdr>
                                                                                                  <w:divsChild>
                                                                                                    <w:div w:id="75790849">
                                                                                                      <w:marLeft w:val="0"/>
                                                                                                      <w:marRight w:val="0"/>
                                                                                                      <w:marTop w:val="0"/>
                                                                                                      <w:marBottom w:val="0"/>
                                                                                                      <w:divBdr>
                                                                                                        <w:top w:val="none" w:sz="0" w:space="0" w:color="auto"/>
                                                                                                        <w:left w:val="none" w:sz="0" w:space="0" w:color="auto"/>
                                                                                                        <w:bottom w:val="none" w:sz="0" w:space="0" w:color="auto"/>
                                                                                                        <w:right w:val="none" w:sz="0" w:space="0" w:color="auto"/>
                                                                                                      </w:divBdr>
                                                                                                      <w:divsChild>
                                                                                                        <w:div w:id="360909251">
                                                                                                          <w:marLeft w:val="0"/>
                                                                                                          <w:marRight w:val="0"/>
                                                                                                          <w:marTop w:val="0"/>
                                                                                                          <w:marBottom w:val="0"/>
                                                                                                          <w:divBdr>
                                                                                                            <w:top w:val="none" w:sz="0" w:space="0" w:color="auto"/>
                                                                                                            <w:left w:val="none" w:sz="0" w:space="0" w:color="auto"/>
                                                                                                            <w:bottom w:val="none" w:sz="0" w:space="0" w:color="auto"/>
                                                                                                            <w:right w:val="none" w:sz="0" w:space="0" w:color="auto"/>
                                                                                                          </w:divBdr>
                                                                                                        </w:div>
                                                                                                      </w:divsChild>
                                                                                                    </w:div>
                                                                                                    <w:div w:id="90008966">
                                                                                                      <w:marLeft w:val="0"/>
                                                                                                      <w:marRight w:val="0"/>
                                                                                                      <w:marTop w:val="0"/>
                                                                                                      <w:marBottom w:val="0"/>
                                                                                                      <w:divBdr>
                                                                                                        <w:top w:val="none" w:sz="0" w:space="0" w:color="auto"/>
                                                                                                        <w:left w:val="none" w:sz="0" w:space="0" w:color="auto"/>
                                                                                                        <w:bottom w:val="none" w:sz="0" w:space="0" w:color="auto"/>
                                                                                                        <w:right w:val="none" w:sz="0" w:space="0" w:color="auto"/>
                                                                                                      </w:divBdr>
                                                                                                      <w:divsChild>
                                                                                                        <w:div w:id="1063944131">
                                                                                                          <w:marLeft w:val="0"/>
                                                                                                          <w:marRight w:val="0"/>
                                                                                                          <w:marTop w:val="0"/>
                                                                                                          <w:marBottom w:val="0"/>
                                                                                                          <w:divBdr>
                                                                                                            <w:top w:val="none" w:sz="0" w:space="0" w:color="auto"/>
                                                                                                            <w:left w:val="none" w:sz="0" w:space="0" w:color="auto"/>
                                                                                                            <w:bottom w:val="none" w:sz="0" w:space="0" w:color="auto"/>
                                                                                                            <w:right w:val="none" w:sz="0" w:space="0" w:color="auto"/>
                                                                                                          </w:divBdr>
                                                                                                        </w:div>
                                                                                                      </w:divsChild>
                                                                                                    </w:div>
                                                                                                    <w:div w:id="167254122">
                                                                                                      <w:marLeft w:val="0"/>
                                                                                                      <w:marRight w:val="0"/>
                                                                                                      <w:marTop w:val="0"/>
                                                                                                      <w:marBottom w:val="0"/>
                                                                                                      <w:divBdr>
                                                                                                        <w:top w:val="none" w:sz="0" w:space="0" w:color="auto"/>
                                                                                                        <w:left w:val="none" w:sz="0" w:space="0" w:color="auto"/>
                                                                                                        <w:bottom w:val="none" w:sz="0" w:space="0" w:color="auto"/>
                                                                                                        <w:right w:val="none" w:sz="0" w:space="0" w:color="auto"/>
                                                                                                      </w:divBdr>
                                                                                                      <w:divsChild>
                                                                                                        <w:div w:id="1346706164">
                                                                                                          <w:marLeft w:val="0"/>
                                                                                                          <w:marRight w:val="0"/>
                                                                                                          <w:marTop w:val="0"/>
                                                                                                          <w:marBottom w:val="0"/>
                                                                                                          <w:divBdr>
                                                                                                            <w:top w:val="none" w:sz="0" w:space="0" w:color="auto"/>
                                                                                                            <w:left w:val="none" w:sz="0" w:space="0" w:color="auto"/>
                                                                                                            <w:bottom w:val="none" w:sz="0" w:space="0" w:color="auto"/>
                                                                                                            <w:right w:val="none" w:sz="0" w:space="0" w:color="auto"/>
                                                                                                          </w:divBdr>
                                                                                                        </w:div>
                                                                                                      </w:divsChild>
                                                                                                    </w:div>
                                                                                                    <w:div w:id="422529244">
                                                                                                      <w:marLeft w:val="0"/>
                                                                                                      <w:marRight w:val="0"/>
                                                                                                      <w:marTop w:val="0"/>
                                                                                                      <w:marBottom w:val="0"/>
                                                                                                      <w:divBdr>
                                                                                                        <w:top w:val="none" w:sz="0" w:space="0" w:color="auto"/>
                                                                                                        <w:left w:val="none" w:sz="0" w:space="0" w:color="auto"/>
                                                                                                        <w:bottom w:val="none" w:sz="0" w:space="0" w:color="auto"/>
                                                                                                        <w:right w:val="none" w:sz="0" w:space="0" w:color="auto"/>
                                                                                                      </w:divBdr>
                                                                                                      <w:divsChild>
                                                                                                        <w:div w:id="831725230">
                                                                                                          <w:marLeft w:val="0"/>
                                                                                                          <w:marRight w:val="0"/>
                                                                                                          <w:marTop w:val="0"/>
                                                                                                          <w:marBottom w:val="0"/>
                                                                                                          <w:divBdr>
                                                                                                            <w:top w:val="none" w:sz="0" w:space="0" w:color="auto"/>
                                                                                                            <w:left w:val="none" w:sz="0" w:space="0" w:color="auto"/>
                                                                                                            <w:bottom w:val="none" w:sz="0" w:space="0" w:color="auto"/>
                                                                                                            <w:right w:val="none" w:sz="0" w:space="0" w:color="auto"/>
                                                                                                          </w:divBdr>
                                                                                                        </w:div>
                                                                                                      </w:divsChild>
                                                                                                    </w:div>
                                                                                                    <w:div w:id="572198491">
                                                                                                      <w:marLeft w:val="0"/>
                                                                                                      <w:marRight w:val="0"/>
                                                                                                      <w:marTop w:val="0"/>
                                                                                                      <w:marBottom w:val="0"/>
                                                                                                      <w:divBdr>
                                                                                                        <w:top w:val="none" w:sz="0" w:space="0" w:color="auto"/>
                                                                                                        <w:left w:val="none" w:sz="0" w:space="0" w:color="auto"/>
                                                                                                        <w:bottom w:val="none" w:sz="0" w:space="0" w:color="auto"/>
                                                                                                        <w:right w:val="none" w:sz="0" w:space="0" w:color="auto"/>
                                                                                                      </w:divBdr>
                                                                                                    </w:div>
                                                                                                    <w:div w:id="639073854">
                                                                                                      <w:marLeft w:val="0"/>
                                                                                                      <w:marRight w:val="0"/>
                                                                                                      <w:marTop w:val="0"/>
                                                                                                      <w:marBottom w:val="0"/>
                                                                                                      <w:divBdr>
                                                                                                        <w:top w:val="none" w:sz="0" w:space="0" w:color="auto"/>
                                                                                                        <w:left w:val="none" w:sz="0" w:space="0" w:color="auto"/>
                                                                                                        <w:bottom w:val="none" w:sz="0" w:space="0" w:color="auto"/>
                                                                                                        <w:right w:val="none" w:sz="0" w:space="0" w:color="auto"/>
                                                                                                      </w:divBdr>
                                                                                                      <w:divsChild>
                                                                                                        <w:div w:id="366879380">
                                                                                                          <w:marLeft w:val="0"/>
                                                                                                          <w:marRight w:val="0"/>
                                                                                                          <w:marTop w:val="0"/>
                                                                                                          <w:marBottom w:val="0"/>
                                                                                                          <w:divBdr>
                                                                                                            <w:top w:val="none" w:sz="0" w:space="0" w:color="auto"/>
                                                                                                            <w:left w:val="none" w:sz="0" w:space="0" w:color="auto"/>
                                                                                                            <w:bottom w:val="none" w:sz="0" w:space="0" w:color="auto"/>
                                                                                                            <w:right w:val="none" w:sz="0" w:space="0" w:color="auto"/>
                                                                                                          </w:divBdr>
                                                                                                        </w:div>
                                                                                                      </w:divsChild>
                                                                                                    </w:div>
                                                                                                    <w:div w:id="813641006">
                                                                                                      <w:marLeft w:val="0"/>
                                                                                                      <w:marRight w:val="0"/>
                                                                                                      <w:marTop w:val="0"/>
                                                                                                      <w:marBottom w:val="0"/>
                                                                                                      <w:divBdr>
                                                                                                        <w:top w:val="none" w:sz="0" w:space="0" w:color="auto"/>
                                                                                                        <w:left w:val="none" w:sz="0" w:space="0" w:color="auto"/>
                                                                                                        <w:bottom w:val="none" w:sz="0" w:space="0" w:color="auto"/>
                                                                                                        <w:right w:val="none" w:sz="0" w:space="0" w:color="auto"/>
                                                                                                      </w:divBdr>
                                                                                                      <w:divsChild>
                                                                                                        <w:div w:id="1157723129">
                                                                                                          <w:marLeft w:val="0"/>
                                                                                                          <w:marRight w:val="0"/>
                                                                                                          <w:marTop w:val="0"/>
                                                                                                          <w:marBottom w:val="0"/>
                                                                                                          <w:divBdr>
                                                                                                            <w:top w:val="none" w:sz="0" w:space="0" w:color="auto"/>
                                                                                                            <w:left w:val="none" w:sz="0" w:space="0" w:color="auto"/>
                                                                                                            <w:bottom w:val="none" w:sz="0" w:space="0" w:color="auto"/>
                                                                                                            <w:right w:val="none" w:sz="0" w:space="0" w:color="auto"/>
                                                                                                          </w:divBdr>
                                                                                                        </w:div>
                                                                                                      </w:divsChild>
                                                                                                    </w:div>
                                                                                                    <w:div w:id="882985525">
                                                                                                      <w:marLeft w:val="0"/>
                                                                                                      <w:marRight w:val="0"/>
                                                                                                      <w:marTop w:val="0"/>
                                                                                                      <w:marBottom w:val="0"/>
                                                                                                      <w:divBdr>
                                                                                                        <w:top w:val="none" w:sz="0" w:space="0" w:color="auto"/>
                                                                                                        <w:left w:val="none" w:sz="0" w:space="0" w:color="auto"/>
                                                                                                        <w:bottom w:val="none" w:sz="0" w:space="0" w:color="auto"/>
                                                                                                        <w:right w:val="none" w:sz="0" w:space="0" w:color="auto"/>
                                                                                                      </w:divBdr>
                                                                                                    </w:div>
                                                                                                    <w:div w:id="1057583729">
                                                                                                      <w:marLeft w:val="0"/>
                                                                                                      <w:marRight w:val="0"/>
                                                                                                      <w:marTop w:val="0"/>
                                                                                                      <w:marBottom w:val="0"/>
                                                                                                      <w:divBdr>
                                                                                                        <w:top w:val="none" w:sz="0" w:space="0" w:color="auto"/>
                                                                                                        <w:left w:val="none" w:sz="0" w:space="0" w:color="auto"/>
                                                                                                        <w:bottom w:val="none" w:sz="0" w:space="0" w:color="auto"/>
                                                                                                        <w:right w:val="none" w:sz="0" w:space="0" w:color="auto"/>
                                                                                                      </w:divBdr>
                                                                                                    </w:div>
                                                                                                    <w:div w:id="1136794973">
                                                                                                      <w:marLeft w:val="0"/>
                                                                                                      <w:marRight w:val="0"/>
                                                                                                      <w:marTop w:val="0"/>
                                                                                                      <w:marBottom w:val="0"/>
                                                                                                      <w:divBdr>
                                                                                                        <w:top w:val="none" w:sz="0" w:space="0" w:color="auto"/>
                                                                                                        <w:left w:val="none" w:sz="0" w:space="0" w:color="auto"/>
                                                                                                        <w:bottom w:val="none" w:sz="0" w:space="0" w:color="auto"/>
                                                                                                        <w:right w:val="none" w:sz="0" w:space="0" w:color="auto"/>
                                                                                                      </w:divBdr>
                                                                                                      <w:divsChild>
                                                                                                        <w:div w:id="1461191949">
                                                                                                          <w:marLeft w:val="0"/>
                                                                                                          <w:marRight w:val="0"/>
                                                                                                          <w:marTop w:val="0"/>
                                                                                                          <w:marBottom w:val="0"/>
                                                                                                          <w:divBdr>
                                                                                                            <w:top w:val="none" w:sz="0" w:space="0" w:color="auto"/>
                                                                                                            <w:left w:val="none" w:sz="0" w:space="0" w:color="auto"/>
                                                                                                            <w:bottom w:val="none" w:sz="0" w:space="0" w:color="auto"/>
                                                                                                            <w:right w:val="none" w:sz="0" w:space="0" w:color="auto"/>
                                                                                                          </w:divBdr>
                                                                                                        </w:div>
                                                                                                      </w:divsChild>
                                                                                                    </w:div>
                                                                                                    <w:div w:id="1183742258">
                                                                                                      <w:marLeft w:val="0"/>
                                                                                                      <w:marRight w:val="0"/>
                                                                                                      <w:marTop w:val="0"/>
                                                                                                      <w:marBottom w:val="0"/>
                                                                                                      <w:divBdr>
                                                                                                        <w:top w:val="none" w:sz="0" w:space="0" w:color="auto"/>
                                                                                                        <w:left w:val="none" w:sz="0" w:space="0" w:color="auto"/>
                                                                                                        <w:bottom w:val="none" w:sz="0" w:space="0" w:color="auto"/>
                                                                                                        <w:right w:val="none" w:sz="0" w:space="0" w:color="auto"/>
                                                                                                      </w:divBdr>
                                                                                                      <w:divsChild>
                                                                                                        <w:div w:id="1634670892">
                                                                                                          <w:marLeft w:val="0"/>
                                                                                                          <w:marRight w:val="0"/>
                                                                                                          <w:marTop w:val="0"/>
                                                                                                          <w:marBottom w:val="0"/>
                                                                                                          <w:divBdr>
                                                                                                            <w:top w:val="none" w:sz="0" w:space="0" w:color="auto"/>
                                                                                                            <w:left w:val="none" w:sz="0" w:space="0" w:color="auto"/>
                                                                                                            <w:bottom w:val="none" w:sz="0" w:space="0" w:color="auto"/>
                                                                                                            <w:right w:val="none" w:sz="0" w:space="0" w:color="auto"/>
                                                                                                          </w:divBdr>
                                                                                                        </w:div>
                                                                                                      </w:divsChild>
                                                                                                    </w:div>
                                                                                                    <w:div w:id="1227257404">
                                                                                                      <w:marLeft w:val="0"/>
                                                                                                      <w:marRight w:val="0"/>
                                                                                                      <w:marTop w:val="0"/>
                                                                                                      <w:marBottom w:val="0"/>
                                                                                                      <w:divBdr>
                                                                                                        <w:top w:val="none" w:sz="0" w:space="0" w:color="auto"/>
                                                                                                        <w:left w:val="none" w:sz="0" w:space="0" w:color="auto"/>
                                                                                                        <w:bottom w:val="none" w:sz="0" w:space="0" w:color="auto"/>
                                                                                                        <w:right w:val="none" w:sz="0" w:space="0" w:color="auto"/>
                                                                                                      </w:divBdr>
                                                                                                      <w:divsChild>
                                                                                                        <w:div w:id="2146239810">
                                                                                                          <w:marLeft w:val="0"/>
                                                                                                          <w:marRight w:val="0"/>
                                                                                                          <w:marTop w:val="0"/>
                                                                                                          <w:marBottom w:val="0"/>
                                                                                                          <w:divBdr>
                                                                                                            <w:top w:val="none" w:sz="0" w:space="0" w:color="auto"/>
                                                                                                            <w:left w:val="none" w:sz="0" w:space="0" w:color="auto"/>
                                                                                                            <w:bottom w:val="none" w:sz="0" w:space="0" w:color="auto"/>
                                                                                                            <w:right w:val="none" w:sz="0" w:space="0" w:color="auto"/>
                                                                                                          </w:divBdr>
                                                                                                        </w:div>
                                                                                                      </w:divsChild>
                                                                                                    </w:div>
                                                                                                    <w:div w:id="1280601511">
                                                                                                      <w:marLeft w:val="0"/>
                                                                                                      <w:marRight w:val="0"/>
                                                                                                      <w:marTop w:val="0"/>
                                                                                                      <w:marBottom w:val="0"/>
                                                                                                      <w:divBdr>
                                                                                                        <w:top w:val="none" w:sz="0" w:space="0" w:color="auto"/>
                                                                                                        <w:left w:val="none" w:sz="0" w:space="0" w:color="auto"/>
                                                                                                        <w:bottom w:val="none" w:sz="0" w:space="0" w:color="auto"/>
                                                                                                        <w:right w:val="none" w:sz="0" w:space="0" w:color="auto"/>
                                                                                                      </w:divBdr>
                                                                                                      <w:divsChild>
                                                                                                        <w:div w:id="304504197">
                                                                                                          <w:marLeft w:val="0"/>
                                                                                                          <w:marRight w:val="0"/>
                                                                                                          <w:marTop w:val="0"/>
                                                                                                          <w:marBottom w:val="0"/>
                                                                                                          <w:divBdr>
                                                                                                            <w:top w:val="none" w:sz="0" w:space="0" w:color="auto"/>
                                                                                                            <w:left w:val="none" w:sz="0" w:space="0" w:color="auto"/>
                                                                                                            <w:bottom w:val="none" w:sz="0" w:space="0" w:color="auto"/>
                                                                                                            <w:right w:val="none" w:sz="0" w:space="0" w:color="auto"/>
                                                                                                          </w:divBdr>
                                                                                                        </w:div>
                                                                                                      </w:divsChild>
                                                                                                    </w:div>
                                                                                                    <w:div w:id="1455249627">
                                                                                                      <w:marLeft w:val="0"/>
                                                                                                      <w:marRight w:val="0"/>
                                                                                                      <w:marTop w:val="0"/>
                                                                                                      <w:marBottom w:val="0"/>
                                                                                                      <w:divBdr>
                                                                                                        <w:top w:val="none" w:sz="0" w:space="0" w:color="auto"/>
                                                                                                        <w:left w:val="none" w:sz="0" w:space="0" w:color="auto"/>
                                                                                                        <w:bottom w:val="none" w:sz="0" w:space="0" w:color="auto"/>
                                                                                                        <w:right w:val="none" w:sz="0" w:space="0" w:color="auto"/>
                                                                                                      </w:divBdr>
                                                                                                      <w:divsChild>
                                                                                                        <w:div w:id="2064715636">
                                                                                                          <w:marLeft w:val="0"/>
                                                                                                          <w:marRight w:val="0"/>
                                                                                                          <w:marTop w:val="0"/>
                                                                                                          <w:marBottom w:val="0"/>
                                                                                                          <w:divBdr>
                                                                                                            <w:top w:val="none" w:sz="0" w:space="0" w:color="auto"/>
                                                                                                            <w:left w:val="none" w:sz="0" w:space="0" w:color="auto"/>
                                                                                                            <w:bottom w:val="none" w:sz="0" w:space="0" w:color="auto"/>
                                                                                                            <w:right w:val="none" w:sz="0" w:space="0" w:color="auto"/>
                                                                                                          </w:divBdr>
                                                                                                        </w:div>
                                                                                                      </w:divsChild>
                                                                                                    </w:div>
                                                                                                    <w:div w:id="1468934255">
                                                                                                      <w:marLeft w:val="0"/>
                                                                                                      <w:marRight w:val="0"/>
                                                                                                      <w:marTop w:val="0"/>
                                                                                                      <w:marBottom w:val="0"/>
                                                                                                      <w:divBdr>
                                                                                                        <w:top w:val="none" w:sz="0" w:space="0" w:color="auto"/>
                                                                                                        <w:left w:val="none" w:sz="0" w:space="0" w:color="auto"/>
                                                                                                        <w:bottom w:val="none" w:sz="0" w:space="0" w:color="auto"/>
                                                                                                        <w:right w:val="none" w:sz="0" w:space="0" w:color="auto"/>
                                                                                                      </w:divBdr>
                                                                                                      <w:divsChild>
                                                                                                        <w:div w:id="915430996">
                                                                                                          <w:marLeft w:val="0"/>
                                                                                                          <w:marRight w:val="0"/>
                                                                                                          <w:marTop w:val="0"/>
                                                                                                          <w:marBottom w:val="0"/>
                                                                                                          <w:divBdr>
                                                                                                            <w:top w:val="none" w:sz="0" w:space="0" w:color="auto"/>
                                                                                                            <w:left w:val="none" w:sz="0" w:space="0" w:color="auto"/>
                                                                                                            <w:bottom w:val="none" w:sz="0" w:space="0" w:color="auto"/>
                                                                                                            <w:right w:val="none" w:sz="0" w:space="0" w:color="auto"/>
                                                                                                          </w:divBdr>
                                                                                                        </w:div>
                                                                                                      </w:divsChild>
                                                                                                    </w:div>
                                                                                                    <w:div w:id="1671516346">
                                                                                                      <w:marLeft w:val="0"/>
                                                                                                      <w:marRight w:val="0"/>
                                                                                                      <w:marTop w:val="0"/>
                                                                                                      <w:marBottom w:val="0"/>
                                                                                                      <w:divBdr>
                                                                                                        <w:top w:val="none" w:sz="0" w:space="0" w:color="auto"/>
                                                                                                        <w:left w:val="none" w:sz="0" w:space="0" w:color="auto"/>
                                                                                                        <w:bottom w:val="none" w:sz="0" w:space="0" w:color="auto"/>
                                                                                                        <w:right w:val="none" w:sz="0" w:space="0" w:color="auto"/>
                                                                                                      </w:divBdr>
                                                                                                      <w:divsChild>
                                                                                                        <w:div w:id="1464347744">
                                                                                                          <w:marLeft w:val="0"/>
                                                                                                          <w:marRight w:val="0"/>
                                                                                                          <w:marTop w:val="0"/>
                                                                                                          <w:marBottom w:val="0"/>
                                                                                                          <w:divBdr>
                                                                                                            <w:top w:val="none" w:sz="0" w:space="0" w:color="auto"/>
                                                                                                            <w:left w:val="none" w:sz="0" w:space="0" w:color="auto"/>
                                                                                                            <w:bottom w:val="none" w:sz="0" w:space="0" w:color="auto"/>
                                                                                                            <w:right w:val="none" w:sz="0" w:space="0" w:color="auto"/>
                                                                                                          </w:divBdr>
                                                                                                        </w:div>
                                                                                                      </w:divsChild>
                                                                                                    </w:div>
                                                                                                    <w:div w:id="1677878565">
                                                                                                      <w:marLeft w:val="0"/>
                                                                                                      <w:marRight w:val="0"/>
                                                                                                      <w:marTop w:val="0"/>
                                                                                                      <w:marBottom w:val="0"/>
                                                                                                      <w:divBdr>
                                                                                                        <w:top w:val="none" w:sz="0" w:space="0" w:color="auto"/>
                                                                                                        <w:left w:val="none" w:sz="0" w:space="0" w:color="auto"/>
                                                                                                        <w:bottom w:val="none" w:sz="0" w:space="0" w:color="auto"/>
                                                                                                        <w:right w:val="none" w:sz="0" w:space="0" w:color="auto"/>
                                                                                                      </w:divBdr>
                                                                                                      <w:divsChild>
                                                                                                        <w:div w:id="1115052715">
                                                                                                          <w:marLeft w:val="0"/>
                                                                                                          <w:marRight w:val="0"/>
                                                                                                          <w:marTop w:val="0"/>
                                                                                                          <w:marBottom w:val="0"/>
                                                                                                          <w:divBdr>
                                                                                                            <w:top w:val="none" w:sz="0" w:space="0" w:color="auto"/>
                                                                                                            <w:left w:val="none" w:sz="0" w:space="0" w:color="auto"/>
                                                                                                            <w:bottom w:val="none" w:sz="0" w:space="0" w:color="auto"/>
                                                                                                            <w:right w:val="none" w:sz="0" w:space="0" w:color="auto"/>
                                                                                                          </w:divBdr>
                                                                                                        </w:div>
                                                                                                      </w:divsChild>
                                                                                                    </w:div>
                                                                                                    <w:div w:id="1679043761">
                                                                                                      <w:marLeft w:val="0"/>
                                                                                                      <w:marRight w:val="0"/>
                                                                                                      <w:marTop w:val="0"/>
                                                                                                      <w:marBottom w:val="0"/>
                                                                                                      <w:divBdr>
                                                                                                        <w:top w:val="none" w:sz="0" w:space="0" w:color="auto"/>
                                                                                                        <w:left w:val="none" w:sz="0" w:space="0" w:color="auto"/>
                                                                                                        <w:bottom w:val="none" w:sz="0" w:space="0" w:color="auto"/>
                                                                                                        <w:right w:val="none" w:sz="0" w:space="0" w:color="auto"/>
                                                                                                      </w:divBdr>
                                                                                                      <w:divsChild>
                                                                                                        <w:div w:id="296573988">
                                                                                                          <w:marLeft w:val="0"/>
                                                                                                          <w:marRight w:val="0"/>
                                                                                                          <w:marTop w:val="0"/>
                                                                                                          <w:marBottom w:val="0"/>
                                                                                                          <w:divBdr>
                                                                                                            <w:top w:val="none" w:sz="0" w:space="0" w:color="auto"/>
                                                                                                            <w:left w:val="none" w:sz="0" w:space="0" w:color="auto"/>
                                                                                                            <w:bottom w:val="none" w:sz="0" w:space="0" w:color="auto"/>
                                                                                                            <w:right w:val="none" w:sz="0" w:space="0" w:color="auto"/>
                                                                                                          </w:divBdr>
                                                                                                        </w:div>
                                                                                                      </w:divsChild>
                                                                                                    </w:div>
                                                                                                    <w:div w:id="1723553007">
                                                                                                      <w:marLeft w:val="0"/>
                                                                                                      <w:marRight w:val="0"/>
                                                                                                      <w:marTop w:val="0"/>
                                                                                                      <w:marBottom w:val="0"/>
                                                                                                      <w:divBdr>
                                                                                                        <w:top w:val="none" w:sz="0" w:space="0" w:color="auto"/>
                                                                                                        <w:left w:val="none" w:sz="0" w:space="0" w:color="auto"/>
                                                                                                        <w:bottom w:val="none" w:sz="0" w:space="0" w:color="auto"/>
                                                                                                        <w:right w:val="none" w:sz="0" w:space="0" w:color="auto"/>
                                                                                                      </w:divBdr>
                                                                                                      <w:divsChild>
                                                                                                        <w:div w:id="1992098899">
                                                                                                          <w:marLeft w:val="0"/>
                                                                                                          <w:marRight w:val="0"/>
                                                                                                          <w:marTop w:val="0"/>
                                                                                                          <w:marBottom w:val="0"/>
                                                                                                          <w:divBdr>
                                                                                                            <w:top w:val="none" w:sz="0" w:space="0" w:color="auto"/>
                                                                                                            <w:left w:val="none" w:sz="0" w:space="0" w:color="auto"/>
                                                                                                            <w:bottom w:val="none" w:sz="0" w:space="0" w:color="auto"/>
                                                                                                            <w:right w:val="none" w:sz="0" w:space="0" w:color="auto"/>
                                                                                                          </w:divBdr>
                                                                                                        </w:div>
                                                                                                      </w:divsChild>
                                                                                                    </w:div>
                                                                                                    <w:div w:id="1911575535">
                                                                                                      <w:marLeft w:val="0"/>
                                                                                                      <w:marRight w:val="0"/>
                                                                                                      <w:marTop w:val="0"/>
                                                                                                      <w:marBottom w:val="0"/>
                                                                                                      <w:divBdr>
                                                                                                        <w:top w:val="none" w:sz="0" w:space="0" w:color="auto"/>
                                                                                                        <w:left w:val="none" w:sz="0" w:space="0" w:color="auto"/>
                                                                                                        <w:bottom w:val="none" w:sz="0" w:space="0" w:color="auto"/>
                                                                                                        <w:right w:val="none" w:sz="0" w:space="0" w:color="auto"/>
                                                                                                      </w:divBdr>
                                                                                                      <w:divsChild>
                                                                                                        <w:div w:id="1227299111">
                                                                                                          <w:marLeft w:val="0"/>
                                                                                                          <w:marRight w:val="0"/>
                                                                                                          <w:marTop w:val="0"/>
                                                                                                          <w:marBottom w:val="0"/>
                                                                                                          <w:divBdr>
                                                                                                            <w:top w:val="none" w:sz="0" w:space="0" w:color="auto"/>
                                                                                                            <w:left w:val="none" w:sz="0" w:space="0" w:color="auto"/>
                                                                                                            <w:bottom w:val="none" w:sz="0" w:space="0" w:color="auto"/>
                                                                                                            <w:right w:val="none" w:sz="0" w:space="0" w:color="auto"/>
                                                                                                          </w:divBdr>
                                                                                                        </w:div>
                                                                                                      </w:divsChild>
                                                                                                    </w:div>
                                                                                                    <w:div w:id="2006589481">
                                                                                                      <w:marLeft w:val="0"/>
                                                                                                      <w:marRight w:val="0"/>
                                                                                                      <w:marTop w:val="0"/>
                                                                                                      <w:marBottom w:val="0"/>
                                                                                                      <w:divBdr>
                                                                                                        <w:top w:val="none" w:sz="0" w:space="0" w:color="auto"/>
                                                                                                        <w:left w:val="none" w:sz="0" w:space="0" w:color="auto"/>
                                                                                                        <w:bottom w:val="none" w:sz="0" w:space="0" w:color="auto"/>
                                                                                                        <w:right w:val="none" w:sz="0" w:space="0" w:color="auto"/>
                                                                                                      </w:divBdr>
                                                                                                      <w:divsChild>
                                                                                                        <w:div w:id="226695576">
                                                                                                          <w:marLeft w:val="0"/>
                                                                                                          <w:marRight w:val="0"/>
                                                                                                          <w:marTop w:val="0"/>
                                                                                                          <w:marBottom w:val="0"/>
                                                                                                          <w:divBdr>
                                                                                                            <w:top w:val="none" w:sz="0" w:space="0" w:color="auto"/>
                                                                                                            <w:left w:val="none" w:sz="0" w:space="0" w:color="auto"/>
                                                                                                            <w:bottom w:val="none" w:sz="0" w:space="0" w:color="auto"/>
                                                                                                            <w:right w:val="none" w:sz="0" w:space="0" w:color="auto"/>
                                                                                                          </w:divBdr>
                                                                                                        </w:div>
                                                                                                        <w:div w:id="361319209">
                                                                                                          <w:marLeft w:val="0"/>
                                                                                                          <w:marRight w:val="0"/>
                                                                                                          <w:marTop w:val="0"/>
                                                                                                          <w:marBottom w:val="0"/>
                                                                                                          <w:divBdr>
                                                                                                            <w:top w:val="none" w:sz="0" w:space="0" w:color="auto"/>
                                                                                                            <w:left w:val="none" w:sz="0" w:space="0" w:color="auto"/>
                                                                                                            <w:bottom w:val="none" w:sz="0" w:space="0" w:color="auto"/>
                                                                                                            <w:right w:val="none" w:sz="0" w:space="0" w:color="auto"/>
                                                                                                          </w:divBdr>
                                                                                                        </w:div>
                                                                                                      </w:divsChild>
                                                                                                    </w:div>
                                                                                                    <w:div w:id="2038116016">
                                                                                                      <w:marLeft w:val="0"/>
                                                                                                      <w:marRight w:val="0"/>
                                                                                                      <w:marTop w:val="0"/>
                                                                                                      <w:marBottom w:val="0"/>
                                                                                                      <w:divBdr>
                                                                                                        <w:top w:val="none" w:sz="0" w:space="0" w:color="auto"/>
                                                                                                        <w:left w:val="none" w:sz="0" w:space="0" w:color="auto"/>
                                                                                                        <w:bottom w:val="none" w:sz="0" w:space="0" w:color="auto"/>
                                                                                                        <w:right w:val="none" w:sz="0" w:space="0" w:color="auto"/>
                                                                                                      </w:divBdr>
                                                                                                      <w:divsChild>
                                                                                                        <w:div w:id="2064525845">
                                                                                                          <w:marLeft w:val="0"/>
                                                                                                          <w:marRight w:val="0"/>
                                                                                                          <w:marTop w:val="0"/>
                                                                                                          <w:marBottom w:val="0"/>
                                                                                                          <w:divBdr>
                                                                                                            <w:top w:val="none" w:sz="0" w:space="0" w:color="auto"/>
                                                                                                            <w:left w:val="none" w:sz="0" w:space="0" w:color="auto"/>
                                                                                                            <w:bottom w:val="none" w:sz="0" w:space="0" w:color="auto"/>
                                                                                                            <w:right w:val="none" w:sz="0" w:space="0" w:color="auto"/>
                                                                                                          </w:divBdr>
                                                                                                        </w:div>
                                                                                                      </w:divsChild>
                                                                                                    </w:div>
                                                                                                    <w:div w:id="2038237186">
                                                                                                      <w:marLeft w:val="0"/>
                                                                                                      <w:marRight w:val="0"/>
                                                                                                      <w:marTop w:val="0"/>
                                                                                                      <w:marBottom w:val="0"/>
                                                                                                      <w:divBdr>
                                                                                                        <w:top w:val="none" w:sz="0" w:space="0" w:color="auto"/>
                                                                                                        <w:left w:val="none" w:sz="0" w:space="0" w:color="auto"/>
                                                                                                        <w:bottom w:val="none" w:sz="0" w:space="0" w:color="auto"/>
                                                                                                        <w:right w:val="none" w:sz="0" w:space="0" w:color="auto"/>
                                                                                                      </w:divBdr>
                                                                                                      <w:divsChild>
                                                                                                        <w:div w:id="1964192568">
                                                                                                          <w:marLeft w:val="0"/>
                                                                                                          <w:marRight w:val="0"/>
                                                                                                          <w:marTop w:val="0"/>
                                                                                                          <w:marBottom w:val="0"/>
                                                                                                          <w:divBdr>
                                                                                                            <w:top w:val="none" w:sz="0" w:space="0" w:color="auto"/>
                                                                                                            <w:left w:val="none" w:sz="0" w:space="0" w:color="auto"/>
                                                                                                            <w:bottom w:val="none" w:sz="0" w:space="0" w:color="auto"/>
                                                                                                            <w:right w:val="none" w:sz="0" w:space="0" w:color="auto"/>
                                                                                                          </w:divBdr>
                                                                                                        </w:div>
                                                                                                      </w:divsChild>
                                                                                                    </w:div>
                                                                                                    <w:div w:id="2058433433">
                                                                                                      <w:marLeft w:val="0"/>
                                                                                                      <w:marRight w:val="0"/>
                                                                                                      <w:marTop w:val="0"/>
                                                                                                      <w:marBottom w:val="0"/>
                                                                                                      <w:divBdr>
                                                                                                        <w:top w:val="none" w:sz="0" w:space="0" w:color="auto"/>
                                                                                                        <w:left w:val="none" w:sz="0" w:space="0" w:color="auto"/>
                                                                                                        <w:bottom w:val="none" w:sz="0" w:space="0" w:color="auto"/>
                                                                                                        <w:right w:val="none" w:sz="0" w:space="0" w:color="auto"/>
                                                                                                      </w:divBdr>
                                                                                                      <w:divsChild>
                                                                                                        <w:div w:id="198780230">
                                                                                                          <w:marLeft w:val="0"/>
                                                                                                          <w:marRight w:val="0"/>
                                                                                                          <w:marTop w:val="0"/>
                                                                                                          <w:marBottom w:val="0"/>
                                                                                                          <w:divBdr>
                                                                                                            <w:top w:val="none" w:sz="0" w:space="0" w:color="auto"/>
                                                                                                            <w:left w:val="none" w:sz="0" w:space="0" w:color="auto"/>
                                                                                                            <w:bottom w:val="none" w:sz="0" w:space="0" w:color="auto"/>
                                                                                                            <w:right w:val="none" w:sz="0" w:space="0" w:color="auto"/>
                                                                                                          </w:divBdr>
                                                                                                        </w:div>
                                                                                                        <w:div w:id="20481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805631">
                                                                                              <w:marLeft w:val="0"/>
                                                                                              <w:marRight w:val="0"/>
                                                                                              <w:marTop w:val="0"/>
                                                                                              <w:marBottom w:val="0"/>
                                                                                              <w:divBdr>
                                                                                                <w:top w:val="none" w:sz="0" w:space="0" w:color="auto"/>
                                                                                                <w:left w:val="none" w:sz="0" w:space="0" w:color="auto"/>
                                                                                                <w:bottom w:val="none" w:sz="0" w:space="0" w:color="auto"/>
                                                                                                <w:right w:val="none" w:sz="0" w:space="0" w:color="auto"/>
                                                                                              </w:divBdr>
                                                                                            </w:div>
                                                                                            <w:div w:id="1039168546">
                                                                                              <w:marLeft w:val="0"/>
                                                                                              <w:marRight w:val="0"/>
                                                                                              <w:marTop w:val="0"/>
                                                                                              <w:marBottom w:val="0"/>
                                                                                              <w:divBdr>
                                                                                                <w:top w:val="none" w:sz="0" w:space="0" w:color="auto"/>
                                                                                                <w:left w:val="none" w:sz="0" w:space="0" w:color="auto"/>
                                                                                                <w:bottom w:val="none" w:sz="0" w:space="0" w:color="auto"/>
                                                                                                <w:right w:val="none" w:sz="0" w:space="0" w:color="auto"/>
                                                                                              </w:divBdr>
                                                                                            </w:div>
                                                                                            <w:div w:id="1166165016">
                                                                                              <w:marLeft w:val="0"/>
                                                                                              <w:marRight w:val="0"/>
                                                                                              <w:marTop w:val="0"/>
                                                                                              <w:marBottom w:val="0"/>
                                                                                              <w:divBdr>
                                                                                                <w:top w:val="none" w:sz="0" w:space="0" w:color="auto"/>
                                                                                                <w:left w:val="none" w:sz="0" w:space="0" w:color="auto"/>
                                                                                                <w:bottom w:val="none" w:sz="0" w:space="0" w:color="auto"/>
                                                                                                <w:right w:val="none" w:sz="0" w:space="0" w:color="auto"/>
                                                                                              </w:divBdr>
                                                                                            </w:div>
                                                                                            <w:div w:id="1509366565">
                                                                                              <w:marLeft w:val="0"/>
                                                                                              <w:marRight w:val="0"/>
                                                                                              <w:marTop w:val="0"/>
                                                                                              <w:marBottom w:val="0"/>
                                                                                              <w:divBdr>
                                                                                                <w:top w:val="none" w:sz="0" w:space="0" w:color="auto"/>
                                                                                                <w:left w:val="none" w:sz="0" w:space="0" w:color="auto"/>
                                                                                                <w:bottom w:val="none" w:sz="0" w:space="0" w:color="auto"/>
                                                                                                <w:right w:val="none" w:sz="0" w:space="0" w:color="auto"/>
                                                                                              </w:divBdr>
                                                                                            </w:div>
                                                                                            <w:div w:id="1655841735">
                                                                                              <w:marLeft w:val="0"/>
                                                                                              <w:marRight w:val="0"/>
                                                                                              <w:marTop w:val="0"/>
                                                                                              <w:marBottom w:val="0"/>
                                                                                              <w:divBdr>
                                                                                                <w:top w:val="none" w:sz="0" w:space="0" w:color="auto"/>
                                                                                                <w:left w:val="none" w:sz="0" w:space="0" w:color="auto"/>
                                                                                                <w:bottom w:val="none" w:sz="0" w:space="0" w:color="auto"/>
                                                                                                <w:right w:val="none" w:sz="0" w:space="0" w:color="auto"/>
                                                                                              </w:divBdr>
                                                                                            </w:div>
                                                                                            <w:div w:id="1902132066">
                                                                                              <w:marLeft w:val="0"/>
                                                                                              <w:marRight w:val="0"/>
                                                                                              <w:marTop w:val="0"/>
                                                                                              <w:marBottom w:val="0"/>
                                                                                              <w:divBdr>
                                                                                                <w:top w:val="none" w:sz="0" w:space="0" w:color="auto"/>
                                                                                                <w:left w:val="none" w:sz="0" w:space="0" w:color="auto"/>
                                                                                                <w:bottom w:val="none" w:sz="0" w:space="0" w:color="auto"/>
                                                                                                <w:right w:val="none" w:sz="0" w:space="0" w:color="auto"/>
                                                                                              </w:divBdr>
                                                                                            </w:div>
                                                                                            <w:div w:id="1909460782">
                                                                                              <w:marLeft w:val="0"/>
                                                                                              <w:marRight w:val="0"/>
                                                                                              <w:marTop w:val="0"/>
                                                                                              <w:marBottom w:val="0"/>
                                                                                              <w:divBdr>
                                                                                                <w:top w:val="none" w:sz="0" w:space="0" w:color="auto"/>
                                                                                                <w:left w:val="none" w:sz="0" w:space="0" w:color="auto"/>
                                                                                                <w:bottom w:val="none" w:sz="0" w:space="0" w:color="auto"/>
                                                                                                <w:right w:val="none" w:sz="0" w:space="0" w:color="auto"/>
                                                                                              </w:divBdr>
                                                                                            </w:div>
                                                                                            <w:div w:id="1945527279">
                                                                                              <w:marLeft w:val="0"/>
                                                                                              <w:marRight w:val="0"/>
                                                                                              <w:marTop w:val="0"/>
                                                                                              <w:marBottom w:val="0"/>
                                                                                              <w:divBdr>
                                                                                                <w:top w:val="none" w:sz="0" w:space="0" w:color="auto"/>
                                                                                                <w:left w:val="none" w:sz="0" w:space="0" w:color="auto"/>
                                                                                                <w:bottom w:val="none" w:sz="0" w:space="0" w:color="auto"/>
                                                                                                <w:right w:val="none" w:sz="0" w:space="0" w:color="auto"/>
                                                                                              </w:divBdr>
                                                                                            </w:div>
                                                                                            <w:div w:id="2122870746">
                                                                                              <w:marLeft w:val="0"/>
                                                                                              <w:marRight w:val="0"/>
                                                                                              <w:marTop w:val="0"/>
                                                                                              <w:marBottom w:val="0"/>
                                                                                              <w:divBdr>
                                                                                                <w:top w:val="none" w:sz="0" w:space="0" w:color="auto"/>
                                                                                                <w:left w:val="none" w:sz="0" w:space="0" w:color="auto"/>
                                                                                                <w:bottom w:val="none" w:sz="0" w:space="0" w:color="auto"/>
                                                                                                <w:right w:val="none" w:sz="0" w:space="0" w:color="auto"/>
                                                                                              </w:divBdr>
                                                                                            </w:div>
                                                                                            <w:div w:id="214342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3787768">
      <w:bodyDiv w:val="1"/>
      <w:marLeft w:val="0"/>
      <w:marRight w:val="0"/>
      <w:marTop w:val="0"/>
      <w:marBottom w:val="0"/>
      <w:divBdr>
        <w:top w:val="none" w:sz="0" w:space="0" w:color="auto"/>
        <w:left w:val="none" w:sz="0" w:space="0" w:color="auto"/>
        <w:bottom w:val="none" w:sz="0" w:space="0" w:color="auto"/>
        <w:right w:val="none" w:sz="0" w:space="0" w:color="auto"/>
      </w:divBdr>
    </w:div>
    <w:div w:id="594170408">
      <w:bodyDiv w:val="1"/>
      <w:marLeft w:val="0"/>
      <w:marRight w:val="0"/>
      <w:marTop w:val="0"/>
      <w:marBottom w:val="0"/>
      <w:divBdr>
        <w:top w:val="none" w:sz="0" w:space="0" w:color="auto"/>
        <w:left w:val="none" w:sz="0" w:space="0" w:color="auto"/>
        <w:bottom w:val="none" w:sz="0" w:space="0" w:color="auto"/>
        <w:right w:val="none" w:sz="0" w:space="0" w:color="auto"/>
      </w:divBdr>
    </w:div>
    <w:div w:id="601451092">
      <w:bodyDiv w:val="1"/>
      <w:marLeft w:val="0"/>
      <w:marRight w:val="0"/>
      <w:marTop w:val="0"/>
      <w:marBottom w:val="0"/>
      <w:divBdr>
        <w:top w:val="none" w:sz="0" w:space="0" w:color="auto"/>
        <w:left w:val="none" w:sz="0" w:space="0" w:color="auto"/>
        <w:bottom w:val="none" w:sz="0" w:space="0" w:color="auto"/>
        <w:right w:val="none" w:sz="0" w:space="0" w:color="auto"/>
      </w:divBdr>
      <w:divsChild>
        <w:div w:id="1511799159">
          <w:marLeft w:val="0"/>
          <w:marRight w:val="0"/>
          <w:marTop w:val="0"/>
          <w:marBottom w:val="0"/>
          <w:divBdr>
            <w:top w:val="none" w:sz="0" w:space="0" w:color="auto"/>
            <w:left w:val="none" w:sz="0" w:space="0" w:color="auto"/>
            <w:bottom w:val="none" w:sz="0" w:space="0" w:color="auto"/>
            <w:right w:val="none" w:sz="0" w:space="0" w:color="auto"/>
          </w:divBdr>
        </w:div>
      </w:divsChild>
    </w:div>
    <w:div w:id="605306049">
      <w:bodyDiv w:val="1"/>
      <w:marLeft w:val="0"/>
      <w:marRight w:val="0"/>
      <w:marTop w:val="0"/>
      <w:marBottom w:val="0"/>
      <w:divBdr>
        <w:top w:val="none" w:sz="0" w:space="0" w:color="auto"/>
        <w:left w:val="none" w:sz="0" w:space="0" w:color="auto"/>
        <w:bottom w:val="none" w:sz="0" w:space="0" w:color="auto"/>
        <w:right w:val="none" w:sz="0" w:space="0" w:color="auto"/>
      </w:divBdr>
    </w:div>
    <w:div w:id="661081349">
      <w:bodyDiv w:val="1"/>
      <w:marLeft w:val="0"/>
      <w:marRight w:val="0"/>
      <w:marTop w:val="0"/>
      <w:marBottom w:val="0"/>
      <w:divBdr>
        <w:top w:val="none" w:sz="0" w:space="0" w:color="auto"/>
        <w:left w:val="none" w:sz="0" w:space="0" w:color="auto"/>
        <w:bottom w:val="none" w:sz="0" w:space="0" w:color="auto"/>
        <w:right w:val="none" w:sz="0" w:space="0" w:color="auto"/>
      </w:divBdr>
    </w:div>
    <w:div w:id="661928036">
      <w:bodyDiv w:val="1"/>
      <w:marLeft w:val="0"/>
      <w:marRight w:val="0"/>
      <w:marTop w:val="0"/>
      <w:marBottom w:val="0"/>
      <w:divBdr>
        <w:top w:val="none" w:sz="0" w:space="0" w:color="auto"/>
        <w:left w:val="none" w:sz="0" w:space="0" w:color="auto"/>
        <w:bottom w:val="none" w:sz="0" w:space="0" w:color="auto"/>
        <w:right w:val="none" w:sz="0" w:space="0" w:color="auto"/>
      </w:divBdr>
    </w:div>
    <w:div w:id="668485406">
      <w:bodyDiv w:val="1"/>
      <w:marLeft w:val="0"/>
      <w:marRight w:val="0"/>
      <w:marTop w:val="0"/>
      <w:marBottom w:val="0"/>
      <w:divBdr>
        <w:top w:val="none" w:sz="0" w:space="0" w:color="auto"/>
        <w:left w:val="none" w:sz="0" w:space="0" w:color="auto"/>
        <w:bottom w:val="none" w:sz="0" w:space="0" w:color="auto"/>
        <w:right w:val="none" w:sz="0" w:space="0" w:color="auto"/>
      </w:divBdr>
    </w:div>
    <w:div w:id="678505386">
      <w:bodyDiv w:val="1"/>
      <w:marLeft w:val="0"/>
      <w:marRight w:val="0"/>
      <w:marTop w:val="0"/>
      <w:marBottom w:val="0"/>
      <w:divBdr>
        <w:top w:val="none" w:sz="0" w:space="0" w:color="auto"/>
        <w:left w:val="none" w:sz="0" w:space="0" w:color="auto"/>
        <w:bottom w:val="none" w:sz="0" w:space="0" w:color="auto"/>
        <w:right w:val="none" w:sz="0" w:space="0" w:color="auto"/>
      </w:divBdr>
    </w:div>
    <w:div w:id="684332560">
      <w:bodyDiv w:val="1"/>
      <w:marLeft w:val="0"/>
      <w:marRight w:val="0"/>
      <w:marTop w:val="0"/>
      <w:marBottom w:val="0"/>
      <w:divBdr>
        <w:top w:val="none" w:sz="0" w:space="0" w:color="auto"/>
        <w:left w:val="none" w:sz="0" w:space="0" w:color="auto"/>
        <w:bottom w:val="none" w:sz="0" w:space="0" w:color="auto"/>
        <w:right w:val="none" w:sz="0" w:space="0" w:color="auto"/>
      </w:divBdr>
    </w:div>
    <w:div w:id="687948754">
      <w:bodyDiv w:val="1"/>
      <w:marLeft w:val="0"/>
      <w:marRight w:val="0"/>
      <w:marTop w:val="0"/>
      <w:marBottom w:val="0"/>
      <w:divBdr>
        <w:top w:val="none" w:sz="0" w:space="0" w:color="auto"/>
        <w:left w:val="none" w:sz="0" w:space="0" w:color="auto"/>
        <w:bottom w:val="none" w:sz="0" w:space="0" w:color="auto"/>
        <w:right w:val="none" w:sz="0" w:space="0" w:color="auto"/>
      </w:divBdr>
    </w:div>
    <w:div w:id="705643432">
      <w:bodyDiv w:val="1"/>
      <w:marLeft w:val="0"/>
      <w:marRight w:val="0"/>
      <w:marTop w:val="0"/>
      <w:marBottom w:val="0"/>
      <w:divBdr>
        <w:top w:val="none" w:sz="0" w:space="0" w:color="auto"/>
        <w:left w:val="none" w:sz="0" w:space="0" w:color="auto"/>
        <w:bottom w:val="none" w:sz="0" w:space="0" w:color="auto"/>
        <w:right w:val="none" w:sz="0" w:space="0" w:color="auto"/>
      </w:divBdr>
    </w:div>
    <w:div w:id="711878624">
      <w:bodyDiv w:val="1"/>
      <w:marLeft w:val="0"/>
      <w:marRight w:val="0"/>
      <w:marTop w:val="0"/>
      <w:marBottom w:val="0"/>
      <w:divBdr>
        <w:top w:val="none" w:sz="0" w:space="0" w:color="auto"/>
        <w:left w:val="none" w:sz="0" w:space="0" w:color="auto"/>
        <w:bottom w:val="none" w:sz="0" w:space="0" w:color="auto"/>
        <w:right w:val="none" w:sz="0" w:space="0" w:color="auto"/>
      </w:divBdr>
    </w:div>
    <w:div w:id="736519078">
      <w:bodyDiv w:val="1"/>
      <w:marLeft w:val="0"/>
      <w:marRight w:val="0"/>
      <w:marTop w:val="0"/>
      <w:marBottom w:val="0"/>
      <w:divBdr>
        <w:top w:val="none" w:sz="0" w:space="0" w:color="auto"/>
        <w:left w:val="none" w:sz="0" w:space="0" w:color="auto"/>
        <w:bottom w:val="none" w:sz="0" w:space="0" w:color="auto"/>
        <w:right w:val="none" w:sz="0" w:space="0" w:color="auto"/>
      </w:divBdr>
    </w:div>
    <w:div w:id="756706930">
      <w:bodyDiv w:val="1"/>
      <w:marLeft w:val="0"/>
      <w:marRight w:val="0"/>
      <w:marTop w:val="0"/>
      <w:marBottom w:val="0"/>
      <w:divBdr>
        <w:top w:val="none" w:sz="0" w:space="0" w:color="auto"/>
        <w:left w:val="none" w:sz="0" w:space="0" w:color="auto"/>
        <w:bottom w:val="none" w:sz="0" w:space="0" w:color="auto"/>
        <w:right w:val="none" w:sz="0" w:space="0" w:color="auto"/>
      </w:divBdr>
    </w:div>
    <w:div w:id="780688369">
      <w:bodyDiv w:val="1"/>
      <w:marLeft w:val="0"/>
      <w:marRight w:val="0"/>
      <w:marTop w:val="0"/>
      <w:marBottom w:val="0"/>
      <w:divBdr>
        <w:top w:val="none" w:sz="0" w:space="0" w:color="auto"/>
        <w:left w:val="none" w:sz="0" w:space="0" w:color="auto"/>
        <w:bottom w:val="none" w:sz="0" w:space="0" w:color="auto"/>
        <w:right w:val="none" w:sz="0" w:space="0" w:color="auto"/>
      </w:divBdr>
    </w:div>
    <w:div w:id="801000111">
      <w:bodyDiv w:val="1"/>
      <w:marLeft w:val="0"/>
      <w:marRight w:val="0"/>
      <w:marTop w:val="0"/>
      <w:marBottom w:val="0"/>
      <w:divBdr>
        <w:top w:val="none" w:sz="0" w:space="0" w:color="auto"/>
        <w:left w:val="none" w:sz="0" w:space="0" w:color="auto"/>
        <w:bottom w:val="none" w:sz="0" w:space="0" w:color="auto"/>
        <w:right w:val="none" w:sz="0" w:space="0" w:color="auto"/>
      </w:divBdr>
      <w:divsChild>
        <w:div w:id="41486187">
          <w:marLeft w:val="806"/>
          <w:marRight w:val="0"/>
          <w:marTop w:val="0"/>
          <w:marBottom w:val="0"/>
          <w:divBdr>
            <w:top w:val="none" w:sz="0" w:space="0" w:color="auto"/>
            <w:left w:val="none" w:sz="0" w:space="0" w:color="auto"/>
            <w:bottom w:val="none" w:sz="0" w:space="0" w:color="auto"/>
            <w:right w:val="none" w:sz="0" w:space="0" w:color="auto"/>
          </w:divBdr>
        </w:div>
        <w:div w:id="721366030">
          <w:marLeft w:val="619"/>
          <w:marRight w:val="0"/>
          <w:marTop w:val="0"/>
          <w:marBottom w:val="0"/>
          <w:divBdr>
            <w:top w:val="none" w:sz="0" w:space="0" w:color="auto"/>
            <w:left w:val="none" w:sz="0" w:space="0" w:color="auto"/>
            <w:bottom w:val="none" w:sz="0" w:space="0" w:color="auto"/>
            <w:right w:val="none" w:sz="0" w:space="0" w:color="auto"/>
          </w:divBdr>
        </w:div>
        <w:div w:id="1234045685">
          <w:marLeft w:val="806"/>
          <w:marRight w:val="0"/>
          <w:marTop w:val="0"/>
          <w:marBottom w:val="0"/>
          <w:divBdr>
            <w:top w:val="none" w:sz="0" w:space="0" w:color="auto"/>
            <w:left w:val="none" w:sz="0" w:space="0" w:color="auto"/>
            <w:bottom w:val="none" w:sz="0" w:space="0" w:color="auto"/>
            <w:right w:val="none" w:sz="0" w:space="0" w:color="auto"/>
          </w:divBdr>
        </w:div>
        <w:div w:id="1271279704">
          <w:marLeft w:val="806"/>
          <w:marRight w:val="0"/>
          <w:marTop w:val="0"/>
          <w:marBottom w:val="0"/>
          <w:divBdr>
            <w:top w:val="none" w:sz="0" w:space="0" w:color="auto"/>
            <w:left w:val="none" w:sz="0" w:space="0" w:color="auto"/>
            <w:bottom w:val="none" w:sz="0" w:space="0" w:color="auto"/>
            <w:right w:val="none" w:sz="0" w:space="0" w:color="auto"/>
          </w:divBdr>
        </w:div>
        <w:div w:id="1298994989">
          <w:marLeft w:val="619"/>
          <w:marRight w:val="0"/>
          <w:marTop w:val="0"/>
          <w:marBottom w:val="0"/>
          <w:divBdr>
            <w:top w:val="none" w:sz="0" w:space="0" w:color="auto"/>
            <w:left w:val="none" w:sz="0" w:space="0" w:color="auto"/>
            <w:bottom w:val="none" w:sz="0" w:space="0" w:color="auto"/>
            <w:right w:val="none" w:sz="0" w:space="0" w:color="auto"/>
          </w:divBdr>
        </w:div>
      </w:divsChild>
    </w:div>
    <w:div w:id="811680225">
      <w:bodyDiv w:val="1"/>
      <w:marLeft w:val="0"/>
      <w:marRight w:val="0"/>
      <w:marTop w:val="0"/>
      <w:marBottom w:val="0"/>
      <w:divBdr>
        <w:top w:val="none" w:sz="0" w:space="0" w:color="auto"/>
        <w:left w:val="none" w:sz="0" w:space="0" w:color="auto"/>
        <w:bottom w:val="none" w:sz="0" w:space="0" w:color="auto"/>
        <w:right w:val="none" w:sz="0" w:space="0" w:color="auto"/>
      </w:divBdr>
    </w:div>
    <w:div w:id="826552648">
      <w:bodyDiv w:val="1"/>
      <w:marLeft w:val="0"/>
      <w:marRight w:val="0"/>
      <w:marTop w:val="0"/>
      <w:marBottom w:val="0"/>
      <w:divBdr>
        <w:top w:val="none" w:sz="0" w:space="0" w:color="auto"/>
        <w:left w:val="none" w:sz="0" w:space="0" w:color="auto"/>
        <w:bottom w:val="none" w:sz="0" w:space="0" w:color="auto"/>
        <w:right w:val="none" w:sz="0" w:space="0" w:color="auto"/>
      </w:divBdr>
    </w:div>
    <w:div w:id="846672083">
      <w:bodyDiv w:val="1"/>
      <w:marLeft w:val="0"/>
      <w:marRight w:val="0"/>
      <w:marTop w:val="0"/>
      <w:marBottom w:val="0"/>
      <w:divBdr>
        <w:top w:val="none" w:sz="0" w:space="0" w:color="auto"/>
        <w:left w:val="none" w:sz="0" w:space="0" w:color="auto"/>
        <w:bottom w:val="none" w:sz="0" w:space="0" w:color="auto"/>
        <w:right w:val="none" w:sz="0" w:space="0" w:color="auto"/>
      </w:divBdr>
    </w:div>
    <w:div w:id="849879080">
      <w:bodyDiv w:val="1"/>
      <w:marLeft w:val="0"/>
      <w:marRight w:val="0"/>
      <w:marTop w:val="0"/>
      <w:marBottom w:val="0"/>
      <w:divBdr>
        <w:top w:val="none" w:sz="0" w:space="0" w:color="auto"/>
        <w:left w:val="none" w:sz="0" w:space="0" w:color="auto"/>
        <w:bottom w:val="none" w:sz="0" w:space="0" w:color="auto"/>
        <w:right w:val="none" w:sz="0" w:space="0" w:color="auto"/>
      </w:divBdr>
    </w:div>
    <w:div w:id="852232724">
      <w:bodyDiv w:val="1"/>
      <w:marLeft w:val="0"/>
      <w:marRight w:val="0"/>
      <w:marTop w:val="0"/>
      <w:marBottom w:val="0"/>
      <w:divBdr>
        <w:top w:val="none" w:sz="0" w:space="0" w:color="auto"/>
        <w:left w:val="none" w:sz="0" w:space="0" w:color="auto"/>
        <w:bottom w:val="none" w:sz="0" w:space="0" w:color="auto"/>
        <w:right w:val="none" w:sz="0" w:space="0" w:color="auto"/>
      </w:divBdr>
    </w:div>
    <w:div w:id="862862591">
      <w:bodyDiv w:val="1"/>
      <w:marLeft w:val="0"/>
      <w:marRight w:val="0"/>
      <w:marTop w:val="0"/>
      <w:marBottom w:val="0"/>
      <w:divBdr>
        <w:top w:val="none" w:sz="0" w:space="0" w:color="auto"/>
        <w:left w:val="none" w:sz="0" w:space="0" w:color="auto"/>
        <w:bottom w:val="none" w:sz="0" w:space="0" w:color="auto"/>
        <w:right w:val="none" w:sz="0" w:space="0" w:color="auto"/>
      </w:divBdr>
    </w:div>
    <w:div w:id="863788546">
      <w:bodyDiv w:val="1"/>
      <w:marLeft w:val="0"/>
      <w:marRight w:val="0"/>
      <w:marTop w:val="0"/>
      <w:marBottom w:val="0"/>
      <w:divBdr>
        <w:top w:val="none" w:sz="0" w:space="0" w:color="auto"/>
        <w:left w:val="none" w:sz="0" w:space="0" w:color="auto"/>
        <w:bottom w:val="none" w:sz="0" w:space="0" w:color="auto"/>
        <w:right w:val="none" w:sz="0" w:space="0" w:color="auto"/>
      </w:divBdr>
    </w:div>
    <w:div w:id="865098809">
      <w:bodyDiv w:val="1"/>
      <w:marLeft w:val="0"/>
      <w:marRight w:val="0"/>
      <w:marTop w:val="0"/>
      <w:marBottom w:val="0"/>
      <w:divBdr>
        <w:top w:val="none" w:sz="0" w:space="0" w:color="auto"/>
        <w:left w:val="none" w:sz="0" w:space="0" w:color="auto"/>
        <w:bottom w:val="none" w:sz="0" w:space="0" w:color="auto"/>
        <w:right w:val="none" w:sz="0" w:space="0" w:color="auto"/>
      </w:divBdr>
    </w:div>
    <w:div w:id="889267423">
      <w:bodyDiv w:val="1"/>
      <w:marLeft w:val="0"/>
      <w:marRight w:val="0"/>
      <w:marTop w:val="0"/>
      <w:marBottom w:val="0"/>
      <w:divBdr>
        <w:top w:val="none" w:sz="0" w:space="0" w:color="auto"/>
        <w:left w:val="none" w:sz="0" w:space="0" w:color="auto"/>
        <w:bottom w:val="none" w:sz="0" w:space="0" w:color="auto"/>
        <w:right w:val="none" w:sz="0" w:space="0" w:color="auto"/>
      </w:divBdr>
      <w:divsChild>
        <w:div w:id="9380481">
          <w:marLeft w:val="0"/>
          <w:marRight w:val="0"/>
          <w:marTop w:val="40"/>
          <w:marBottom w:val="40"/>
          <w:divBdr>
            <w:top w:val="none" w:sz="0" w:space="0" w:color="auto"/>
            <w:left w:val="none" w:sz="0" w:space="0" w:color="auto"/>
            <w:bottom w:val="none" w:sz="0" w:space="0" w:color="auto"/>
            <w:right w:val="none" w:sz="0" w:space="0" w:color="auto"/>
          </w:divBdr>
        </w:div>
        <w:div w:id="16077857">
          <w:marLeft w:val="0"/>
          <w:marRight w:val="0"/>
          <w:marTop w:val="40"/>
          <w:marBottom w:val="40"/>
          <w:divBdr>
            <w:top w:val="none" w:sz="0" w:space="0" w:color="auto"/>
            <w:left w:val="none" w:sz="0" w:space="0" w:color="auto"/>
            <w:bottom w:val="none" w:sz="0" w:space="0" w:color="auto"/>
            <w:right w:val="none" w:sz="0" w:space="0" w:color="auto"/>
          </w:divBdr>
        </w:div>
        <w:div w:id="38936768">
          <w:marLeft w:val="0"/>
          <w:marRight w:val="0"/>
          <w:marTop w:val="40"/>
          <w:marBottom w:val="40"/>
          <w:divBdr>
            <w:top w:val="none" w:sz="0" w:space="0" w:color="auto"/>
            <w:left w:val="none" w:sz="0" w:space="0" w:color="auto"/>
            <w:bottom w:val="none" w:sz="0" w:space="0" w:color="auto"/>
            <w:right w:val="none" w:sz="0" w:space="0" w:color="auto"/>
          </w:divBdr>
        </w:div>
        <w:div w:id="45885557">
          <w:marLeft w:val="0"/>
          <w:marRight w:val="0"/>
          <w:marTop w:val="0"/>
          <w:marBottom w:val="0"/>
          <w:divBdr>
            <w:top w:val="none" w:sz="0" w:space="0" w:color="auto"/>
            <w:left w:val="none" w:sz="0" w:space="0" w:color="auto"/>
            <w:bottom w:val="none" w:sz="0" w:space="0" w:color="auto"/>
            <w:right w:val="none" w:sz="0" w:space="0" w:color="auto"/>
          </w:divBdr>
        </w:div>
        <w:div w:id="63382932">
          <w:marLeft w:val="0"/>
          <w:marRight w:val="0"/>
          <w:marTop w:val="40"/>
          <w:marBottom w:val="40"/>
          <w:divBdr>
            <w:top w:val="none" w:sz="0" w:space="0" w:color="auto"/>
            <w:left w:val="none" w:sz="0" w:space="0" w:color="auto"/>
            <w:bottom w:val="none" w:sz="0" w:space="0" w:color="auto"/>
            <w:right w:val="none" w:sz="0" w:space="0" w:color="auto"/>
          </w:divBdr>
        </w:div>
        <w:div w:id="77557168">
          <w:marLeft w:val="0"/>
          <w:marRight w:val="0"/>
          <w:marTop w:val="0"/>
          <w:marBottom w:val="0"/>
          <w:divBdr>
            <w:top w:val="none" w:sz="0" w:space="0" w:color="auto"/>
            <w:left w:val="none" w:sz="0" w:space="0" w:color="auto"/>
            <w:bottom w:val="none" w:sz="0" w:space="0" w:color="auto"/>
            <w:right w:val="none" w:sz="0" w:space="0" w:color="auto"/>
          </w:divBdr>
        </w:div>
        <w:div w:id="91125570">
          <w:marLeft w:val="0"/>
          <w:marRight w:val="0"/>
          <w:marTop w:val="40"/>
          <w:marBottom w:val="40"/>
          <w:divBdr>
            <w:top w:val="none" w:sz="0" w:space="0" w:color="auto"/>
            <w:left w:val="none" w:sz="0" w:space="0" w:color="auto"/>
            <w:bottom w:val="none" w:sz="0" w:space="0" w:color="auto"/>
            <w:right w:val="none" w:sz="0" w:space="0" w:color="auto"/>
          </w:divBdr>
        </w:div>
        <w:div w:id="152838966">
          <w:marLeft w:val="0"/>
          <w:marRight w:val="0"/>
          <w:marTop w:val="40"/>
          <w:marBottom w:val="40"/>
          <w:divBdr>
            <w:top w:val="none" w:sz="0" w:space="0" w:color="auto"/>
            <w:left w:val="none" w:sz="0" w:space="0" w:color="auto"/>
            <w:bottom w:val="none" w:sz="0" w:space="0" w:color="auto"/>
            <w:right w:val="none" w:sz="0" w:space="0" w:color="auto"/>
          </w:divBdr>
        </w:div>
        <w:div w:id="173425206">
          <w:marLeft w:val="0"/>
          <w:marRight w:val="0"/>
          <w:marTop w:val="40"/>
          <w:marBottom w:val="40"/>
          <w:divBdr>
            <w:top w:val="none" w:sz="0" w:space="0" w:color="auto"/>
            <w:left w:val="none" w:sz="0" w:space="0" w:color="auto"/>
            <w:bottom w:val="none" w:sz="0" w:space="0" w:color="auto"/>
            <w:right w:val="none" w:sz="0" w:space="0" w:color="auto"/>
          </w:divBdr>
        </w:div>
        <w:div w:id="212350221">
          <w:marLeft w:val="0"/>
          <w:marRight w:val="0"/>
          <w:marTop w:val="0"/>
          <w:marBottom w:val="0"/>
          <w:divBdr>
            <w:top w:val="none" w:sz="0" w:space="0" w:color="auto"/>
            <w:left w:val="none" w:sz="0" w:space="0" w:color="auto"/>
            <w:bottom w:val="none" w:sz="0" w:space="0" w:color="auto"/>
            <w:right w:val="none" w:sz="0" w:space="0" w:color="auto"/>
          </w:divBdr>
        </w:div>
        <w:div w:id="234121958">
          <w:marLeft w:val="0"/>
          <w:marRight w:val="0"/>
          <w:marTop w:val="40"/>
          <w:marBottom w:val="40"/>
          <w:divBdr>
            <w:top w:val="none" w:sz="0" w:space="0" w:color="auto"/>
            <w:left w:val="none" w:sz="0" w:space="0" w:color="auto"/>
            <w:bottom w:val="none" w:sz="0" w:space="0" w:color="auto"/>
            <w:right w:val="none" w:sz="0" w:space="0" w:color="auto"/>
          </w:divBdr>
        </w:div>
        <w:div w:id="259947378">
          <w:marLeft w:val="0"/>
          <w:marRight w:val="0"/>
          <w:marTop w:val="0"/>
          <w:marBottom w:val="0"/>
          <w:divBdr>
            <w:top w:val="none" w:sz="0" w:space="0" w:color="auto"/>
            <w:left w:val="none" w:sz="0" w:space="0" w:color="auto"/>
            <w:bottom w:val="none" w:sz="0" w:space="0" w:color="auto"/>
            <w:right w:val="none" w:sz="0" w:space="0" w:color="auto"/>
          </w:divBdr>
        </w:div>
        <w:div w:id="322437647">
          <w:marLeft w:val="0"/>
          <w:marRight w:val="0"/>
          <w:marTop w:val="0"/>
          <w:marBottom w:val="0"/>
          <w:divBdr>
            <w:top w:val="none" w:sz="0" w:space="0" w:color="auto"/>
            <w:left w:val="none" w:sz="0" w:space="0" w:color="auto"/>
            <w:bottom w:val="none" w:sz="0" w:space="0" w:color="auto"/>
            <w:right w:val="none" w:sz="0" w:space="0" w:color="auto"/>
          </w:divBdr>
        </w:div>
        <w:div w:id="337851523">
          <w:marLeft w:val="0"/>
          <w:marRight w:val="0"/>
          <w:marTop w:val="0"/>
          <w:marBottom w:val="0"/>
          <w:divBdr>
            <w:top w:val="none" w:sz="0" w:space="0" w:color="auto"/>
            <w:left w:val="none" w:sz="0" w:space="0" w:color="auto"/>
            <w:bottom w:val="none" w:sz="0" w:space="0" w:color="auto"/>
            <w:right w:val="none" w:sz="0" w:space="0" w:color="auto"/>
          </w:divBdr>
        </w:div>
        <w:div w:id="417101417">
          <w:marLeft w:val="0"/>
          <w:marRight w:val="0"/>
          <w:marTop w:val="40"/>
          <w:marBottom w:val="40"/>
          <w:divBdr>
            <w:top w:val="none" w:sz="0" w:space="0" w:color="auto"/>
            <w:left w:val="none" w:sz="0" w:space="0" w:color="auto"/>
            <w:bottom w:val="none" w:sz="0" w:space="0" w:color="auto"/>
            <w:right w:val="none" w:sz="0" w:space="0" w:color="auto"/>
          </w:divBdr>
        </w:div>
        <w:div w:id="441733439">
          <w:marLeft w:val="0"/>
          <w:marRight w:val="0"/>
          <w:marTop w:val="40"/>
          <w:marBottom w:val="40"/>
          <w:divBdr>
            <w:top w:val="none" w:sz="0" w:space="0" w:color="auto"/>
            <w:left w:val="none" w:sz="0" w:space="0" w:color="auto"/>
            <w:bottom w:val="none" w:sz="0" w:space="0" w:color="auto"/>
            <w:right w:val="none" w:sz="0" w:space="0" w:color="auto"/>
          </w:divBdr>
        </w:div>
        <w:div w:id="532614471">
          <w:marLeft w:val="0"/>
          <w:marRight w:val="0"/>
          <w:marTop w:val="40"/>
          <w:marBottom w:val="40"/>
          <w:divBdr>
            <w:top w:val="none" w:sz="0" w:space="0" w:color="auto"/>
            <w:left w:val="none" w:sz="0" w:space="0" w:color="auto"/>
            <w:bottom w:val="none" w:sz="0" w:space="0" w:color="auto"/>
            <w:right w:val="none" w:sz="0" w:space="0" w:color="auto"/>
          </w:divBdr>
        </w:div>
        <w:div w:id="618730206">
          <w:marLeft w:val="0"/>
          <w:marRight w:val="0"/>
          <w:marTop w:val="40"/>
          <w:marBottom w:val="40"/>
          <w:divBdr>
            <w:top w:val="none" w:sz="0" w:space="0" w:color="auto"/>
            <w:left w:val="none" w:sz="0" w:space="0" w:color="auto"/>
            <w:bottom w:val="none" w:sz="0" w:space="0" w:color="auto"/>
            <w:right w:val="none" w:sz="0" w:space="0" w:color="auto"/>
          </w:divBdr>
        </w:div>
        <w:div w:id="643118096">
          <w:marLeft w:val="0"/>
          <w:marRight w:val="0"/>
          <w:marTop w:val="40"/>
          <w:marBottom w:val="40"/>
          <w:divBdr>
            <w:top w:val="none" w:sz="0" w:space="0" w:color="auto"/>
            <w:left w:val="none" w:sz="0" w:space="0" w:color="auto"/>
            <w:bottom w:val="none" w:sz="0" w:space="0" w:color="auto"/>
            <w:right w:val="none" w:sz="0" w:space="0" w:color="auto"/>
          </w:divBdr>
        </w:div>
        <w:div w:id="779105587">
          <w:marLeft w:val="0"/>
          <w:marRight w:val="0"/>
          <w:marTop w:val="0"/>
          <w:marBottom w:val="0"/>
          <w:divBdr>
            <w:top w:val="none" w:sz="0" w:space="0" w:color="auto"/>
            <w:left w:val="none" w:sz="0" w:space="0" w:color="auto"/>
            <w:bottom w:val="none" w:sz="0" w:space="0" w:color="auto"/>
            <w:right w:val="none" w:sz="0" w:space="0" w:color="auto"/>
          </w:divBdr>
        </w:div>
        <w:div w:id="795298227">
          <w:marLeft w:val="0"/>
          <w:marRight w:val="0"/>
          <w:marTop w:val="40"/>
          <w:marBottom w:val="40"/>
          <w:divBdr>
            <w:top w:val="none" w:sz="0" w:space="0" w:color="auto"/>
            <w:left w:val="none" w:sz="0" w:space="0" w:color="auto"/>
            <w:bottom w:val="none" w:sz="0" w:space="0" w:color="auto"/>
            <w:right w:val="none" w:sz="0" w:space="0" w:color="auto"/>
          </w:divBdr>
        </w:div>
        <w:div w:id="807354728">
          <w:marLeft w:val="0"/>
          <w:marRight w:val="0"/>
          <w:marTop w:val="40"/>
          <w:marBottom w:val="40"/>
          <w:divBdr>
            <w:top w:val="none" w:sz="0" w:space="0" w:color="auto"/>
            <w:left w:val="none" w:sz="0" w:space="0" w:color="auto"/>
            <w:bottom w:val="none" w:sz="0" w:space="0" w:color="auto"/>
            <w:right w:val="none" w:sz="0" w:space="0" w:color="auto"/>
          </w:divBdr>
        </w:div>
        <w:div w:id="889079028">
          <w:marLeft w:val="0"/>
          <w:marRight w:val="0"/>
          <w:marTop w:val="40"/>
          <w:marBottom w:val="40"/>
          <w:divBdr>
            <w:top w:val="none" w:sz="0" w:space="0" w:color="auto"/>
            <w:left w:val="none" w:sz="0" w:space="0" w:color="auto"/>
            <w:bottom w:val="none" w:sz="0" w:space="0" w:color="auto"/>
            <w:right w:val="none" w:sz="0" w:space="0" w:color="auto"/>
          </w:divBdr>
        </w:div>
        <w:div w:id="912931841">
          <w:marLeft w:val="0"/>
          <w:marRight w:val="0"/>
          <w:marTop w:val="40"/>
          <w:marBottom w:val="40"/>
          <w:divBdr>
            <w:top w:val="none" w:sz="0" w:space="0" w:color="auto"/>
            <w:left w:val="none" w:sz="0" w:space="0" w:color="auto"/>
            <w:bottom w:val="none" w:sz="0" w:space="0" w:color="auto"/>
            <w:right w:val="none" w:sz="0" w:space="0" w:color="auto"/>
          </w:divBdr>
        </w:div>
        <w:div w:id="919607880">
          <w:marLeft w:val="0"/>
          <w:marRight w:val="0"/>
          <w:marTop w:val="40"/>
          <w:marBottom w:val="40"/>
          <w:divBdr>
            <w:top w:val="none" w:sz="0" w:space="0" w:color="auto"/>
            <w:left w:val="none" w:sz="0" w:space="0" w:color="auto"/>
            <w:bottom w:val="none" w:sz="0" w:space="0" w:color="auto"/>
            <w:right w:val="none" w:sz="0" w:space="0" w:color="auto"/>
          </w:divBdr>
        </w:div>
        <w:div w:id="940066030">
          <w:marLeft w:val="0"/>
          <w:marRight w:val="0"/>
          <w:marTop w:val="0"/>
          <w:marBottom w:val="0"/>
          <w:divBdr>
            <w:top w:val="none" w:sz="0" w:space="0" w:color="auto"/>
            <w:left w:val="none" w:sz="0" w:space="0" w:color="auto"/>
            <w:bottom w:val="none" w:sz="0" w:space="0" w:color="auto"/>
            <w:right w:val="none" w:sz="0" w:space="0" w:color="auto"/>
          </w:divBdr>
        </w:div>
        <w:div w:id="945499315">
          <w:marLeft w:val="0"/>
          <w:marRight w:val="0"/>
          <w:marTop w:val="40"/>
          <w:marBottom w:val="40"/>
          <w:divBdr>
            <w:top w:val="none" w:sz="0" w:space="0" w:color="auto"/>
            <w:left w:val="none" w:sz="0" w:space="0" w:color="auto"/>
            <w:bottom w:val="none" w:sz="0" w:space="0" w:color="auto"/>
            <w:right w:val="none" w:sz="0" w:space="0" w:color="auto"/>
          </w:divBdr>
        </w:div>
        <w:div w:id="982346937">
          <w:marLeft w:val="0"/>
          <w:marRight w:val="0"/>
          <w:marTop w:val="40"/>
          <w:marBottom w:val="40"/>
          <w:divBdr>
            <w:top w:val="none" w:sz="0" w:space="0" w:color="auto"/>
            <w:left w:val="none" w:sz="0" w:space="0" w:color="auto"/>
            <w:bottom w:val="none" w:sz="0" w:space="0" w:color="auto"/>
            <w:right w:val="none" w:sz="0" w:space="0" w:color="auto"/>
          </w:divBdr>
        </w:div>
        <w:div w:id="989673838">
          <w:marLeft w:val="0"/>
          <w:marRight w:val="0"/>
          <w:marTop w:val="0"/>
          <w:marBottom w:val="0"/>
          <w:divBdr>
            <w:top w:val="none" w:sz="0" w:space="0" w:color="auto"/>
            <w:left w:val="none" w:sz="0" w:space="0" w:color="auto"/>
            <w:bottom w:val="none" w:sz="0" w:space="0" w:color="auto"/>
            <w:right w:val="none" w:sz="0" w:space="0" w:color="auto"/>
          </w:divBdr>
        </w:div>
        <w:div w:id="995760690">
          <w:marLeft w:val="0"/>
          <w:marRight w:val="0"/>
          <w:marTop w:val="40"/>
          <w:marBottom w:val="40"/>
          <w:divBdr>
            <w:top w:val="none" w:sz="0" w:space="0" w:color="auto"/>
            <w:left w:val="none" w:sz="0" w:space="0" w:color="auto"/>
            <w:bottom w:val="none" w:sz="0" w:space="0" w:color="auto"/>
            <w:right w:val="none" w:sz="0" w:space="0" w:color="auto"/>
          </w:divBdr>
        </w:div>
        <w:div w:id="1007174587">
          <w:marLeft w:val="0"/>
          <w:marRight w:val="0"/>
          <w:marTop w:val="40"/>
          <w:marBottom w:val="40"/>
          <w:divBdr>
            <w:top w:val="none" w:sz="0" w:space="0" w:color="auto"/>
            <w:left w:val="none" w:sz="0" w:space="0" w:color="auto"/>
            <w:bottom w:val="none" w:sz="0" w:space="0" w:color="auto"/>
            <w:right w:val="none" w:sz="0" w:space="0" w:color="auto"/>
          </w:divBdr>
        </w:div>
        <w:div w:id="1057507706">
          <w:marLeft w:val="0"/>
          <w:marRight w:val="0"/>
          <w:marTop w:val="40"/>
          <w:marBottom w:val="40"/>
          <w:divBdr>
            <w:top w:val="none" w:sz="0" w:space="0" w:color="auto"/>
            <w:left w:val="none" w:sz="0" w:space="0" w:color="auto"/>
            <w:bottom w:val="none" w:sz="0" w:space="0" w:color="auto"/>
            <w:right w:val="none" w:sz="0" w:space="0" w:color="auto"/>
          </w:divBdr>
        </w:div>
        <w:div w:id="1130322041">
          <w:marLeft w:val="0"/>
          <w:marRight w:val="0"/>
          <w:marTop w:val="40"/>
          <w:marBottom w:val="40"/>
          <w:divBdr>
            <w:top w:val="none" w:sz="0" w:space="0" w:color="auto"/>
            <w:left w:val="none" w:sz="0" w:space="0" w:color="auto"/>
            <w:bottom w:val="none" w:sz="0" w:space="0" w:color="auto"/>
            <w:right w:val="none" w:sz="0" w:space="0" w:color="auto"/>
          </w:divBdr>
        </w:div>
        <w:div w:id="1133133237">
          <w:marLeft w:val="0"/>
          <w:marRight w:val="0"/>
          <w:marTop w:val="40"/>
          <w:marBottom w:val="40"/>
          <w:divBdr>
            <w:top w:val="none" w:sz="0" w:space="0" w:color="auto"/>
            <w:left w:val="none" w:sz="0" w:space="0" w:color="auto"/>
            <w:bottom w:val="none" w:sz="0" w:space="0" w:color="auto"/>
            <w:right w:val="none" w:sz="0" w:space="0" w:color="auto"/>
          </w:divBdr>
        </w:div>
        <w:div w:id="1147089633">
          <w:marLeft w:val="0"/>
          <w:marRight w:val="0"/>
          <w:marTop w:val="40"/>
          <w:marBottom w:val="40"/>
          <w:divBdr>
            <w:top w:val="none" w:sz="0" w:space="0" w:color="auto"/>
            <w:left w:val="none" w:sz="0" w:space="0" w:color="auto"/>
            <w:bottom w:val="none" w:sz="0" w:space="0" w:color="auto"/>
            <w:right w:val="none" w:sz="0" w:space="0" w:color="auto"/>
          </w:divBdr>
        </w:div>
        <w:div w:id="1157768937">
          <w:marLeft w:val="0"/>
          <w:marRight w:val="0"/>
          <w:marTop w:val="40"/>
          <w:marBottom w:val="40"/>
          <w:divBdr>
            <w:top w:val="none" w:sz="0" w:space="0" w:color="auto"/>
            <w:left w:val="none" w:sz="0" w:space="0" w:color="auto"/>
            <w:bottom w:val="none" w:sz="0" w:space="0" w:color="auto"/>
            <w:right w:val="none" w:sz="0" w:space="0" w:color="auto"/>
          </w:divBdr>
        </w:div>
        <w:div w:id="1217157887">
          <w:marLeft w:val="0"/>
          <w:marRight w:val="0"/>
          <w:marTop w:val="40"/>
          <w:marBottom w:val="40"/>
          <w:divBdr>
            <w:top w:val="none" w:sz="0" w:space="0" w:color="auto"/>
            <w:left w:val="none" w:sz="0" w:space="0" w:color="auto"/>
            <w:bottom w:val="none" w:sz="0" w:space="0" w:color="auto"/>
            <w:right w:val="none" w:sz="0" w:space="0" w:color="auto"/>
          </w:divBdr>
        </w:div>
        <w:div w:id="1303001016">
          <w:marLeft w:val="0"/>
          <w:marRight w:val="0"/>
          <w:marTop w:val="40"/>
          <w:marBottom w:val="40"/>
          <w:divBdr>
            <w:top w:val="none" w:sz="0" w:space="0" w:color="auto"/>
            <w:left w:val="none" w:sz="0" w:space="0" w:color="auto"/>
            <w:bottom w:val="none" w:sz="0" w:space="0" w:color="auto"/>
            <w:right w:val="none" w:sz="0" w:space="0" w:color="auto"/>
          </w:divBdr>
        </w:div>
        <w:div w:id="1365475184">
          <w:marLeft w:val="0"/>
          <w:marRight w:val="0"/>
          <w:marTop w:val="40"/>
          <w:marBottom w:val="40"/>
          <w:divBdr>
            <w:top w:val="none" w:sz="0" w:space="0" w:color="auto"/>
            <w:left w:val="none" w:sz="0" w:space="0" w:color="auto"/>
            <w:bottom w:val="none" w:sz="0" w:space="0" w:color="auto"/>
            <w:right w:val="none" w:sz="0" w:space="0" w:color="auto"/>
          </w:divBdr>
        </w:div>
        <w:div w:id="1369724111">
          <w:marLeft w:val="0"/>
          <w:marRight w:val="0"/>
          <w:marTop w:val="40"/>
          <w:marBottom w:val="40"/>
          <w:divBdr>
            <w:top w:val="none" w:sz="0" w:space="0" w:color="auto"/>
            <w:left w:val="none" w:sz="0" w:space="0" w:color="auto"/>
            <w:bottom w:val="none" w:sz="0" w:space="0" w:color="auto"/>
            <w:right w:val="none" w:sz="0" w:space="0" w:color="auto"/>
          </w:divBdr>
        </w:div>
        <w:div w:id="1375959100">
          <w:marLeft w:val="0"/>
          <w:marRight w:val="0"/>
          <w:marTop w:val="40"/>
          <w:marBottom w:val="40"/>
          <w:divBdr>
            <w:top w:val="none" w:sz="0" w:space="0" w:color="auto"/>
            <w:left w:val="none" w:sz="0" w:space="0" w:color="auto"/>
            <w:bottom w:val="none" w:sz="0" w:space="0" w:color="auto"/>
            <w:right w:val="none" w:sz="0" w:space="0" w:color="auto"/>
          </w:divBdr>
        </w:div>
        <w:div w:id="1381978325">
          <w:marLeft w:val="0"/>
          <w:marRight w:val="0"/>
          <w:marTop w:val="40"/>
          <w:marBottom w:val="40"/>
          <w:divBdr>
            <w:top w:val="none" w:sz="0" w:space="0" w:color="auto"/>
            <w:left w:val="none" w:sz="0" w:space="0" w:color="auto"/>
            <w:bottom w:val="none" w:sz="0" w:space="0" w:color="auto"/>
            <w:right w:val="none" w:sz="0" w:space="0" w:color="auto"/>
          </w:divBdr>
        </w:div>
        <w:div w:id="1429884653">
          <w:marLeft w:val="0"/>
          <w:marRight w:val="0"/>
          <w:marTop w:val="40"/>
          <w:marBottom w:val="40"/>
          <w:divBdr>
            <w:top w:val="none" w:sz="0" w:space="0" w:color="auto"/>
            <w:left w:val="none" w:sz="0" w:space="0" w:color="auto"/>
            <w:bottom w:val="none" w:sz="0" w:space="0" w:color="auto"/>
            <w:right w:val="none" w:sz="0" w:space="0" w:color="auto"/>
          </w:divBdr>
        </w:div>
        <w:div w:id="1473130960">
          <w:marLeft w:val="0"/>
          <w:marRight w:val="0"/>
          <w:marTop w:val="40"/>
          <w:marBottom w:val="40"/>
          <w:divBdr>
            <w:top w:val="none" w:sz="0" w:space="0" w:color="auto"/>
            <w:left w:val="none" w:sz="0" w:space="0" w:color="auto"/>
            <w:bottom w:val="none" w:sz="0" w:space="0" w:color="auto"/>
            <w:right w:val="none" w:sz="0" w:space="0" w:color="auto"/>
          </w:divBdr>
        </w:div>
        <w:div w:id="1511677122">
          <w:marLeft w:val="0"/>
          <w:marRight w:val="0"/>
          <w:marTop w:val="40"/>
          <w:marBottom w:val="40"/>
          <w:divBdr>
            <w:top w:val="none" w:sz="0" w:space="0" w:color="auto"/>
            <w:left w:val="none" w:sz="0" w:space="0" w:color="auto"/>
            <w:bottom w:val="none" w:sz="0" w:space="0" w:color="auto"/>
            <w:right w:val="none" w:sz="0" w:space="0" w:color="auto"/>
          </w:divBdr>
        </w:div>
        <w:div w:id="1526673546">
          <w:marLeft w:val="0"/>
          <w:marRight w:val="0"/>
          <w:marTop w:val="0"/>
          <w:marBottom w:val="0"/>
          <w:divBdr>
            <w:top w:val="none" w:sz="0" w:space="0" w:color="auto"/>
            <w:left w:val="none" w:sz="0" w:space="0" w:color="auto"/>
            <w:bottom w:val="none" w:sz="0" w:space="0" w:color="auto"/>
            <w:right w:val="none" w:sz="0" w:space="0" w:color="auto"/>
          </w:divBdr>
        </w:div>
        <w:div w:id="1530601561">
          <w:marLeft w:val="0"/>
          <w:marRight w:val="0"/>
          <w:marTop w:val="40"/>
          <w:marBottom w:val="40"/>
          <w:divBdr>
            <w:top w:val="none" w:sz="0" w:space="0" w:color="auto"/>
            <w:left w:val="none" w:sz="0" w:space="0" w:color="auto"/>
            <w:bottom w:val="none" w:sz="0" w:space="0" w:color="auto"/>
            <w:right w:val="none" w:sz="0" w:space="0" w:color="auto"/>
          </w:divBdr>
        </w:div>
        <w:div w:id="1566916127">
          <w:marLeft w:val="0"/>
          <w:marRight w:val="0"/>
          <w:marTop w:val="40"/>
          <w:marBottom w:val="40"/>
          <w:divBdr>
            <w:top w:val="none" w:sz="0" w:space="0" w:color="auto"/>
            <w:left w:val="none" w:sz="0" w:space="0" w:color="auto"/>
            <w:bottom w:val="none" w:sz="0" w:space="0" w:color="auto"/>
            <w:right w:val="none" w:sz="0" w:space="0" w:color="auto"/>
          </w:divBdr>
        </w:div>
        <w:div w:id="1584291986">
          <w:marLeft w:val="0"/>
          <w:marRight w:val="0"/>
          <w:marTop w:val="40"/>
          <w:marBottom w:val="40"/>
          <w:divBdr>
            <w:top w:val="none" w:sz="0" w:space="0" w:color="auto"/>
            <w:left w:val="none" w:sz="0" w:space="0" w:color="auto"/>
            <w:bottom w:val="none" w:sz="0" w:space="0" w:color="auto"/>
            <w:right w:val="none" w:sz="0" w:space="0" w:color="auto"/>
          </w:divBdr>
        </w:div>
        <w:div w:id="1585069454">
          <w:marLeft w:val="0"/>
          <w:marRight w:val="0"/>
          <w:marTop w:val="40"/>
          <w:marBottom w:val="40"/>
          <w:divBdr>
            <w:top w:val="none" w:sz="0" w:space="0" w:color="auto"/>
            <w:left w:val="none" w:sz="0" w:space="0" w:color="auto"/>
            <w:bottom w:val="none" w:sz="0" w:space="0" w:color="auto"/>
            <w:right w:val="none" w:sz="0" w:space="0" w:color="auto"/>
          </w:divBdr>
        </w:div>
        <w:div w:id="1657147145">
          <w:marLeft w:val="0"/>
          <w:marRight w:val="0"/>
          <w:marTop w:val="40"/>
          <w:marBottom w:val="40"/>
          <w:divBdr>
            <w:top w:val="none" w:sz="0" w:space="0" w:color="auto"/>
            <w:left w:val="none" w:sz="0" w:space="0" w:color="auto"/>
            <w:bottom w:val="none" w:sz="0" w:space="0" w:color="auto"/>
            <w:right w:val="none" w:sz="0" w:space="0" w:color="auto"/>
          </w:divBdr>
        </w:div>
        <w:div w:id="1664509278">
          <w:marLeft w:val="0"/>
          <w:marRight w:val="0"/>
          <w:marTop w:val="0"/>
          <w:marBottom w:val="0"/>
          <w:divBdr>
            <w:top w:val="none" w:sz="0" w:space="0" w:color="auto"/>
            <w:left w:val="none" w:sz="0" w:space="0" w:color="auto"/>
            <w:bottom w:val="none" w:sz="0" w:space="0" w:color="auto"/>
            <w:right w:val="none" w:sz="0" w:space="0" w:color="auto"/>
          </w:divBdr>
        </w:div>
        <w:div w:id="1691688681">
          <w:marLeft w:val="0"/>
          <w:marRight w:val="0"/>
          <w:marTop w:val="40"/>
          <w:marBottom w:val="40"/>
          <w:divBdr>
            <w:top w:val="none" w:sz="0" w:space="0" w:color="auto"/>
            <w:left w:val="none" w:sz="0" w:space="0" w:color="auto"/>
            <w:bottom w:val="none" w:sz="0" w:space="0" w:color="auto"/>
            <w:right w:val="none" w:sz="0" w:space="0" w:color="auto"/>
          </w:divBdr>
        </w:div>
        <w:div w:id="1699155980">
          <w:marLeft w:val="0"/>
          <w:marRight w:val="0"/>
          <w:marTop w:val="40"/>
          <w:marBottom w:val="40"/>
          <w:divBdr>
            <w:top w:val="none" w:sz="0" w:space="0" w:color="auto"/>
            <w:left w:val="none" w:sz="0" w:space="0" w:color="auto"/>
            <w:bottom w:val="none" w:sz="0" w:space="0" w:color="auto"/>
            <w:right w:val="none" w:sz="0" w:space="0" w:color="auto"/>
          </w:divBdr>
        </w:div>
        <w:div w:id="1735544936">
          <w:marLeft w:val="0"/>
          <w:marRight w:val="0"/>
          <w:marTop w:val="40"/>
          <w:marBottom w:val="40"/>
          <w:divBdr>
            <w:top w:val="none" w:sz="0" w:space="0" w:color="auto"/>
            <w:left w:val="none" w:sz="0" w:space="0" w:color="auto"/>
            <w:bottom w:val="none" w:sz="0" w:space="0" w:color="auto"/>
            <w:right w:val="none" w:sz="0" w:space="0" w:color="auto"/>
          </w:divBdr>
        </w:div>
        <w:div w:id="1778064928">
          <w:marLeft w:val="0"/>
          <w:marRight w:val="0"/>
          <w:marTop w:val="40"/>
          <w:marBottom w:val="40"/>
          <w:divBdr>
            <w:top w:val="none" w:sz="0" w:space="0" w:color="auto"/>
            <w:left w:val="none" w:sz="0" w:space="0" w:color="auto"/>
            <w:bottom w:val="none" w:sz="0" w:space="0" w:color="auto"/>
            <w:right w:val="none" w:sz="0" w:space="0" w:color="auto"/>
          </w:divBdr>
        </w:div>
        <w:div w:id="1780755858">
          <w:marLeft w:val="0"/>
          <w:marRight w:val="0"/>
          <w:marTop w:val="40"/>
          <w:marBottom w:val="40"/>
          <w:divBdr>
            <w:top w:val="none" w:sz="0" w:space="0" w:color="auto"/>
            <w:left w:val="none" w:sz="0" w:space="0" w:color="auto"/>
            <w:bottom w:val="none" w:sz="0" w:space="0" w:color="auto"/>
            <w:right w:val="none" w:sz="0" w:space="0" w:color="auto"/>
          </w:divBdr>
        </w:div>
        <w:div w:id="1788963543">
          <w:marLeft w:val="0"/>
          <w:marRight w:val="0"/>
          <w:marTop w:val="40"/>
          <w:marBottom w:val="40"/>
          <w:divBdr>
            <w:top w:val="none" w:sz="0" w:space="0" w:color="auto"/>
            <w:left w:val="none" w:sz="0" w:space="0" w:color="auto"/>
            <w:bottom w:val="none" w:sz="0" w:space="0" w:color="auto"/>
            <w:right w:val="none" w:sz="0" w:space="0" w:color="auto"/>
          </w:divBdr>
        </w:div>
        <w:div w:id="1797945165">
          <w:marLeft w:val="0"/>
          <w:marRight w:val="0"/>
          <w:marTop w:val="40"/>
          <w:marBottom w:val="40"/>
          <w:divBdr>
            <w:top w:val="none" w:sz="0" w:space="0" w:color="auto"/>
            <w:left w:val="none" w:sz="0" w:space="0" w:color="auto"/>
            <w:bottom w:val="none" w:sz="0" w:space="0" w:color="auto"/>
            <w:right w:val="none" w:sz="0" w:space="0" w:color="auto"/>
          </w:divBdr>
        </w:div>
        <w:div w:id="1799256843">
          <w:marLeft w:val="0"/>
          <w:marRight w:val="0"/>
          <w:marTop w:val="40"/>
          <w:marBottom w:val="40"/>
          <w:divBdr>
            <w:top w:val="none" w:sz="0" w:space="0" w:color="auto"/>
            <w:left w:val="none" w:sz="0" w:space="0" w:color="auto"/>
            <w:bottom w:val="none" w:sz="0" w:space="0" w:color="auto"/>
            <w:right w:val="none" w:sz="0" w:space="0" w:color="auto"/>
          </w:divBdr>
        </w:div>
        <w:div w:id="1855219984">
          <w:marLeft w:val="0"/>
          <w:marRight w:val="0"/>
          <w:marTop w:val="40"/>
          <w:marBottom w:val="40"/>
          <w:divBdr>
            <w:top w:val="none" w:sz="0" w:space="0" w:color="auto"/>
            <w:left w:val="none" w:sz="0" w:space="0" w:color="auto"/>
            <w:bottom w:val="none" w:sz="0" w:space="0" w:color="auto"/>
            <w:right w:val="none" w:sz="0" w:space="0" w:color="auto"/>
          </w:divBdr>
        </w:div>
        <w:div w:id="1859200553">
          <w:marLeft w:val="0"/>
          <w:marRight w:val="0"/>
          <w:marTop w:val="0"/>
          <w:marBottom w:val="0"/>
          <w:divBdr>
            <w:top w:val="none" w:sz="0" w:space="0" w:color="auto"/>
            <w:left w:val="none" w:sz="0" w:space="0" w:color="auto"/>
            <w:bottom w:val="none" w:sz="0" w:space="0" w:color="auto"/>
            <w:right w:val="none" w:sz="0" w:space="0" w:color="auto"/>
          </w:divBdr>
        </w:div>
        <w:div w:id="1868980378">
          <w:marLeft w:val="0"/>
          <w:marRight w:val="0"/>
          <w:marTop w:val="40"/>
          <w:marBottom w:val="40"/>
          <w:divBdr>
            <w:top w:val="none" w:sz="0" w:space="0" w:color="auto"/>
            <w:left w:val="none" w:sz="0" w:space="0" w:color="auto"/>
            <w:bottom w:val="none" w:sz="0" w:space="0" w:color="auto"/>
            <w:right w:val="none" w:sz="0" w:space="0" w:color="auto"/>
          </w:divBdr>
        </w:div>
        <w:div w:id="1967812011">
          <w:marLeft w:val="0"/>
          <w:marRight w:val="0"/>
          <w:marTop w:val="40"/>
          <w:marBottom w:val="40"/>
          <w:divBdr>
            <w:top w:val="none" w:sz="0" w:space="0" w:color="auto"/>
            <w:left w:val="none" w:sz="0" w:space="0" w:color="auto"/>
            <w:bottom w:val="none" w:sz="0" w:space="0" w:color="auto"/>
            <w:right w:val="none" w:sz="0" w:space="0" w:color="auto"/>
          </w:divBdr>
        </w:div>
        <w:div w:id="1974166548">
          <w:marLeft w:val="0"/>
          <w:marRight w:val="0"/>
          <w:marTop w:val="40"/>
          <w:marBottom w:val="40"/>
          <w:divBdr>
            <w:top w:val="none" w:sz="0" w:space="0" w:color="auto"/>
            <w:left w:val="none" w:sz="0" w:space="0" w:color="auto"/>
            <w:bottom w:val="none" w:sz="0" w:space="0" w:color="auto"/>
            <w:right w:val="none" w:sz="0" w:space="0" w:color="auto"/>
          </w:divBdr>
        </w:div>
        <w:div w:id="1990867060">
          <w:marLeft w:val="0"/>
          <w:marRight w:val="0"/>
          <w:marTop w:val="0"/>
          <w:marBottom w:val="0"/>
          <w:divBdr>
            <w:top w:val="none" w:sz="0" w:space="0" w:color="auto"/>
            <w:left w:val="none" w:sz="0" w:space="0" w:color="auto"/>
            <w:bottom w:val="none" w:sz="0" w:space="0" w:color="auto"/>
            <w:right w:val="none" w:sz="0" w:space="0" w:color="auto"/>
          </w:divBdr>
        </w:div>
        <w:div w:id="2075732366">
          <w:marLeft w:val="0"/>
          <w:marRight w:val="0"/>
          <w:marTop w:val="40"/>
          <w:marBottom w:val="40"/>
          <w:divBdr>
            <w:top w:val="none" w:sz="0" w:space="0" w:color="auto"/>
            <w:left w:val="none" w:sz="0" w:space="0" w:color="auto"/>
            <w:bottom w:val="none" w:sz="0" w:space="0" w:color="auto"/>
            <w:right w:val="none" w:sz="0" w:space="0" w:color="auto"/>
          </w:divBdr>
        </w:div>
        <w:div w:id="2088652143">
          <w:marLeft w:val="0"/>
          <w:marRight w:val="0"/>
          <w:marTop w:val="40"/>
          <w:marBottom w:val="40"/>
          <w:divBdr>
            <w:top w:val="none" w:sz="0" w:space="0" w:color="auto"/>
            <w:left w:val="none" w:sz="0" w:space="0" w:color="auto"/>
            <w:bottom w:val="none" w:sz="0" w:space="0" w:color="auto"/>
            <w:right w:val="none" w:sz="0" w:space="0" w:color="auto"/>
          </w:divBdr>
        </w:div>
      </w:divsChild>
    </w:div>
    <w:div w:id="889877516">
      <w:bodyDiv w:val="1"/>
      <w:marLeft w:val="0"/>
      <w:marRight w:val="0"/>
      <w:marTop w:val="0"/>
      <w:marBottom w:val="0"/>
      <w:divBdr>
        <w:top w:val="none" w:sz="0" w:space="0" w:color="auto"/>
        <w:left w:val="none" w:sz="0" w:space="0" w:color="auto"/>
        <w:bottom w:val="none" w:sz="0" w:space="0" w:color="auto"/>
        <w:right w:val="none" w:sz="0" w:space="0" w:color="auto"/>
      </w:divBdr>
    </w:div>
    <w:div w:id="903565478">
      <w:bodyDiv w:val="1"/>
      <w:marLeft w:val="0"/>
      <w:marRight w:val="0"/>
      <w:marTop w:val="0"/>
      <w:marBottom w:val="0"/>
      <w:divBdr>
        <w:top w:val="none" w:sz="0" w:space="0" w:color="auto"/>
        <w:left w:val="none" w:sz="0" w:space="0" w:color="auto"/>
        <w:bottom w:val="none" w:sz="0" w:space="0" w:color="auto"/>
        <w:right w:val="none" w:sz="0" w:space="0" w:color="auto"/>
      </w:divBdr>
    </w:div>
    <w:div w:id="909654346">
      <w:bodyDiv w:val="1"/>
      <w:marLeft w:val="0"/>
      <w:marRight w:val="0"/>
      <w:marTop w:val="0"/>
      <w:marBottom w:val="0"/>
      <w:divBdr>
        <w:top w:val="none" w:sz="0" w:space="0" w:color="auto"/>
        <w:left w:val="none" w:sz="0" w:space="0" w:color="auto"/>
        <w:bottom w:val="none" w:sz="0" w:space="0" w:color="auto"/>
        <w:right w:val="none" w:sz="0" w:space="0" w:color="auto"/>
      </w:divBdr>
      <w:divsChild>
        <w:div w:id="386337449">
          <w:marLeft w:val="0"/>
          <w:marRight w:val="0"/>
          <w:marTop w:val="0"/>
          <w:marBottom w:val="0"/>
          <w:divBdr>
            <w:top w:val="none" w:sz="0" w:space="0" w:color="auto"/>
            <w:left w:val="none" w:sz="0" w:space="0" w:color="auto"/>
            <w:bottom w:val="none" w:sz="0" w:space="0" w:color="auto"/>
            <w:right w:val="none" w:sz="0" w:space="0" w:color="auto"/>
          </w:divBdr>
        </w:div>
        <w:div w:id="498544497">
          <w:marLeft w:val="0"/>
          <w:marRight w:val="0"/>
          <w:marTop w:val="0"/>
          <w:marBottom w:val="0"/>
          <w:divBdr>
            <w:top w:val="none" w:sz="0" w:space="0" w:color="auto"/>
            <w:left w:val="none" w:sz="0" w:space="0" w:color="auto"/>
            <w:bottom w:val="none" w:sz="0" w:space="0" w:color="auto"/>
            <w:right w:val="none" w:sz="0" w:space="0" w:color="auto"/>
          </w:divBdr>
        </w:div>
        <w:div w:id="1652784755">
          <w:marLeft w:val="0"/>
          <w:marRight w:val="0"/>
          <w:marTop w:val="0"/>
          <w:marBottom w:val="0"/>
          <w:divBdr>
            <w:top w:val="none" w:sz="0" w:space="0" w:color="auto"/>
            <w:left w:val="none" w:sz="0" w:space="0" w:color="auto"/>
            <w:bottom w:val="none" w:sz="0" w:space="0" w:color="auto"/>
            <w:right w:val="none" w:sz="0" w:space="0" w:color="auto"/>
          </w:divBdr>
          <w:divsChild>
            <w:div w:id="7145757">
              <w:marLeft w:val="0"/>
              <w:marRight w:val="0"/>
              <w:marTop w:val="40"/>
              <w:marBottom w:val="40"/>
              <w:divBdr>
                <w:top w:val="none" w:sz="0" w:space="0" w:color="auto"/>
                <w:left w:val="none" w:sz="0" w:space="0" w:color="auto"/>
                <w:bottom w:val="none" w:sz="0" w:space="0" w:color="auto"/>
                <w:right w:val="none" w:sz="0" w:space="0" w:color="auto"/>
              </w:divBdr>
            </w:div>
            <w:div w:id="12266982">
              <w:marLeft w:val="0"/>
              <w:marRight w:val="0"/>
              <w:marTop w:val="40"/>
              <w:marBottom w:val="40"/>
              <w:divBdr>
                <w:top w:val="none" w:sz="0" w:space="0" w:color="auto"/>
                <w:left w:val="none" w:sz="0" w:space="0" w:color="auto"/>
                <w:bottom w:val="none" w:sz="0" w:space="0" w:color="auto"/>
                <w:right w:val="none" w:sz="0" w:space="0" w:color="auto"/>
              </w:divBdr>
            </w:div>
            <w:div w:id="98256731">
              <w:marLeft w:val="0"/>
              <w:marRight w:val="0"/>
              <w:marTop w:val="40"/>
              <w:marBottom w:val="40"/>
              <w:divBdr>
                <w:top w:val="none" w:sz="0" w:space="0" w:color="auto"/>
                <w:left w:val="none" w:sz="0" w:space="0" w:color="auto"/>
                <w:bottom w:val="none" w:sz="0" w:space="0" w:color="auto"/>
                <w:right w:val="none" w:sz="0" w:space="0" w:color="auto"/>
              </w:divBdr>
            </w:div>
            <w:div w:id="104737744">
              <w:marLeft w:val="0"/>
              <w:marRight w:val="0"/>
              <w:marTop w:val="40"/>
              <w:marBottom w:val="40"/>
              <w:divBdr>
                <w:top w:val="none" w:sz="0" w:space="0" w:color="auto"/>
                <w:left w:val="none" w:sz="0" w:space="0" w:color="auto"/>
                <w:bottom w:val="none" w:sz="0" w:space="0" w:color="auto"/>
                <w:right w:val="none" w:sz="0" w:space="0" w:color="auto"/>
              </w:divBdr>
            </w:div>
            <w:div w:id="109054016">
              <w:marLeft w:val="0"/>
              <w:marRight w:val="0"/>
              <w:marTop w:val="40"/>
              <w:marBottom w:val="40"/>
              <w:divBdr>
                <w:top w:val="none" w:sz="0" w:space="0" w:color="auto"/>
                <w:left w:val="none" w:sz="0" w:space="0" w:color="auto"/>
                <w:bottom w:val="none" w:sz="0" w:space="0" w:color="auto"/>
                <w:right w:val="none" w:sz="0" w:space="0" w:color="auto"/>
              </w:divBdr>
            </w:div>
            <w:div w:id="109790323">
              <w:marLeft w:val="0"/>
              <w:marRight w:val="0"/>
              <w:marTop w:val="0"/>
              <w:marBottom w:val="0"/>
              <w:divBdr>
                <w:top w:val="none" w:sz="0" w:space="0" w:color="auto"/>
                <w:left w:val="none" w:sz="0" w:space="0" w:color="auto"/>
                <w:bottom w:val="none" w:sz="0" w:space="0" w:color="auto"/>
                <w:right w:val="none" w:sz="0" w:space="0" w:color="auto"/>
              </w:divBdr>
            </w:div>
            <w:div w:id="125778475">
              <w:marLeft w:val="0"/>
              <w:marRight w:val="0"/>
              <w:marTop w:val="40"/>
              <w:marBottom w:val="40"/>
              <w:divBdr>
                <w:top w:val="none" w:sz="0" w:space="0" w:color="auto"/>
                <w:left w:val="none" w:sz="0" w:space="0" w:color="auto"/>
                <w:bottom w:val="none" w:sz="0" w:space="0" w:color="auto"/>
                <w:right w:val="none" w:sz="0" w:space="0" w:color="auto"/>
              </w:divBdr>
            </w:div>
            <w:div w:id="139857246">
              <w:marLeft w:val="0"/>
              <w:marRight w:val="0"/>
              <w:marTop w:val="40"/>
              <w:marBottom w:val="40"/>
              <w:divBdr>
                <w:top w:val="none" w:sz="0" w:space="0" w:color="auto"/>
                <w:left w:val="none" w:sz="0" w:space="0" w:color="auto"/>
                <w:bottom w:val="none" w:sz="0" w:space="0" w:color="auto"/>
                <w:right w:val="none" w:sz="0" w:space="0" w:color="auto"/>
              </w:divBdr>
            </w:div>
            <w:div w:id="146829498">
              <w:marLeft w:val="0"/>
              <w:marRight w:val="0"/>
              <w:marTop w:val="40"/>
              <w:marBottom w:val="40"/>
              <w:divBdr>
                <w:top w:val="none" w:sz="0" w:space="0" w:color="auto"/>
                <w:left w:val="none" w:sz="0" w:space="0" w:color="auto"/>
                <w:bottom w:val="none" w:sz="0" w:space="0" w:color="auto"/>
                <w:right w:val="none" w:sz="0" w:space="0" w:color="auto"/>
              </w:divBdr>
            </w:div>
            <w:div w:id="168296550">
              <w:marLeft w:val="0"/>
              <w:marRight w:val="0"/>
              <w:marTop w:val="40"/>
              <w:marBottom w:val="40"/>
              <w:divBdr>
                <w:top w:val="none" w:sz="0" w:space="0" w:color="auto"/>
                <w:left w:val="none" w:sz="0" w:space="0" w:color="auto"/>
                <w:bottom w:val="none" w:sz="0" w:space="0" w:color="auto"/>
                <w:right w:val="none" w:sz="0" w:space="0" w:color="auto"/>
              </w:divBdr>
            </w:div>
            <w:div w:id="175464953">
              <w:marLeft w:val="0"/>
              <w:marRight w:val="0"/>
              <w:marTop w:val="40"/>
              <w:marBottom w:val="40"/>
              <w:divBdr>
                <w:top w:val="none" w:sz="0" w:space="0" w:color="auto"/>
                <w:left w:val="none" w:sz="0" w:space="0" w:color="auto"/>
                <w:bottom w:val="none" w:sz="0" w:space="0" w:color="auto"/>
                <w:right w:val="none" w:sz="0" w:space="0" w:color="auto"/>
              </w:divBdr>
            </w:div>
            <w:div w:id="204485544">
              <w:marLeft w:val="0"/>
              <w:marRight w:val="0"/>
              <w:marTop w:val="40"/>
              <w:marBottom w:val="40"/>
              <w:divBdr>
                <w:top w:val="none" w:sz="0" w:space="0" w:color="auto"/>
                <w:left w:val="none" w:sz="0" w:space="0" w:color="auto"/>
                <w:bottom w:val="none" w:sz="0" w:space="0" w:color="auto"/>
                <w:right w:val="none" w:sz="0" w:space="0" w:color="auto"/>
              </w:divBdr>
            </w:div>
            <w:div w:id="220947280">
              <w:marLeft w:val="0"/>
              <w:marRight w:val="0"/>
              <w:marTop w:val="40"/>
              <w:marBottom w:val="40"/>
              <w:divBdr>
                <w:top w:val="none" w:sz="0" w:space="0" w:color="auto"/>
                <w:left w:val="none" w:sz="0" w:space="0" w:color="auto"/>
                <w:bottom w:val="none" w:sz="0" w:space="0" w:color="auto"/>
                <w:right w:val="none" w:sz="0" w:space="0" w:color="auto"/>
              </w:divBdr>
            </w:div>
            <w:div w:id="242643872">
              <w:marLeft w:val="0"/>
              <w:marRight w:val="0"/>
              <w:marTop w:val="40"/>
              <w:marBottom w:val="40"/>
              <w:divBdr>
                <w:top w:val="none" w:sz="0" w:space="0" w:color="auto"/>
                <w:left w:val="none" w:sz="0" w:space="0" w:color="auto"/>
                <w:bottom w:val="none" w:sz="0" w:space="0" w:color="auto"/>
                <w:right w:val="none" w:sz="0" w:space="0" w:color="auto"/>
              </w:divBdr>
            </w:div>
            <w:div w:id="247736590">
              <w:marLeft w:val="0"/>
              <w:marRight w:val="0"/>
              <w:marTop w:val="40"/>
              <w:marBottom w:val="40"/>
              <w:divBdr>
                <w:top w:val="none" w:sz="0" w:space="0" w:color="auto"/>
                <w:left w:val="none" w:sz="0" w:space="0" w:color="auto"/>
                <w:bottom w:val="none" w:sz="0" w:space="0" w:color="auto"/>
                <w:right w:val="none" w:sz="0" w:space="0" w:color="auto"/>
              </w:divBdr>
            </w:div>
            <w:div w:id="305477502">
              <w:marLeft w:val="0"/>
              <w:marRight w:val="0"/>
              <w:marTop w:val="40"/>
              <w:marBottom w:val="40"/>
              <w:divBdr>
                <w:top w:val="none" w:sz="0" w:space="0" w:color="auto"/>
                <w:left w:val="none" w:sz="0" w:space="0" w:color="auto"/>
                <w:bottom w:val="none" w:sz="0" w:space="0" w:color="auto"/>
                <w:right w:val="none" w:sz="0" w:space="0" w:color="auto"/>
              </w:divBdr>
            </w:div>
            <w:div w:id="311058649">
              <w:marLeft w:val="0"/>
              <w:marRight w:val="0"/>
              <w:marTop w:val="40"/>
              <w:marBottom w:val="40"/>
              <w:divBdr>
                <w:top w:val="none" w:sz="0" w:space="0" w:color="auto"/>
                <w:left w:val="none" w:sz="0" w:space="0" w:color="auto"/>
                <w:bottom w:val="none" w:sz="0" w:space="0" w:color="auto"/>
                <w:right w:val="none" w:sz="0" w:space="0" w:color="auto"/>
              </w:divBdr>
            </w:div>
            <w:div w:id="334459591">
              <w:marLeft w:val="0"/>
              <w:marRight w:val="0"/>
              <w:marTop w:val="40"/>
              <w:marBottom w:val="40"/>
              <w:divBdr>
                <w:top w:val="none" w:sz="0" w:space="0" w:color="auto"/>
                <w:left w:val="none" w:sz="0" w:space="0" w:color="auto"/>
                <w:bottom w:val="none" w:sz="0" w:space="0" w:color="auto"/>
                <w:right w:val="none" w:sz="0" w:space="0" w:color="auto"/>
              </w:divBdr>
            </w:div>
            <w:div w:id="432552107">
              <w:marLeft w:val="0"/>
              <w:marRight w:val="0"/>
              <w:marTop w:val="40"/>
              <w:marBottom w:val="40"/>
              <w:divBdr>
                <w:top w:val="none" w:sz="0" w:space="0" w:color="auto"/>
                <w:left w:val="none" w:sz="0" w:space="0" w:color="auto"/>
                <w:bottom w:val="none" w:sz="0" w:space="0" w:color="auto"/>
                <w:right w:val="none" w:sz="0" w:space="0" w:color="auto"/>
              </w:divBdr>
            </w:div>
            <w:div w:id="437024733">
              <w:marLeft w:val="0"/>
              <w:marRight w:val="0"/>
              <w:marTop w:val="40"/>
              <w:marBottom w:val="40"/>
              <w:divBdr>
                <w:top w:val="none" w:sz="0" w:space="0" w:color="auto"/>
                <w:left w:val="none" w:sz="0" w:space="0" w:color="auto"/>
                <w:bottom w:val="none" w:sz="0" w:space="0" w:color="auto"/>
                <w:right w:val="none" w:sz="0" w:space="0" w:color="auto"/>
              </w:divBdr>
            </w:div>
            <w:div w:id="441924933">
              <w:marLeft w:val="0"/>
              <w:marRight w:val="0"/>
              <w:marTop w:val="40"/>
              <w:marBottom w:val="40"/>
              <w:divBdr>
                <w:top w:val="none" w:sz="0" w:space="0" w:color="auto"/>
                <w:left w:val="none" w:sz="0" w:space="0" w:color="auto"/>
                <w:bottom w:val="none" w:sz="0" w:space="0" w:color="auto"/>
                <w:right w:val="none" w:sz="0" w:space="0" w:color="auto"/>
              </w:divBdr>
            </w:div>
            <w:div w:id="459687183">
              <w:marLeft w:val="0"/>
              <w:marRight w:val="0"/>
              <w:marTop w:val="40"/>
              <w:marBottom w:val="40"/>
              <w:divBdr>
                <w:top w:val="none" w:sz="0" w:space="0" w:color="auto"/>
                <w:left w:val="none" w:sz="0" w:space="0" w:color="auto"/>
                <w:bottom w:val="none" w:sz="0" w:space="0" w:color="auto"/>
                <w:right w:val="none" w:sz="0" w:space="0" w:color="auto"/>
              </w:divBdr>
            </w:div>
            <w:div w:id="468061484">
              <w:marLeft w:val="0"/>
              <w:marRight w:val="0"/>
              <w:marTop w:val="40"/>
              <w:marBottom w:val="40"/>
              <w:divBdr>
                <w:top w:val="none" w:sz="0" w:space="0" w:color="auto"/>
                <w:left w:val="none" w:sz="0" w:space="0" w:color="auto"/>
                <w:bottom w:val="none" w:sz="0" w:space="0" w:color="auto"/>
                <w:right w:val="none" w:sz="0" w:space="0" w:color="auto"/>
              </w:divBdr>
            </w:div>
            <w:div w:id="515777186">
              <w:marLeft w:val="0"/>
              <w:marRight w:val="0"/>
              <w:marTop w:val="40"/>
              <w:marBottom w:val="40"/>
              <w:divBdr>
                <w:top w:val="none" w:sz="0" w:space="0" w:color="auto"/>
                <w:left w:val="none" w:sz="0" w:space="0" w:color="auto"/>
                <w:bottom w:val="none" w:sz="0" w:space="0" w:color="auto"/>
                <w:right w:val="none" w:sz="0" w:space="0" w:color="auto"/>
              </w:divBdr>
            </w:div>
            <w:div w:id="522473518">
              <w:marLeft w:val="0"/>
              <w:marRight w:val="0"/>
              <w:marTop w:val="40"/>
              <w:marBottom w:val="40"/>
              <w:divBdr>
                <w:top w:val="none" w:sz="0" w:space="0" w:color="auto"/>
                <w:left w:val="none" w:sz="0" w:space="0" w:color="auto"/>
                <w:bottom w:val="none" w:sz="0" w:space="0" w:color="auto"/>
                <w:right w:val="none" w:sz="0" w:space="0" w:color="auto"/>
              </w:divBdr>
            </w:div>
            <w:div w:id="581833539">
              <w:marLeft w:val="0"/>
              <w:marRight w:val="0"/>
              <w:marTop w:val="40"/>
              <w:marBottom w:val="40"/>
              <w:divBdr>
                <w:top w:val="none" w:sz="0" w:space="0" w:color="auto"/>
                <w:left w:val="none" w:sz="0" w:space="0" w:color="auto"/>
                <w:bottom w:val="none" w:sz="0" w:space="0" w:color="auto"/>
                <w:right w:val="none" w:sz="0" w:space="0" w:color="auto"/>
              </w:divBdr>
            </w:div>
            <w:div w:id="583031844">
              <w:marLeft w:val="0"/>
              <w:marRight w:val="0"/>
              <w:marTop w:val="40"/>
              <w:marBottom w:val="40"/>
              <w:divBdr>
                <w:top w:val="none" w:sz="0" w:space="0" w:color="auto"/>
                <w:left w:val="none" w:sz="0" w:space="0" w:color="auto"/>
                <w:bottom w:val="none" w:sz="0" w:space="0" w:color="auto"/>
                <w:right w:val="none" w:sz="0" w:space="0" w:color="auto"/>
              </w:divBdr>
            </w:div>
            <w:div w:id="585917187">
              <w:marLeft w:val="0"/>
              <w:marRight w:val="0"/>
              <w:marTop w:val="0"/>
              <w:marBottom w:val="0"/>
              <w:divBdr>
                <w:top w:val="none" w:sz="0" w:space="0" w:color="auto"/>
                <w:left w:val="none" w:sz="0" w:space="0" w:color="auto"/>
                <w:bottom w:val="none" w:sz="0" w:space="0" w:color="auto"/>
                <w:right w:val="none" w:sz="0" w:space="0" w:color="auto"/>
              </w:divBdr>
            </w:div>
            <w:div w:id="616260788">
              <w:marLeft w:val="0"/>
              <w:marRight w:val="0"/>
              <w:marTop w:val="40"/>
              <w:marBottom w:val="40"/>
              <w:divBdr>
                <w:top w:val="none" w:sz="0" w:space="0" w:color="auto"/>
                <w:left w:val="none" w:sz="0" w:space="0" w:color="auto"/>
                <w:bottom w:val="none" w:sz="0" w:space="0" w:color="auto"/>
                <w:right w:val="none" w:sz="0" w:space="0" w:color="auto"/>
              </w:divBdr>
            </w:div>
            <w:div w:id="633371497">
              <w:marLeft w:val="0"/>
              <w:marRight w:val="0"/>
              <w:marTop w:val="40"/>
              <w:marBottom w:val="40"/>
              <w:divBdr>
                <w:top w:val="none" w:sz="0" w:space="0" w:color="auto"/>
                <w:left w:val="none" w:sz="0" w:space="0" w:color="auto"/>
                <w:bottom w:val="none" w:sz="0" w:space="0" w:color="auto"/>
                <w:right w:val="none" w:sz="0" w:space="0" w:color="auto"/>
              </w:divBdr>
            </w:div>
            <w:div w:id="645012484">
              <w:marLeft w:val="0"/>
              <w:marRight w:val="0"/>
              <w:marTop w:val="40"/>
              <w:marBottom w:val="40"/>
              <w:divBdr>
                <w:top w:val="none" w:sz="0" w:space="0" w:color="auto"/>
                <w:left w:val="none" w:sz="0" w:space="0" w:color="auto"/>
                <w:bottom w:val="none" w:sz="0" w:space="0" w:color="auto"/>
                <w:right w:val="none" w:sz="0" w:space="0" w:color="auto"/>
              </w:divBdr>
            </w:div>
            <w:div w:id="682129348">
              <w:marLeft w:val="0"/>
              <w:marRight w:val="0"/>
              <w:marTop w:val="0"/>
              <w:marBottom w:val="0"/>
              <w:divBdr>
                <w:top w:val="none" w:sz="0" w:space="0" w:color="auto"/>
                <w:left w:val="none" w:sz="0" w:space="0" w:color="auto"/>
                <w:bottom w:val="none" w:sz="0" w:space="0" w:color="auto"/>
                <w:right w:val="none" w:sz="0" w:space="0" w:color="auto"/>
              </w:divBdr>
            </w:div>
            <w:div w:id="717899963">
              <w:marLeft w:val="0"/>
              <w:marRight w:val="0"/>
              <w:marTop w:val="40"/>
              <w:marBottom w:val="40"/>
              <w:divBdr>
                <w:top w:val="none" w:sz="0" w:space="0" w:color="auto"/>
                <w:left w:val="none" w:sz="0" w:space="0" w:color="auto"/>
                <w:bottom w:val="none" w:sz="0" w:space="0" w:color="auto"/>
                <w:right w:val="none" w:sz="0" w:space="0" w:color="auto"/>
              </w:divBdr>
            </w:div>
            <w:div w:id="720447035">
              <w:marLeft w:val="0"/>
              <w:marRight w:val="0"/>
              <w:marTop w:val="40"/>
              <w:marBottom w:val="40"/>
              <w:divBdr>
                <w:top w:val="none" w:sz="0" w:space="0" w:color="auto"/>
                <w:left w:val="none" w:sz="0" w:space="0" w:color="auto"/>
                <w:bottom w:val="none" w:sz="0" w:space="0" w:color="auto"/>
                <w:right w:val="none" w:sz="0" w:space="0" w:color="auto"/>
              </w:divBdr>
            </w:div>
            <w:div w:id="832798617">
              <w:marLeft w:val="0"/>
              <w:marRight w:val="0"/>
              <w:marTop w:val="40"/>
              <w:marBottom w:val="40"/>
              <w:divBdr>
                <w:top w:val="none" w:sz="0" w:space="0" w:color="auto"/>
                <w:left w:val="none" w:sz="0" w:space="0" w:color="auto"/>
                <w:bottom w:val="none" w:sz="0" w:space="0" w:color="auto"/>
                <w:right w:val="none" w:sz="0" w:space="0" w:color="auto"/>
              </w:divBdr>
            </w:div>
            <w:div w:id="856428054">
              <w:marLeft w:val="0"/>
              <w:marRight w:val="0"/>
              <w:marTop w:val="40"/>
              <w:marBottom w:val="40"/>
              <w:divBdr>
                <w:top w:val="none" w:sz="0" w:space="0" w:color="auto"/>
                <w:left w:val="none" w:sz="0" w:space="0" w:color="auto"/>
                <w:bottom w:val="none" w:sz="0" w:space="0" w:color="auto"/>
                <w:right w:val="none" w:sz="0" w:space="0" w:color="auto"/>
              </w:divBdr>
            </w:div>
            <w:div w:id="861093787">
              <w:marLeft w:val="0"/>
              <w:marRight w:val="0"/>
              <w:marTop w:val="40"/>
              <w:marBottom w:val="40"/>
              <w:divBdr>
                <w:top w:val="none" w:sz="0" w:space="0" w:color="auto"/>
                <w:left w:val="none" w:sz="0" w:space="0" w:color="auto"/>
                <w:bottom w:val="none" w:sz="0" w:space="0" w:color="auto"/>
                <w:right w:val="none" w:sz="0" w:space="0" w:color="auto"/>
              </w:divBdr>
            </w:div>
            <w:div w:id="878976079">
              <w:marLeft w:val="0"/>
              <w:marRight w:val="0"/>
              <w:marTop w:val="0"/>
              <w:marBottom w:val="0"/>
              <w:divBdr>
                <w:top w:val="none" w:sz="0" w:space="0" w:color="auto"/>
                <w:left w:val="none" w:sz="0" w:space="0" w:color="auto"/>
                <w:bottom w:val="none" w:sz="0" w:space="0" w:color="auto"/>
                <w:right w:val="none" w:sz="0" w:space="0" w:color="auto"/>
              </w:divBdr>
            </w:div>
            <w:div w:id="932586666">
              <w:marLeft w:val="0"/>
              <w:marRight w:val="0"/>
              <w:marTop w:val="40"/>
              <w:marBottom w:val="40"/>
              <w:divBdr>
                <w:top w:val="none" w:sz="0" w:space="0" w:color="auto"/>
                <w:left w:val="none" w:sz="0" w:space="0" w:color="auto"/>
                <w:bottom w:val="none" w:sz="0" w:space="0" w:color="auto"/>
                <w:right w:val="none" w:sz="0" w:space="0" w:color="auto"/>
              </w:divBdr>
            </w:div>
            <w:div w:id="1030643046">
              <w:marLeft w:val="0"/>
              <w:marRight w:val="0"/>
              <w:marTop w:val="40"/>
              <w:marBottom w:val="40"/>
              <w:divBdr>
                <w:top w:val="none" w:sz="0" w:space="0" w:color="auto"/>
                <w:left w:val="none" w:sz="0" w:space="0" w:color="auto"/>
                <w:bottom w:val="none" w:sz="0" w:space="0" w:color="auto"/>
                <w:right w:val="none" w:sz="0" w:space="0" w:color="auto"/>
              </w:divBdr>
            </w:div>
            <w:div w:id="1030688676">
              <w:marLeft w:val="0"/>
              <w:marRight w:val="0"/>
              <w:marTop w:val="40"/>
              <w:marBottom w:val="40"/>
              <w:divBdr>
                <w:top w:val="none" w:sz="0" w:space="0" w:color="auto"/>
                <w:left w:val="none" w:sz="0" w:space="0" w:color="auto"/>
                <w:bottom w:val="none" w:sz="0" w:space="0" w:color="auto"/>
                <w:right w:val="none" w:sz="0" w:space="0" w:color="auto"/>
              </w:divBdr>
            </w:div>
            <w:div w:id="1033725501">
              <w:marLeft w:val="0"/>
              <w:marRight w:val="0"/>
              <w:marTop w:val="40"/>
              <w:marBottom w:val="40"/>
              <w:divBdr>
                <w:top w:val="none" w:sz="0" w:space="0" w:color="auto"/>
                <w:left w:val="none" w:sz="0" w:space="0" w:color="auto"/>
                <w:bottom w:val="none" w:sz="0" w:space="0" w:color="auto"/>
                <w:right w:val="none" w:sz="0" w:space="0" w:color="auto"/>
              </w:divBdr>
            </w:div>
            <w:div w:id="1034840515">
              <w:marLeft w:val="0"/>
              <w:marRight w:val="0"/>
              <w:marTop w:val="40"/>
              <w:marBottom w:val="40"/>
              <w:divBdr>
                <w:top w:val="none" w:sz="0" w:space="0" w:color="auto"/>
                <w:left w:val="none" w:sz="0" w:space="0" w:color="auto"/>
                <w:bottom w:val="none" w:sz="0" w:space="0" w:color="auto"/>
                <w:right w:val="none" w:sz="0" w:space="0" w:color="auto"/>
              </w:divBdr>
            </w:div>
            <w:div w:id="1035077767">
              <w:marLeft w:val="0"/>
              <w:marRight w:val="0"/>
              <w:marTop w:val="0"/>
              <w:marBottom w:val="0"/>
              <w:divBdr>
                <w:top w:val="none" w:sz="0" w:space="0" w:color="auto"/>
                <w:left w:val="none" w:sz="0" w:space="0" w:color="auto"/>
                <w:bottom w:val="none" w:sz="0" w:space="0" w:color="auto"/>
                <w:right w:val="none" w:sz="0" w:space="0" w:color="auto"/>
              </w:divBdr>
            </w:div>
            <w:div w:id="1037897893">
              <w:marLeft w:val="0"/>
              <w:marRight w:val="0"/>
              <w:marTop w:val="40"/>
              <w:marBottom w:val="40"/>
              <w:divBdr>
                <w:top w:val="none" w:sz="0" w:space="0" w:color="auto"/>
                <w:left w:val="none" w:sz="0" w:space="0" w:color="auto"/>
                <w:bottom w:val="none" w:sz="0" w:space="0" w:color="auto"/>
                <w:right w:val="none" w:sz="0" w:space="0" w:color="auto"/>
              </w:divBdr>
            </w:div>
            <w:div w:id="1073704356">
              <w:marLeft w:val="0"/>
              <w:marRight w:val="0"/>
              <w:marTop w:val="40"/>
              <w:marBottom w:val="40"/>
              <w:divBdr>
                <w:top w:val="none" w:sz="0" w:space="0" w:color="auto"/>
                <w:left w:val="none" w:sz="0" w:space="0" w:color="auto"/>
                <w:bottom w:val="none" w:sz="0" w:space="0" w:color="auto"/>
                <w:right w:val="none" w:sz="0" w:space="0" w:color="auto"/>
              </w:divBdr>
            </w:div>
            <w:div w:id="1138377071">
              <w:marLeft w:val="0"/>
              <w:marRight w:val="0"/>
              <w:marTop w:val="40"/>
              <w:marBottom w:val="40"/>
              <w:divBdr>
                <w:top w:val="none" w:sz="0" w:space="0" w:color="auto"/>
                <w:left w:val="none" w:sz="0" w:space="0" w:color="auto"/>
                <w:bottom w:val="none" w:sz="0" w:space="0" w:color="auto"/>
                <w:right w:val="none" w:sz="0" w:space="0" w:color="auto"/>
              </w:divBdr>
            </w:div>
            <w:div w:id="1206408516">
              <w:marLeft w:val="0"/>
              <w:marRight w:val="0"/>
              <w:marTop w:val="0"/>
              <w:marBottom w:val="0"/>
              <w:divBdr>
                <w:top w:val="none" w:sz="0" w:space="0" w:color="auto"/>
                <w:left w:val="none" w:sz="0" w:space="0" w:color="auto"/>
                <w:bottom w:val="none" w:sz="0" w:space="0" w:color="auto"/>
                <w:right w:val="none" w:sz="0" w:space="0" w:color="auto"/>
              </w:divBdr>
            </w:div>
            <w:div w:id="1229799440">
              <w:marLeft w:val="0"/>
              <w:marRight w:val="0"/>
              <w:marTop w:val="40"/>
              <w:marBottom w:val="40"/>
              <w:divBdr>
                <w:top w:val="none" w:sz="0" w:space="0" w:color="auto"/>
                <w:left w:val="none" w:sz="0" w:space="0" w:color="auto"/>
                <w:bottom w:val="none" w:sz="0" w:space="0" w:color="auto"/>
                <w:right w:val="none" w:sz="0" w:space="0" w:color="auto"/>
              </w:divBdr>
            </w:div>
            <w:div w:id="1242982857">
              <w:marLeft w:val="0"/>
              <w:marRight w:val="0"/>
              <w:marTop w:val="0"/>
              <w:marBottom w:val="0"/>
              <w:divBdr>
                <w:top w:val="none" w:sz="0" w:space="0" w:color="auto"/>
                <w:left w:val="none" w:sz="0" w:space="0" w:color="auto"/>
                <w:bottom w:val="none" w:sz="0" w:space="0" w:color="auto"/>
                <w:right w:val="none" w:sz="0" w:space="0" w:color="auto"/>
              </w:divBdr>
            </w:div>
            <w:div w:id="1277907175">
              <w:marLeft w:val="0"/>
              <w:marRight w:val="0"/>
              <w:marTop w:val="40"/>
              <w:marBottom w:val="40"/>
              <w:divBdr>
                <w:top w:val="none" w:sz="0" w:space="0" w:color="auto"/>
                <w:left w:val="none" w:sz="0" w:space="0" w:color="auto"/>
                <w:bottom w:val="none" w:sz="0" w:space="0" w:color="auto"/>
                <w:right w:val="none" w:sz="0" w:space="0" w:color="auto"/>
              </w:divBdr>
            </w:div>
            <w:div w:id="1314410415">
              <w:marLeft w:val="0"/>
              <w:marRight w:val="0"/>
              <w:marTop w:val="40"/>
              <w:marBottom w:val="40"/>
              <w:divBdr>
                <w:top w:val="none" w:sz="0" w:space="0" w:color="auto"/>
                <w:left w:val="none" w:sz="0" w:space="0" w:color="auto"/>
                <w:bottom w:val="none" w:sz="0" w:space="0" w:color="auto"/>
                <w:right w:val="none" w:sz="0" w:space="0" w:color="auto"/>
              </w:divBdr>
            </w:div>
            <w:div w:id="1317565070">
              <w:marLeft w:val="0"/>
              <w:marRight w:val="0"/>
              <w:marTop w:val="40"/>
              <w:marBottom w:val="40"/>
              <w:divBdr>
                <w:top w:val="none" w:sz="0" w:space="0" w:color="auto"/>
                <w:left w:val="none" w:sz="0" w:space="0" w:color="auto"/>
                <w:bottom w:val="none" w:sz="0" w:space="0" w:color="auto"/>
                <w:right w:val="none" w:sz="0" w:space="0" w:color="auto"/>
              </w:divBdr>
            </w:div>
            <w:div w:id="1352607093">
              <w:marLeft w:val="0"/>
              <w:marRight w:val="0"/>
              <w:marTop w:val="40"/>
              <w:marBottom w:val="40"/>
              <w:divBdr>
                <w:top w:val="none" w:sz="0" w:space="0" w:color="auto"/>
                <w:left w:val="none" w:sz="0" w:space="0" w:color="auto"/>
                <w:bottom w:val="none" w:sz="0" w:space="0" w:color="auto"/>
                <w:right w:val="none" w:sz="0" w:space="0" w:color="auto"/>
              </w:divBdr>
            </w:div>
            <w:div w:id="1356619480">
              <w:marLeft w:val="0"/>
              <w:marRight w:val="0"/>
              <w:marTop w:val="40"/>
              <w:marBottom w:val="40"/>
              <w:divBdr>
                <w:top w:val="none" w:sz="0" w:space="0" w:color="auto"/>
                <w:left w:val="none" w:sz="0" w:space="0" w:color="auto"/>
                <w:bottom w:val="none" w:sz="0" w:space="0" w:color="auto"/>
                <w:right w:val="none" w:sz="0" w:space="0" w:color="auto"/>
              </w:divBdr>
            </w:div>
            <w:div w:id="1361012283">
              <w:marLeft w:val="0"/>
              <w:marRight w:val="0"/>
              <w:marTop w:val="40"/>
              <w:marBottom w:val="40"/>
              <w:divBdr>
                <w:top w:val="none" w:sz="0" w:space="0" w:color="auto"/>
                <w:left w:val="none" w:sz="0" w:space="0" w:color="auto"/>
                <w:bottom w:val="none" w:sz="0" w:space="0" w:color="auto"/>
                <w:right w:val="none" w:sz="0" w:space="0" w:color="auto"/>
              </w:divBdr>
            </w:div>
            <w:div w:id="1369450054">
              <w:marLeft w:val="0"/>
              <w:marRight w:val="0"/>
              <w:marTop w:val="40"/>
              <w:marBottom w:val="40"/>
              <w:divBdr>
                <w:top w:val="none" w:sz="0" w:space="0" w:color="auto"/>
                <w:left w:val="none" w:sz="0" w:space="0" w:color="auto"/>
                <w:bottom w:val="none" w:sz="0" w:space="0" w:color="auto"/>
                <w:right w:val="none" w:sz="0" w:space="0" w:color="auto"/>
              </w:divBdr>
            </w:div>
            <w:div w:id="1391734512">
              <w:marLeft w:val="0"/>
              <w:marRight w:val="0"/>
              <w:marTop w:val="40"/>
              <w:marBottom w:val="40"/>
              <w:divBdr>
                <w:top w:val="none" w:sz="0" w:space="0" w:color="auto"/>
                <w:left w:val="none" w:sz="0" w:space="0" w:color="auto"/>
                <w:bottom w:val="none" w:sz="0" w:space="0" w:color="auto"/>
                <w:right w:val="none" w:sz="0" w:space="0" w:color="auto"/>
              </w:divBdr>
            </w:div>
            <w:div w:id="1396658416">
              <w:marLeft w:val="0"/>
              <w:marRight w:val="0"/>
              <w:marTop w:val="40"/>
              <w:marBottom w:val="40"/>
              <w:divBdr>
                <w:top w:val="none" w:sz="0" w:space="0" w:color="auto"/>
                <w:left w:val="none" w:sz="0" w:space="0" w:color="auto"/>
                <w:bottom w:val="none" w:sz="0" w:space="0" w:color="auto"/>
                <w:right w:val="none" w:sz="0" w:space="0" w:color="auto"/>
              </w:divBdr>
            </w:div>
            <w:div w:id="1406605491">
              <w:marLeft w:val="0"/>
              <w:marRight w:val="0"/>
              <w:marTop w:val="0"/>
              <w:marBottom w:val="0"/>
              <w:divBdr>
                <w:top w:val="none" w:sz="0" w:space="0" w:color="auto"/>
                <w:left w:val="none" w:sz="0" w:space="0" w:color="auto"/>
                <w:bottom w:val="none" w:sz="0" w:space="0" w:color="auto"/>
                <w:right w:val="none" w:sz="0" w:space="0" w:color="auto"/>
              </w:divBdr>
            </w:div>
            <w:div w:id="1410345553">
              <w:marLeft w:val="0"/>
              <w:marRight w:val="0"/>
              <w:marTop w:val="40"/>
              <w:marBottom w:val="40"/>
              <w:divBdr>
                <w:top w:val="none" w:sz="0" w:space="0" w:color="auto"/>
                <w:left w:val="none" w:sz="0" w:space="0" w:color="auto"/>
                <w:bottom w:val="none" w:sz="0" w:space="0" w:color="auto"/>
                <w:right w:val="none" w:sz="0" w:space="0" w:color="auto"/>
              </w:divBdr>
            </w:div>
            <w:div w:id="1442413631">
              <w:marLeft w:val="0"/>
              <w:marRight w:val="0"/>
              <w:marTop w:val="40"/>
              <w:marBottom w:val="40"/>
              <w:divBdr>
                <w:top w:val="none" w:sz="0" w:space="0" w:color="auto"/>
                <w:left w:val="none" w:sz="0" w:space="0" w:color="auto"/>
                <w:bottom w:val="none" w:sz="0" w:space="0" w:color="auto"/>
                <w:right w:val="none" w:sz="0" w:space="0" w:color="auto"/>
              </w:divBdr>
            </w:div>
            <w:div w:id="1453598523">
              <w:marLeft w:val="0"/>
              <w:marRight w:val="0"/>
              <w:marTop w:val="0"/>
              <w:marBottom w:val="0"/>
              <w:divBdr>
                <w:top w:val="none" w:sz="0" w:space="0" w:color="auto"/>
                <w:left w:val="none" w:sz="0" w:space="0" w:color="auto"/>
                <w:bottom w:val="none" w:sz="0" w:space="0" w:color="auto"/>
                <w:right w:val="none" w:sz="0" w:space="0" w:color="auto"/>
              </w:divBdr>
            </w:div>
            <w:div w:id="1455828704">
              <w:marLeft w:val="0"/>
              <w:marRight w:val="0"/>
              <w:marTop w:val="40"/>
              <w:marBottom w:val="40"/>
              <w:divBdr>
                <w:top w:val="none" w:sz="0" w:space="0" w:color="auto"/>
                <w:left w:val="none" w:sz="0" w:space="0" w:color="auto"/>
                <w:bottom w:val="none" w:sz="0" w:space="0" w:color="auto"/>
                <w:right w:val="none" w:sz="0" w:space="0" w:color="auto"/>
              </w:divBdr>
            </w:div>
            <w:div w:id="1525290511">
              <w:marLeft w:val="0"/>
              <w:marRight w:val="0"/>
              <w:marTop w:val="0"/>
              <w:marBottom w:val="0"/>
              <w:divBdr>
                <w:top w:val="none" w:sz="0" w:space="0" w:color="auto"/>
                <w:left w:val="none" w:sz="0" w:space="0" w:color="auto"/>
                <w:bottom w:val="none" w:sz="0" w:space="0" w:color="auto"/>
                <w:right w:val="none" w:sz="0" w:space="0" w:color="auto"/>
              </w:divBdr>
            </w:div>
            <w:div w:id="1584727765">
              <w:marLeft w:val="0"/>
              <w:marRight w:val="0"/>
              <w:marTop w:val="40"/>
              <w:marBottom w:val="40"/>
              <w:divBdr>
                <w:top w:val="none" w:sz="0" w:space="0" w:color="auto"/>
                <w:left w:val="none" w:sz="0" w:space="0" w:color="auto"/>
                <w:bottom w:val="none" w:sz="0" w:space="0" w:color="auto"/>
                <w:right w:val="none" w:sz="0" w:space="0" w:color="auto"/>
              </w:divBdr>
            </w:div>
            <w:div w:id="1592083384">
              <w:marLeft w:val="0"/>
              <w:marRight w:val="0"/>
              <w:marTop w:val="40"/>
              <w:marBottom w:val="40"/>
              <w:divBdr>
                <w:top w:val="none" w:sz="0" w:space="0" w:color="auto"/>
                <w:left w:val="none" w:sz="0" w:space="0" w:color="auto"/>
                <w:bottom w:val="none" w:sz="0" w:space="0" w:color="auto"/>
                <w:right w:val="none" w:sz="0" w:space="0" w:color="auto"/>
              </w:divBdr>
            </w:div>
            <w:div w:id="1592279117">
              <w:marLeft w:val="0"/>
              <w:marRight w:val="0"/>
              <w:marTop w:val="40"/>
              <w:marBottom w:val="40"/>
              <w:divBdr>
                <w:top w:val="none" w:sz="0" w:space="0" w:color="auto"/>
                <w:left w:val="none" w:sz="0" w:space="0" w:color="auto"/>
                <w:bottom w:val="none" w:sz="0" w:space="0" w:color="auto"/>
                <w:right w:val="none" w:sz="0" w:space="0" w:color="auto"/>
              </w:divBdr>
            </w:div>
            <w:div w:id="1624724187">
              <w:marLeft w:val="0"/>
              <w:marRight w:val="0"/>
              <w:marTop w:val="40"/>
              <w:marBottom w:val="40"/>
              <w:divBdr>
                <w:top w:val="none" w:sz="0" w:space="0" w:color="auto"/>
                <w:left w:val="none" w:sz="0" w:space="0" w:color="auto"/>
                <w:bottom w:val="none" w:sz="0" w:space="0" w:color="auto"/>
                <w:right w:val="none" w:sz="0" w:space="0" w:color="auto"/>
              </w:divBdr>
            </w:div>
            <w:div w:id="1699348959">
              <w:marLeft w:val="0"/>
              <w:marRight w:val="0"/>
              <w:marTop w:val="40"/>
              <w:marBottom w:val="40"/>
              <w:divBdr>
                <w:top w:val="none" w:sz="0" w:space="0" w:color="auto"/>
                <w:left w:val="none" w:sz="0" w:space="0" w:color="auto"/>
                <w:bottom w:val="none" w:sz="0" w:space="0" w:color="auto"/>
                <w:right w:val="none" w:sz="0" w:space="0" w:color="auto"/>
              </w:divBdr>
            </w:div>
            <w:div w:id="1776515430">
              <w:marLeft w:val="0"/>
              <w:marRight w:val="0"/>
              <w:marTop w:val="40"/>
              <w:marBottom w:val="40"/>
              <w:divBdr>
                <w:top w:val="none" w:sz="0" w:space="0" w:color="auto"/>
                <w:left w:val="none" w:sz="0" w:space="0" w:color="auto"/>
                <w:bottom w:val="none" w:sz="0" w:space="0" w:color="auto"/>
                <w:right w:val="none" w:sz="0" w:space="0" w:color="auto"/>
              </w:divBdr>
            </w:div>
            <w:div w:id="1796286244">
              <w:marLeft w:val="0"/>
              <w:marRight w:val="0"/>
              <w:marTop w:val="40"/>
              <w:marBottom w:val="40"/>
              <w:divBdr>
                <w:top w:val="none" w:sz="0" w:space="0" w:color="auto"/>
                <w:left w:val="none" w:sz="0" w:space="0" w:color="auto"/>
                <w:bottom w:val="none" w:sz="0" w:space="0" w:color="auto"/>
                <w:right w:val="none" w:sz="0" w:space="0" w:color="auto"/>
              </w:divBdr>
            </w:div>
            <w:div w:id="1832793235">
              <w:marLeft w:val="0"/>
              <w:marRight w:val="0"/>
              <w:marTop w:val="40"/>
              <w:marBottom w:val="40"/>
              <w:divBdr>
                <w:top w:val="none" w:sz="0" w:space="0" w:color="auto"/>
                <w:left w:val="none" w:sz="0" w:space="0" w:color="auto"/>
                <w:bottom w:val="none" w:sz="0" w:space="0" w:color="auto"/>
                <w:right w:val="none" w:sz="0" w:space="0" w:color="auto"/>
              </w:divBdr>
            </w:div>
            <w:div w:id="1879274446">
              <w:marLeft w:val="0"/>
              <w:marRight w:val="0"/>
              <w:marTop w:val="0"/>
              <w:marBottom w:val="0"/>
              <w:divBdr>
                <w:top w:val="none" w:sz="0" w:space="0" w:color="auto"/>
                <w:left w:val="none" w:sz="0" w:space="0" w:color="auto"/>
                <w:bottom w:val="none" w:sz="0" w:space="0" w:color="auto"/>
                <w:right w:val="none" w:sz="0" w:space="0" w:color="auto"/>
              </w:divBdr>
            </w:div>
            <w:div w:id="1923101681">
              <w:marLeft w:val="0"/>
              <w:marRight w:val="0"/>
              <w:marTop w:val="40"/>
              <w:marBottom w:val="40"/>
              <w:divBdr>
                <w:top w:val="none" w:sz="0" w:space="0" w:color="auto"/>
                <w:left w:val="none" w:sz="0" w:space="0" w:color="auto"/>
                <w:bottom w:val="none" w:sz="0" w:space="0" w:color="auto"/>
                <w:right w:val="none" w:sz="0" w:space="0" w:color="auto"/>
              </w:divBdr>
            </w:div>
            <w:div w:id="1933197161">
              <w:marLeft w:val="0"/>
              <w:marRight w:val="0"/>
              <w:marTop w:val="40"/>
              <w:marBottom w:val="40"/>
              <w:divBdr>
                <w:top w:val="none" w:sz="0" w:space="0" w:color="auto"/>
                <w:left w:val="none" w:sz="0" w:space="0" w:color="auto"/>
                <w:bottom w:val="none" w:sz="0" w:space="0" w:color="auto"/>
                <w:right w:val="none" w:sz="0" w:space="0" w:color="auto"/>
              </w:divBdr>
            </w:div>
            <w:div w:id="1963608722">
              <w:marLeft w:val="0"/>
              <w:marRight w:val="0"/>
              <w:marTop w:val="40"/>
              <w:marBottom w:val="40"/>
              <w:divBdr>
                <w:top w:val="none" w:sz="0" w:space="0" w:color="auto"/>
                <w:left w:val="none" w:sz="0" w:space="0" w:color="auto"/>
                <w:bottom w:val="none" w:sz="0" w:space="0" w:color="auto"/>
                <w:right w:val="none" w:sz="0" w:space="0" w:color="auto"/>
              </w:divBdr>
            </w:div>
            <w:div w:id="2021002789">
              <w:marLeft w:val="0"/>
              <w:marRight w:val="0"/>
              <w:marTop w:val="0"/>
              <w:marBottom w:val="0"/>
              <w:divBdr>
                <w:top w:val="none" w:sz="0" w:space="0" w:color="auto"/>
                <w:left w:val="none" w:sz="0" w:space="0" w:color="auto"/>
                <w:bottom w:val="none" w:sz="0" w:space="0" w:color="auto"/>
                <w:right w:val="none" w:sz="0" w:space="0" w:color="auto"/>
              </w:divBdr>
            </w:div>
            <w:div w:id="2032098961">
              <w:marLeft w:val="0"/>
              <w:marRight w:val="0"/>
              <w:marTop w:val="40"/>
              <w:marBottom w:val="40"/>
              <w:divBdr>
                <w:top w:val="none" w:sz="0" w:space="0" w:color="auto"/>
                <w:left w:val="none" w:sz="0" w:space="0" w:color="auto"/>
                <w:bottom w:val="none" w:sz="0" w:space="0" w:color="auto"/>
                <w:right w:val="none" w:sz="0" w:space="0" w:color="auto"/>
              </w:divBdr>
            </w:div>
            <w:div w:id="2051801774">
              <w:marLeft w:val="0"/>
              <w:marRight w:val="0"/>
              <w:marTop w:val="0"/>
              <w:marBottom w:val="0"/>
              <w:divBdr>
                <w:top w:val="none" w:sz="0" w:space="0" w:color="auto"/>
                <w:left w:val="none" w:sz="0" w:space="0" w:color="auto"/>
                <w:bottom w:val="none" w:sz="0" w:space="0" w:color="auto"/>
                <w:right w:val="none" w:sz="0" w:space="0" w:color="auto"/>
              </w:divBdr>
            </w:div>
            <w:div w:id="2093812988">
              <w:marLeft w:val="0"/>
              <w:marRight w:val="0"/>
              <w:marTop w:val="40"/>
              <w:marBottom w:val="40"/>
              <w:divBdr>
                <w:top w:val="none" w:sz="0" w:space="0" w:color="auto"/>
                <w:left w:val="none" w:sz="0" w:space="0" w:color="auto"/>
                <w:bottom w:val="none" w:sz="0" w:space="0" w:color="auto"/>
                <w:right w:val="none" w:sz="0" w:space="0" w:color="auto"/>
              </w:divBdr>
            </w:div>
            <w:div w:id="2096128999">
              <w:marLeft w:val="0"/>
              <w:marRight w:val="0"/>
              <w:marTop w:val="40"/>
              <w:marBottom w:val="40"/>
              <w:divBdr>
                <w:top w:val="none" w:sz="0" w:space="0" w:color="auto"/>
                <w:left w:val="none" w:sz="0" w:space="0" w:color="auto"/>
                <w:bottom w:val="none" w:sz="0" w:space="0" w:color="auto"/>
                <w:right w:val="none" w:sz="0" w:space="0" w:color="auto"/>
              </w:divBdr>
            </w:div>
            <w:div w:id="2116054258">
              <w:marLeft w:val="0"/>
              <w:marRight w:val="0"/>
              <w:marTop w:val="0"/>
              <w:marBottom w:val="0"/>
              <w:divBdr>
                <w:top w:val="none" w:sz="0" w:space="0" w:color="auto"/>
                <w:left w:val="none" w:sz="0" w:space="0" w:color="auto"/>
                <w:bottom w:val="none" w:sz="0" w:space="0" w:color="auto"/>
                <w:right w:val="none" w:sz="0" w:space="0" w:color="auto"/>
              </w:divBdr>
            </w:div>
            <w:div w:id="2117283338">
              <w:marLeft w:val="0"/>
              <w:marRight w:val="0"/>
              <w:marTop w:val="40"/>
              <w:marBottom w:val="40"/>
              <w:divBdr>
                <w:top w:val="none" w:sz="0" w:space="0" w:color="auto"/>
                <w:left w:val="none" w:sz="0" w:space="0" w:color="auto"/>
                <w:bottom w:val="none" w:sz="0" w:space="0" w:color="auto"/>
                <w:right w:val="none" w:sz="0" w:space="0" w:color="auto"/>
              </w:divBdr>
            </w:div>
            <w:div w:id="2120953005">
              <w:marLeft w:val="0"/>
              <w:marRight w:val="0"/>
              <w:marTop w:val="0"/>
              <w:marBottom w:val="0"/>
              <w:divBdr>
                <w:top w:val="none" w:sz="0" w:space="0" w:color="auto"/>
                <w:left w:val="none" w:sz="0" w:space="0" w:color="auto"/>
                <w:bottom w:val="none" w:sz="0" w:space="0" w:color="auto"/>
                <w:right w:val="none" w:sz="0" w:space="0" w:color="auto"/>
              </w:divBdr>
            </w:div>
          </w:divsChild>
        </w:div>
        <w:div w:id="1778057436">
          <w:marLeft w:val="0"/>
          <w:marRight w:val="0"/>
          <w:marTop w:val="0"/>
          <w:marBottom w:val="0"/>
          <w:divBdr>
            <w:top w:val="none" w:sz="0" w:space="0" w:color="auto"/>
            <w:left w:val="none" w:sz="0" w:space="0" w:color="auto"/>
            <w:bottom w:val="none" w:sz="0" w:space="0" w:color="auto"/>
            <w:right w:val="none" w:sz="0" w:space="0" w:color="auto"/>
          </w:divBdr>
        </w:div>
        <w:div w:id="1893148532">
          <w:marLeft w:val="0"/>
          <w:marRight w:val="0"/>
          <w:marTop w:val="0"/>
          <w:marBottom w:val="0"/>
          <w:divBdr>
            <w:top w:val="none" w:sz="0" w:space="0" w:color="auto"/>
            <w:left w:val="none" w:sz="0" w:space="0" w:color="auto"/>
            <w:bottom w:val="none" w:sz="0" w:space="0" w:color="auto"/>
            <w:right w:val="none" w:sz="0" w:space="0" w:color="auto"/>
          </w:divBdr>
        </w:div>
      </w:divsChild>
    </w:div>
    <w:div w:id="910622881">
      <w:bodyDiv w:val="1"/>
      <w:marLeft w:val="0"/>
      <w:marRight w:val="0"/>
      <w:marTop w:val="0"/>
      <w:marBottom w:val="0"/>
      <w:divBdr>
        <w:top w:val="none" w:sz="0" w:space="0" w:color="auto"/>
        <w:left w:val="none" w:sz="0" w:space="0" w:color="auto"/>
        <w:bottom w:val="none" w:sz="0" w:space="0" w:color="auto"/>
        <w:right w:val="none" w:sz="0" w:space="0" w:color="auto"/>
      </w:divBdr>
    </w:div>
    <w:div w:id="910847811">
      <w:bodyDiv w:val="1"/>
      <w:marLeft w:val="0"/>
      <w:marRight w:val="0"/>
      <w:marTop w:val="0"/>
      <w:marBottom w:val="0"/>
      <w:divBdr>
        <w:top w:val="none" w:sz="0" w:space="0" w:color="auto"/>
        <w:left w:val="none" w:sz="0" w:space="0" w:color="auto"/>
        <w:bottom w:val="none" w:sz="0" w:space="0" w:color="auto"/>
        <w:right w:val="none" w:sz="0" w:space="0" w:color="auto"/>
      </w:divBdr>
    </w:div>
    <w:div w:id="922681974">
      <w:bodyDiv w:val="1"/>
      <w:marLeft w:val="0"/>
      <w:marRight w:val="0"/>
      <w:marTop w:val="0"/>
      <w:marBottom w:val="0"/>
      <w:divBdr>
        <w:top w:val="none" w:sz="0" w:space="0" w:color="auto"/>
        <w:left w:val="none" w:sz="0" w:space="0" w:color="auto"/>
        <w:bottom w:val="none" w:sz="0" w:space="0" w:color="auto"/>
        <w:right w:val="none" w:sz="0" w:space="0" w:color="auto"/>
      </w:divBdr>
    </w:div>
    <w:div w:id="928198856">
      <w:bodyDiv w:val="1"/>
      <w:marLeft w:val="0"/>
      <w:marRight w:val="0"/>
      <w:marTop w:val="0"/>
      <w:marBottom w:val="0"/>
      <w:divBdr>
        <w:top w:val="none" w:sz="0" w:space="0" w:color="auto"/>
        <w:left w:val="none" w:sz="0" w:space="0" w:color="auto"/>
        <w:bottom w:val="none" w:sz="0" w:space="0" w:color="auto"/>
        <w:right w:val="none" w:sz="0" w:space="0" w:color="auto"/>
      </w:divBdr>
    </w:div>
    <w:div w:id="939995345">
      <w:bodyDiv w:val="1"/>
      <w:marLeft w:val="0"/>
      <w:marRight w:val="0"/>
      <w:marTop w:val="0"/>
      <w:marBottom w:val="0"/>
      <w:divBdr>
        <w:top w:val="none" w:sz="0" w:space="0" w:color="auto"/>
        <w:left w:val="none" w:sz="0" w:space="0" w:color="auto"/>
        <w:bottom w:val="none" w:sz="0" w:space="0" w:color="auto"/>
        <w:right w:val="none" w:sz="0" w:space="0" w:color="auto"/>
      </w:divBdr>
    </w:div>
    <w:div w:id="975766666">
      <w:bodyDiv w:val="1"/>
      <w:marLeft w:val="0"/>
      <w:marRight w:val="0"/>
      <w:marTop w:val="0"/>
      <w:marBottom w:val="0"/>
      <w:divBdr>
        <w:top w:val="none" w:sz="0" w:space="0" w:color="auto"/>
        <w:left w:val="none" w:sz="0" w:space="0" w:color="auto"/>
        <w:bottom w:val="none" w:sz="0" w:space="0" w:color="auto"/>
        <w:right w:val="none" w:sz="0" w:space="0" w:color="auto"/>
      </w:divBdr>
    </w:div>
    <w:div w:id="983848986">
      <w:bodyDiv w:val="1"/>
      <w:marLeft w:val="0"/>
      <w:marRight w:val="0"/>
      <w:marTop w:val="0"/>
      <w:marBottom w:val="0"/>
      <w:divBdr>
        <w:top w:val="none" w:sz="0" w:space="0" w:color="auto"/>
        <w:left w:val="none" w:sz="0" w:space="0" w:color="auto"/>
        <w:bottom w:val="none" w:sz="0" w:space="0" w:color="auto"/>
        <w:right w:val="none" w:sz="0" w:space="0" w:color="auto"/>
      </w:divBdr>
    </w:div>
    <w:div w:id="1006205795">
      <w:bodyDiv w:val="1"/>
      <w:marLeft w:val="0"/>
      <w:marRight w:val="0"/>
      <w:marTop w:val="0"/>
      <w:marBottom w:val="0"/>
      <w:divBdr>
        <w:top w:val="none" w:sz="0" w:space="0" w:color="auto"/>
        <w:left w:val="none" w:sz="0" w:space="0" w:color="auto"/>
        <w:bottom w:val="none" w:sz="0" w:space="0" w:color="auto"/>
        <w:right w:val="none" w:sz="0" w:space="0" w:color="auto"/>
      </w:divBdr>
    </w:div>
    <w:div w:id="1006447630">
      <w:bodyDiv w:val="1"/>
      <w:marLeft w:val="0"/>
      <w:marRight w:val="0"/>
      <w:marTop w:val="0"/>
      <w:marBottom w:val="0"/>
      <w:divBdr>
        <w:top w:val="none" w:sz="0" w:space="0" w:color="auto"/>
        <w:left w:val="none" w:sz="0" w:space="0" w:color="auto"/>
        <w:bottom w:val="none" w:sz="0" w:space="0" w:color="auto"/>
        <w:right w:val="none" w:sz="0" w:space="0" w:color="auto"/>
      </w:divBdr>
    </w:div>
    <w:div w:id="1012535729">
      <w:bodyDiv w:val="1"/>
      <w:marLeft w:val="0"/>
      <w:marRight w:val="0"/>
      <w:marTop w:val="0"/>
      <w:marBottom w:val="0"/>
      <w:divBdr>
        <w:top w:val="none" w:sz="0" w:space="0" w:color="auto"/>
        <w:left w:val="none" w:sz="0" w:space="0" w:color="auto"/>
        <w:bottom w:val="none" w:sz="0" w:space="0" w:color="auto"/>
        <w:right w:val="none" w:sz="0" w:space="0" w:color="auto"/>
      </w:divBdr>
    </w:div>
    <w:div w:id="1029260677">
      <w:bodyDiv w:val="1"/>
      <w:marLeft w:val="0"/>
      <w:marRight w:val="0"/>
      <w:marTop w:val="0"/>
      <w:marBottom w:val="0"/>
      <w:divBdr>
        <w:top w:val="none" w:sz="0" w:space="0" w:color="auto"/>
        <w:left w:val="none" w:sz="0" w:space="0" w:color="auto"/>
        <w:bottom w:val="none" w:sz="0" w:space="0" w:color="auto"/>
        <w:right w:val="none" w:sz="0" w:space="0" w:color="auto"/>
      </w:divBdr>
    </w:div>
    <w:div w:id="1052116525">
      <w:bodyDiv w:val="1"/>
      <w:marLeft w:val="0"/>
      <w:marRight w:val="0"/>
      <w:marTop w:val="0"/>
      <w:marBottom w:val="0"/>
      <w:divBdr>
        <w:top w:val="none" w:sz="0" w:space="0" w:color="auto"/>
        <w:left w:val="none" w:sz="0" w:space="0" w:color="auto"/>
        <w:bottom w:val="none" w:sz="0" w:space="0" w:color="auto"/>
        <w:right w:val="none" w:sz="0" w:space="0" w:color="auto"/>
      </w:divBdr>
    </w:div>
    <w:div w:id="1066685967">
      <w:bodyDiv w:val="1"/>
      <w:marLeft w:val="0"/>
      <w:marRight w:val="0"/>
      <w:marTop w:val="0"/>
      <w:marBottom w:val="0"/>
      <w:divBdr>
        <w:top w:val="none" w:sz="0" w:space="0" w:color="auto"/>
        <w:left w:val="none" w:sz="0" w:space="0" w:color="auto"/>
        <w:bottom w:val="none" w:sz="0" w:space="0" w:color="auto"/>
        <w:right w:val="none" w:sz="0" w:space="0" w:color="auto"/>
      </w:divBdr>
    </w:div>
    <w:div w:id="1073118076">
      <w:bodyDiv w:val="1"/>
      <w:marLeft w:val="0"/>
      <w:marRight w:val="0"/>
      <w:marTop w:val="0"/>
      <w:marBottom w:val="0"/>
      <w:divBdr>
        <w:top w:val="none" w:sz="0" w:space="0" w:color="auto"/>
        <w:left w:val="none" w:sz="0" w:space="0" w:color="auto"/>
        <w:bottom w:val="none" w:sz="0" w:space="0" w:color="auto"/>
        <w:right w:val="none" w:sz="0" w:space="0" w:color="auto"/>
      </w:divBdr>
    </w:div>
    <w:div w:id="1081370932">
      <w:bodyDiv w:val="1"/>
      <w:marLeft w:val="0"/>
      <w:marRight w:val="0"/>
      <w:marTop w:val="0"/>
      <w:marBottom w:val="0"/>
      <w:divBdr>
        <w:top w:val="none" w:sz="0" w:space="0" w:color="auto"/>
        <w:left w:val="none" w:sz="0" w:space="0" w:color="auto"/>
        <w:bottom w:val="none" w:sz="0" w:space="0" w:color="auto"/>
        <w:right w:val="none" w:sz="0" w:space="0" w:color="auto"/>
      </w:divBdr>
    </w:div>
    <w:div w:id="1091850918">
      <w:bodyDiv w:val="1"/>
      <w:marLeft w:val="0"/>
      <w:marRight w:val="0"/>
      <w:marTop w:val="0"/>
      <w:marBottom w:val="0"/>
      <w:divBdr>
        <w:top w:val="none" w:sz="0" w:space="0" w:color="auto"/>
        <w:left w:val="none" w:sz="0" w:space="0" w:color="auto"/>
        <w:bottom w:val="none" w:sz="0" w:space="0" w:color="auto"/>
        <w:right w:val="none" w:sz="0" w:space="0" w:color="auto"/>
      </w:divBdr>
    </w:div>
    <w:div w:id="1097561018">
      <w:bodyDiv w:val="1"/>
      <w:marLeft w:val="0"/>
      <w:marRight w:val="0"/>
      <w:marTop w:val="0"/>
      <w:marBottom w:val="0"/>
      <w:divBdr>
        <w:top w:val="none" w:sz="0" w:space="0" w:color="auto"/>
        <w:left w:val="none" w:sz="0" w:space="0" w:color="auto"/>
        <w:bottom w:val="none" w:sz="0" w:space="0" w:color="auto"/>
        <w:right w:val="none" w:sz="0" w:space="0" w:color="auto"/>
      </w:divBdr>
    </w:div>
    <w:div w:id="1111972083">
      <w:bodyDiv w:val="1"/>
      <w:marLeft w:val="0"/>
      <w:marRight w:val="0"/>
      <w:marTop w:val="0"/>
      <w:marBottom w:val="0"/>
      <w:divBdr>
        <w:top w:val="none" w:sz="0" w:space="0" w:color="auto"/>
        <w:left w:val="none" w:sz="0" w:space="0" w:color="auto"/>
        <w:bottom w:val="none" w:sz="0" w:space="0" w:color="auto"/>
        <w:right w:val="none" w:sz="0" w:space="0" w:color="auto"/>
      </w:divBdr>
    </w:div>
    <w:div w:id="1134830994">
      <w:bodyDiv w:val="1"/>
      <w:marLeft w:val="0"/>
      <w:marRight w:val="0"/>
      <w:marTop w:val="0"/>
      <w:marBottom w:val="0"/>
      <w:divBdr>
        <w:top w:val="none" w:sz="0" w:space="0" w:color="auto"/>
        <w:left w:val="none" w:sz="0" w:space="0" w:color="auto"/>
        <w:bottom w:val="none" w:sz="0" w:space="0" w:color="auto"/>
        <w:right w:val="none" w:sz="0" w:space="0" w:color="auto"/>
      </w:divBdr>
    </w:div>
    <w:div w:id="1163085503">
      <w:bodyDiv w:val="1"/>
      <w:marLeft w:val="0"/>
      <w:marRight w:val="0"/>
      <w:marTop w:val="0"/>
      <w:marBottom w:val="0"/>
      <w:divBdr>
        <w:top w:val="none" w:sz="0" w:space="0" w:color="auto"/>
        <w:left w:val="none" w:sz="0" w:space="0" w:color="auto"/>
        <w:bottom w:val="none" w:sz="0" w:space="0" w:color="auto"/>
        <w:right w:val="none" w:sz="0" w:space="0" w:color="auto"/>
      </w:divBdr>
      <w:divsChild>
        <w:div w:id="307785838">
          <w:marLeft w:val="274"/>
          <w:marRight w:val="0"/>
          <w:marTop w:val="120"/>
          <w:marBottom w:val="0"/>
          <w:divBdr>
            <w:top w:val="none" w:sz="0" w:space="0" w:color="auto"/>
            <w:left w:val="none" w:sz="0" w:space="0" w:color="auto"/>
            <w:bottom w:val="none" w:sz="0" w:space="0" w:color="auto"/>
            <w:right w:val="none" w:sz="0" w:space="0" w:color="auto"/>
          </w:divBdr>
        </w:div>
        <w:div w:id="979506092">
          <w:marLeft w:val="274"/>
          <w:marRight w:val="0"/>
          <w:marTop w:val="120"/>
          <w:marBottom w:val="0"/>
          <w:divBdr>
            <w:top w:val="none" w:sz="0" w:space="0" w:color="auto"/>
            <w:left w:val="none" w:sz="0" w:space="0" w:color="auto"/>
            <w:bottom w:val="none" w:sz="0" w:space="0" w:color="auto"/>
            <w:right w:val="none" w:sz="0" w:space="0" w:color="auto"/>
          </w:divBdr>
        </w:div>
        <w:div w:id="1095249244">
          <w:marLeft w:val="274"/>
          <w:marRight w:val="0"/>
          <w:marTop w:val="120"/>
          <w:marBottom w:val="0"/>
          <w:divBdr>
            <w:top w:val="none" w:sz="0" w:space="0" w:color="auto"/>
            <w:left w:val="none" w:sz="0" w:space="0" w:color="auto"/>
            <w:bottom w:val="none" w:sz="0" w:space="0" w:color="auto"/>
            <w:right w:val="none" w:sz="0" w:space="0" w:color="auto"/>
          </w:divBdr>
        </w:div>
        <w:div w:id="1883901231">
          <w:marLeft w:val="274"/>
          <w:marRight w:val="0"/>
          <w:marTop w:val="120"/>
          <w:marBottom w:val="0"/>
          <w:divBdr>
            <w:top w:val="none" w:sz="0" w:space="0" w:color="auto"/>
            <w:left w:val="none" w:sz="0" w:space="0" w:color="auto"/>
            <w:bottom w:val="none" w:sz="0" w:space="0" w:color="auto"/>
            <w:right w:val="none" w:sz="0" w:space="0" w:color="auto"/>
          </w:divBdr>
        </w:div>
      </w:divsChild>
    </w:div>
    <w:div w:id="1176113874">
      <w:bodyDiv w:val="1"/>
      <w:marLeft w:val="0"/>
      <w:marRight w:val="0"/>
      <w:marTop w:val="0"/>
      <w:marBottom w:val="0"/>
      <w:divBdr>
        <w:top w:val="none" w:sz="0" w:space="0" w:color="auto"/>
        <w:left w:val="none" w:sz="0" w:space="0" w:color="auto"/>
        <w:bottom w:val="none" w:sz="0" w:space="0" w:color="auto"/>
        <w:right w:val="none" w:sz="0" w:space="0" w:color="auto"/>
      </w:divBdr>
    </w:div>
    <w:div w:id="1185484260">
      <w:bodyDiv w:val="1"/>
      <w:marLeft w:val="0"/>
      <w:marRight w:val="0"/>
      <w:marTop w:val="0"/>
      <w:marBottom w:val="0"/>
      <w:divBdr>
        <w:top w:val="none" w:sz="0" w:space="0" w:color="auto"/>
        <w:left w:val="none" w:sz="0" w:space="0" w:color="auto"/>
        <w:bottom w:val="none" w:sz="0" w:space="0" w:color="auto"/>
        <w:right w:val="none" w:sz="0" w:space="0" w:color="auto"/>
      </w:divBdr>
    </w:div>
    <w:div w:id="1186867515">
      <w:bodyDiv w:val="1"/>
      <w:marLeft w:val="0"/>
      <w:marRight w:val="0"/>
      <w:marTop w:val="0"/>
      <w:marBottom w:val="0"/>
      <w:divBdr>
        <w:top w:val="none" w:sz="0" w:space="0" w:color="auto"/>
        <w:left w:val="none" w:sz="0" w:space="0" w:color="auto"/>
        <w:bottom w:val="none" w:sz="0" w:space="0" w:color="auto"/>
        <w:right w:val="none" w:sz="0" w:space="0" w:color="auto"/>
      </w:divBdr>
      <w:divsChild>
        <w:div w:id="84310180">
          <w:marLeft w:val="0"/>
          <w:marRight w:val="0"/>
          <w:marTop w:val="0"/>
          <w:marBottom w:val="0"/>
          <w:divBdr>
            <w:top w:val="none" w:sz="0" w:space="0" w:color="auto"/>
            <w:left w:val="none" w:sz="0" w:space="0" w:color="auto"/>
            <w:bottom w:val="none" w:sz="0" w:space="0" w:color="auto"/>
            <w:right w:val="none" w:sz="0" w:space="0" w:color="auto"/>
          </w:divBdr>
        </w:div>
        <w:div w:id="2099326055">
          <w:marLeft w:val="0"/>
          <w:marRight w:val="0"/>
          <w:marTop w:val="0"/>
          <w:marBottom w:val="0"/>
          <w:divBdr>
            <w:top w:val="none" w:sz="0" w:space="0" w:color="auto"/>
            <w:left w:val="none" w:sz="0" w:space="0" w:color="auto"/>
            <w:bottom w:val="none" w:sz="0" w:space="0" w:color="auto"/>
            <w:right w:val="none" w:sz="0" w:space="0" w:color="auto"/>
          </w:divBdr>
          <w:divsChild>
            <w:div w:id="58132577">
              <w:marLeft w:val="0"/>
              <w:marRight w:val="0"/>
              <w:marTop w:val="40"/>
              <w:marBottom w:val="40"/>
              <w:divBdr>
                <w:top w:val="none" w:sz="0" w:space="0" w:color="auto"/>
                <w:left w:val="none" w:sz="0" w:space="0" w:color="auto"/>
                <w:bottom w:val="none" w:sz="0" w:space="0" w:color="auto"/>
                <w:right w:val="none" w:sz="0" w:space="0" w:color="auto"/>
              </w:divBdr>
            </w:div>
            <w:div w:id="58674427">
              <w:marLeft w:val="0"/>
              <w:marRight w:val="0"/>
              <w:marTop w:val="40"/>
              <w:marBottom w:val="40"/>
              <w:divBdr>
                <w:top w:val="none" w:sz="0" w:space="0" w:color="auto"/>
                <w:left w:val="none" w:sz="0" w:space="0" w:color="auto"/>
                <w:bottom w:val="none" w:sz="0" w:space="0" w:color="auto"/>
                <w:right w:val="none" w:sz="0" w:space="0" w:color="auto"/>
              </w:divBdr>
            </w:div>
            <w:div w:id="90316156">
              <w:marLeft w:val="0"/>
              <w:marRight w:val="0"/>
              <w:marTop w:val="40"/>
              <w:marBottom w:val="40"/>
              <w:divBdr>
                <w:top w:val="none" w:sz="0" w:space="0" w:color="auto"/>
                <w:left w:val="none" w:sz="0" w:space="0" w:color="auto"/>
                <w:bottom w:val="none" w:sz="0" w:space="0" w:color="auto"/>
                <w:right w:val="none" w:sz="0" w:space="0" w:color="auto"/>
              </w:divBdr>
            </w:div>
            <w:div w:id="91171859">
              <w:marLeft w:val="0"/>
              <w:marRight w:val="0"/>
              <w:marTop w:val="40"/>
              <w:marBottom w:val="40"/>
              <w:divBdr>
                <w:top w:val="none" w:sz="0" w:space="0" w:color="auto"/>
                <w:left w:val="none" w:sz="0" w:space="0" w:color="auto"/>
                <w:bottom w:val="none" w:sz="0" w:space="0" w:color="auto"/>
                <w:right w:val="none" w:sz="0" w:space="0" w:color="auto"/>
              </w:divBdr>
            </w:div>
            <w:div w:id="134419321">
              <w:marLeft w:val="0"/>
              <w:marRight w:val="0"/>
              <w:marTop w:val="40"/>
              <w:marBottom w:val="40"/>
              <w:divBdr>
                <w:top w:val="none" w:sz="0" w:space="0" w:color="auto"/>
                <w:left w:val="none" w:sz="0" w:space="0" w:color="auto"/>
                <w:bottom w:val="none" w:sz="0" w:space="0" w:color="auto"/>
                <w:right w:val="none" w:sz="0" w:space="0" w:color="auto"/>
              </w:divBdr>
            </w:div>
            <w:div w:id="212817889">
              <w:marLeft w:val="0"/>
              <w:marRight w:val="0"/>
              <w:marTop w:val="40"/>
              <w:marBottom w:val="40"/>
              <w:divBdr>
                <w:top w:val="none" w:sz="0" w:space="0" w:color="auto"/>
                <w:left w:val="none" w:sz="0" w:space="0" w:color="auto"/>
                <w:bottom w:val="none" w:sz="0" w:space="0" w:color="auto"/>
                <w:right w:val="none" w:sz="0" w:space="0" w:color="auto"/>
              </w:divBdr>
            </w:div>
            <w:div w:id="278534771">
              <w:marLeft w:val="0"/>
              <w:marRight w:val="0"/>
              <w:marTop w:val="40"/>
              <w:marBottom w:val="40"/>
              <w:divBdr>
                <w:top w:val="none" w:sz="0" w:space="0" w:color="auto"/>
                <w:left w:val="none" w:sz="0" w:space="0" w:color="auto"/>
                <w:bottom w:val="none" w:sz="0" w:space="0" w:color="auto"/>
                <w:right w:val="none" w:sz="0" w:space="0" w:color="auto"/>
              </w:divBdr>
            </w:div>
            <w:div w:id="353187296">
              <w:marLeft w:val="0"/>
              <w:marRight w:val="0"/>
              <w:marTop w:val="40"/>
              <w:marBottom w:val="40"/>
              <w:divBdr>
                <w:top w:val="none" w:sz="0" w:space="0" w:color="auto"/>
                <w:left w:val="none" w:sz="0" w:space="0" w:color="auto"/>
                <w:bottom w:val="none" w:sz="0" w:space="0" w:color="auto"/>
                <w:right w:val="none" w:sz="0" w:space="0" w:color="auto"/>
              </w:divBdr>
            </w:div>
            <w:div w:id="414518928">
              <w:marLeft w:val="0"/>
              <w:marRight w:val="0"/>
              <w:marTop w:val="40"/>
              <w:marBottom w:val="40"/>
              <w:divBdr>
                <w:top w:val="none" w:sz="0" w:space="0" w:color="auto"/>
                <w:left w:val="none" w:sz="0" w:space="0" w:color="auto"/>
                <w:bottom w:val="none" w:sz="0" w:space="0" w:color="auto"/>
                <w:right w:val="none" w:sz="0" w:space="0" w:color="auto"/>
              </w:divBdr>
            </w:div>
            <w:div w:id="426661309">
              <w:marLeft w:val="0"/>
              <w:marRight w:val="0"/>
              <w:marTop w:val="40"/>
              <w:marBottom w:val="40"/>
              <w:divBdr>
                <w:top w:val="none" w:sz="0" w:space="0" w:color="auto"/>
                <w:left w:val="none" w:sz="0" w:space="0" w:color="auto"/>
                <w:bottom w:val="none" w:sz="0" w:space="0" w:color="auto"/>
                <w:right w:val="none" w:sz="0" w:space="0" w:color="auto"/>
              </w:divBdr>
            </w:div>
            <w:div w:id="427848310">
              <w:marLeft w:val="0"/>
              <w:marRight w:val="0"/>
              <w:marTop w:val="0"/>
              <w:marBottom w:val="0"/>
              <w:divBdr>
                <w:top w:val="none" w:sz="0" w:space="0" w:color="auto"/>
                <w:left w:val="none" w:sz="0" w:space="0" w:color="auto"/>
                <w:bottom w:val="none" w:sz="0" w:space="0" w:color="auto"/>
                <w:right w:val="none" w:sz="0" w:space="0" w:color="auto"/>
              </w:divBdr>
            </w:div>
            <w:div w:id="438569078">
              <w:marLeft w:val="0"/>
              <w:marRight w:val="0"/>
              <w:marTop w:val="40"/>
              <w:marBottom w:val="40"/>
              <w:divBdr>
                <w:top w:val="none" w:sz="0" w:space="0" w:color="auto"/>
                <w:left w:val="none" w:sz="0" w:space="0" w:color="auto"/>
                <w:bottom w:val="none" w:sz="0" w:space="0" w:color="auto"/>
                <w:right w:val="none" w:sz="0" w:space="0" w:color="auto"/>
              </w:divBdr>
            </w:div>
            <w:div w:id="532427190">
              <w:marLeft w:val="0"/>
              <w:marRight w:val="0"/>
              <w:marTop w:val="40"/>
              <w:marBottom w:val="40"/>
              <w:divBdr>
                <w:top w:val="none" w:sz="0" w:space="0" w:color="auto"/>
                <w:left w:val="none" w:sz="0" w:space="0" w:color="auto"/>
                <w:bottom w:val="none" w:sz="0" w:space="0" w:color="auto"/>
                <w:right w:val="none" w:sz="0" w:space="0" w:color="auto"/>
              </w:divBdr>
            </w:div>
            <w:div w:id="532504224">
              <w:marLeft w:val="0"/>
              <w:marRight w:val="0"/>
              <w:marTop w:val="40"/>
              <w:marBottom w:val="40"/>
              <w:divBdr>
                <w:top w:val="none" w:sz="0" w:space="0" w:color="auto"/>
                <w:left w:val="none" w:sz="0" w:space="0" w:color="auto"/>
                <w:bottom w:val="none" w:sz="0" w:space="0" w:color="auto"/>
                <w:right w:val="none" w:sz="0" w:space="0" w:color="auto"/>
              </w:divBdr>
            </w:div>
            <w:div w:id="534389120">
              <w:marLeft w:val="0"/>
              <w:marRight w:val="0"/>
              <w:marTop w:val="0"/>
              <w:marBottom w:val="0"/>
              <w:divBdr>
                <w:top w:val="none" w:sz="0" w:space="0" w:color="auto"/>
                <w:left w:val="none" w:sz="0" w:space="0" w:color="auto"/>
                <w:bottom w:val="none" w:sz="0" w:space="0" w:color="auto"/>
                <w:right w:val="none" w:sz="0" w:space="0" w:color="auto"/>
              </w:divBdr>
            </w:div>
            <w:div w:id="552549353">
              <w:marLeft w:val="0"/>
              <w:marRight w:val="0"/>
              <w:marTop w:val="40"/>
              <w:marBottom w:val="40"/>
              <w:divBdr>
                <w:top w:val="none" w:sz="0" w:space="0" w:color="auto"/>
                <w:left w:val="none" w:sz="0" w:space="0" w:color="auto"/>
                <w:bottom w:val="none" w:sz="0" w:space="0" w:color="auto"/>
                <w:right w:val="none" w:sz="0" w:space="0" w:color="auto"/>
              </w:divBdr>
            </w:div>
            <w:div w:id="606231820">
              <w:marLeft w:val="0"/>
              <w:marRight w:val="0"/>
              <w:marTop w:val="0"/>
              <w:marBottom w:val="0"/>
              <w:divBdr>
                <w:top w:val="none" w:sz="0" w:space="0" w:color="auto"/>
                <w:left w:val="none" w:sz="0" w:space="0" w:color="auto"/>
                <w:bottom w:val="none" w:sz="0" w:space="0" w:color="auto"/>
                <w:right w:val="none" w:sz="0" w:space="0" w:color="auto"/>
              </w:divBdr>
            </w:div>
            <w:div w:id="638876405">
              <w:marLeft w:val="0"/>
              <w:marRight w:val="0"/>
              <w:marTop w:val="40"/>
              <w:marBottom w:val="40"/>
              <w:divBdr>
                <w:top w:val="none" w:sz="0" w:space="0" w:color="auto"/>
                <w:left w:val="none" w:sz="0" w:space="0" w:color="auto"/>
                <w:bottom w:val="none" w:sz="0" w:space="0" w:color="auto"/>
                <w:right w:val="none" w:sz="0" w:space="0" w:color="auto"/>
              </w:divBdr>
            </w:div>
            <w:div w:id="650451365">
              <w:marLeft w:val="0"/>
              <w:marRight w:val="0"/>
              <w:marTop w:val="40"/>
              <w:marBottom w:val="40"/>
              <w:divBdr>
                <w:top w:val="none" w:sz="0" w:space="0" w:color="auto"/>
                <w:left w:val="none" w:sz="0" w:space="0" w:color="auto"/>
                <w:bottom w:val="none" w:sz="0" w:space="0" w:color="auto"/>
                <w:right w:val="none" w:sz="0" w:space="0" w:color="auto"/>
              </w:divBdr>
            </w:div>
            <w:div w:id="681400831">
              <w:marLeft w:val="0"/>
              <w:marRight w:val="0"/>
              <w:marTop w:val="40"/>
              <w:marBottom w:val="40"/>
              <w:divBdr>
                <w:top w:val="none" w:sz="0" w:space="0" w:color="auto"/>
                <w:left w:val="none" w:sz="0" w:space="0" w:color="auto"/>
                <w:bottom w:val="none" w:sz="0" w:space="0" w:color="auto"/>
                <w:right w:val="none" w:sz="0" w:space="0" w:color="auto"/>
              </w:divBdr>
            </w:div>
            <w:div w:id="758255756">
              <w:marLeft w:val="0"/>
              <w:marRight w:val="0"/>
              <w:marTop w:val="40"/>
              <w:marBottom w:val="40"/>
              <w:divBdr>
                <w:top w:val="none" w:sz="0" w:space="0" w:color="auto"/>
                <w:left w:val="none" w:sz="0" w:space="0" w:color="auto"/>
                <w:bottom w:val="none" w:sz="0" w:space="0" w:color="auto"/>
                <w:right w:val="none" w:sz="0" w:space="0" w:color="auto"/>
              </w:divBdr>
            </w:div>
            <w:div w:id="766578436">
              <w:marLeft w:val="0"/>
              <w:marRight w:val="0"/>
              <w:marTop w:val="40"/>
              <w:marBottom w:val="40"/>
              <w:divBdr>
                <w:top w:val="none" w:sz="0" w:space="0" w:color="auto"/>
                <w:left w:val="none" w:sz="0" w:space="0" w:color="auto"/>
                <w:bottom w:val="none" w:sz="0" w:space="0" w:color="auto"/>
                <w:right w:val="none" w:sz="0" w:space="0" w:color="auto"/>
              </w:divBdr>
            </w:div>
            <w:div w:id="806361923">
              <w:marLeft w:val="0"/>
              <w:marRight w:val="0"/>
              <w:marTop w:val="40"/>
              <w:marBottom w:val="40"/>
              <w:divBdr>
                <w:top w:val="none" w:sz="0" w:space="0" w:color="auto"/>
                <w:left w:val="none" w:sz="0" w:space="0" w:color="auto"/>
                <w:bottom w:val="none" w:sz="0" w:space="0" w:color="auto"/>
                <w:right w:val="none" w:sz="0" w:space="0" w:color="auto"/>
              </w:divBdr>
            </w:div>
            <w:div w:id="827091578">
              <w:marLeft w:val="0"/>
              <w:marRight w:val="0"/>
              <w:marTop w:val="40"/>
              <w:marBottom w:val="40"/>
              <w:divBdr>
                <w:top w:val="none" w:sz="0" w:space="0" w:color="auto"/>
                <w:left w:val="none" w:sz="0" w:space="0" w:color="auto"/>
                <w:bottom w:val="none" w:sz="0" w:space="0" w:color="auto"/>
                <w:right w:val="none" w:sz="0" w:space="0" w:color="auto"/>
              </w:divBdr>
            </w:div>
            <w:div w:id="838498941">
              <w:marLeft w:val="0"/>
              <w:marRight w:val="0"/>
              <w:marTop w:val="40"/>
              <w:marBottom w:val="40"/>
              <w:divBdr>
                <w:top w:val="none" w:sz="0" w:space="0" w:color="auto"/>
                <w:left w:val="none" w:sz="0" w:space="0" w:color="auto"/>
                <w:bottom w:val="none" w:sz="0" w:space="0" w:color="auto"/>
                <w:right w:val="none" w:sz="0" w:space="0" w:color="auto"/>
              </w:divBdr>
            </w:div>
            <w:div w:id="859705823">
              <w:marLeft w:val="0"/>
              <w:marRight w:val="0"/>
              <w:marTop w:val="40"/>
              <w:marBottom w:val="40"/>
              <w:divBdr>
                <w:top w:val="none" w:sz="0" w:space="0" w:color="auto"/>
                <w:left w:val="none" w:sz="0" w:space="0" w:color="auto"/>
                <w:bottom w:val="none" w:sz="0" w:space="0" w:color="auto"/>
                <w:right w:val="none" w:sz="0" w:space="0" w:color="auto"/>
              </w:divBdr>
            </w:div>
            <w:div w:id="872228983">
              <w:marLeft w:val="0"/>
              <w:marRight w:val="0"/>
              <w:marTop w:val="40"/>
              <w:marBottom w:val="40"/>
              <w:divBdr>
                <w:top w:val="none" w:sz="0" w:space="0" w:color="auto"/>
                <w:left w:val="none" w:sz="0" w:space="0" w:color="auto"/>
                <w:bottom w:val="none" w:sz="0" w:space="0" w:color="auto"/>
                <w:right w:val="none" w:sz="0" w:space="0" w:color="auto"/>
              </w:divBdr>
            </w:div>
            <w:div w:id="910968715">
              <w:marLeft w:val="0"/>
              <w:marRight w:val="0"/>
              <w:marTop w:val="40"/>
              <w:marBottom w:val="40"/>
              <w:divBdr>
                <w:top w:val="none" w:sz="0" w:space="0" w:color="auto"/>
                <w:left w:val="none" w:sz="0" w:space="0" w:color="auto"/>
                <w:bottom w:val="none" w:sz="0" w:space="0" w:color="auto"/>
                <w:right w:val="none" w:sz="0" w:space="0" w:color="auto"/>
              </w:divBdr>
            </w:div>
            <w:div w:id="917060469">
              <w:marLeft w:val="0"/>
              <w:marRight w:val="0"/>
              <w:marTop w:val="40"/>
              <w:marBottom w:val="40"/>
              <w:divBdr>
                <w:top w:val="none" w:sz="0" w:space="0" w:color="auto"/>
                <w:left w:val="none" w:sz="0" w:space="0" w:color="auto"/>
                <w:bottom w:val="none" w:sz="0" w:space="0" w:color="auto"/>
                <w:right w:val="none" w:sz="0" w:space="0" w:color="auto"/>
              </w:divBdr>
            </w:div>
            <w:div w:id="928582523">
              <w:marLeft w:val="0"/>
              <w:marRight w:val="0"/>
              <w:marTop w:val="40"/>
              <w:marBottom w:val="40"/>
              <w:divBdr>
                <w:top w:val="none" w:sz="0" w:space="0" w:color="auto"/>
                <w:left w:val="none" w:sz="0" w:space="0" w:color="auto"/>
                <w:bottom w:val="none" w:sz="0" w:space="0" w:color="auto"/>
                <w:right w:val="none" w:sz="0" w:space="0" w:color="auto"/>
              </w:divBdr>
            </w:div>
            <w:div w:id="959217162">
              <w:marLeft w:val="0"/>
              <w:marRight w:val="0"/>
              <w:marTop w:val="40"/>
              <w:marBottom w:val="40"/>
              <w:divBdr>
                <w:top w:val="none" w:sz="0" w:space="0" w:color="auto"/>
                <w:left w:val="none" w:sz="0" w:space="0" w:color="auto"/>
                <w:bottom w:val="none" w:sz="0" w:space="0" w:color="auto"/>
                <w:right w:val="none" w:sz="0" w:space="0" w:color="auto"/>
              </w:divBdr>
            </w:div>
            <w:div w:id="966131860">
              <w:marLeft w:val="0"/>
              <w:marRight w:val="0"/>
              <w:marTop w:val="40"/>
              <w:marBottom w:val="40"/>
              <w:divBdr>
                <w:top w:val="none" w:sz="0" w:space="0" w:color="auto"/>
                <w:left w:val="none" w:sz="0" w:space="0" w:color="auto"/>
                <w:bottom w:val="none" w:sz="0" w:space="0" w:color="auto"/>
                <w:right w:val="none" w:sz="0" w:space="0" w:color="auto"/>
              </w:divBdr>
            </w:div>
            <w:div w:id="968441016">
              <w:marLeft w:val="0"/>
              <w:marRight w:val="0"/>
              <w:marTop w:val="40"/>
              <w:marBottom w:val="40"/>
              <w:divBdr>
                <w:top w:val="none" w:sz="0" w:space="0" w:color="auto"/>
                <w:left w:val="none" w:sz="0" w:space="0" w:color="auto"/>
                <w:bottom w:val="none" w:sz="0" w:space="0" w:color="auto"/>
                <w:right w:val="none" w:sz="0" w:space="0" w:color="auto"/>
              </w:divBdr>
            </w:div>
            <w:div w:id="1084952312">
              <w:marLeft w:val="0"/>
              <w:marRight w:val="0"/>
              <w:marTop w:val="40"/>
              <w:marBottom w:val="40"/>
              <w:divBdr>
                <w:top w:val="none" w:sz="0" w:space="0" w:color="auto"/>
                <w:left w:val="none" w:sz="0" w:space="0" w:color="auto"/>
                <w:bottom w:val="none" w:sz="0" w:space="0" w:color="auto"/>
                <w:right w:val="none" w:sz="0" w:space="0" w:color="auto"/>
              </w:divBdr>
            </w:div>
            <w:div w:id="1087338847">
              <w:marLeft w:val="0"/>
              <w:marRight w:val="0"/>
              <w:marTop w:val="40"/>
              <w:marBottom w:val="40"/>
              <w:divBdr>
                <w:top w:val="none" w:sz="0" w:space="0" w:color="auto"/>
                <w:left w:val="none" w:sz="0" w:space="0" w:color="auto"/>
                <w:bottom w:val="none" w:sz="0" w:space="0" w:color="auto"/>
                <w:right w:val="none" w:sz="0" w:space="0" w:color="auto"/>
              </w:divBdr>
            </w:div>
            <w:div w:id="1122000076">
              <w:marLeft w:val="0"/>
              <w:marRight w:val="0"/>
              <w:marTop w:val="40"/>
              <w:marBottom w:val="40"/>
              <w:divBdr>
                <w:top w:val="none" w:sz="0" w:space="0" w:color="auto"/>
                <w:left w:val="none" w:sz="0" w:space="0" w:color="auto"/>
                <w:bottom w:val="none" w:sz="0" w:space="0" w:color="auto"/>
                <w:right w:val="none" w:sz="0" w:space="0" w:color="auto"/>
              </w:divBdr>
            </w:div>
            <w:div w:id="1125387822">
              <w:marLeft w:val="0"/>
              <w:marRight w:val="0"/>
              <w:marTop w:val="0"/>
              <w:marBottom w:val="0"/>
              <w:divBdr>
                <w:top w:val="none" w:sz="0" w:space="0" w:color="auto"/>
                <w:left w:val="none" w:sz="0" w:space="0" w:color="auto"/>
                <w:bottom w:val="none" w:sz="0" w:space="0" w:color="auto"/>
                <w:right w:val="none" w:sz="0" w:space="0" w:color="auto"/>
              </w:divBdr>
            </w:div>
            <w:div w:id="1178426667">
              <w:marLeft w:val="0"/>
              <w:marRight w:val="0"/>
              <w:marTop w:val="40"/>
              <w:marBottom w:val="40"/>
              <w:divBdr>
                <w:top w:val="none" w:sz="0" w:space="0" w:color="auto"/>
                <w:left w:val="none" w:sz="0" w:space="0" w:color="auto"/>
                <w:bottom w:val="none" w:sz="0" w:space="0" w:color="auto"/>
                <w:right w:val="none" w:sz="0" w:space="0" w:color="auto"/>
              </w:divBdr>
            </w:div>
            <w:div w:id="1183856605">
              <w:marLeft w:val="0"/>
              <w:marRight w:val="0"/>
              <w:marTop w:val="40"/>
              <w:marBottom w:val="40"/>
              <w:divBdr>
                <w:top w:val="none" w:sz="0" w:space="0" w:color="auto"/>
                <w:left w:val="none" w:sz="0" w:space="0" w:color="auto"/>
                <w:bottom w:val="none" w:sz="0" w:space="0" w:color="auto"/>
                <w:right w:val="none" w:sz="0" w:space="0" w:color="auto"/>
              </w:divBdr>
            </w:div>
            <w:div w:id="1184788737">
              <w:marLeft w:val="0"/>
              <w:marRight w:val="0"/>
              <w:marTop w:val="40"/>
              <w:marBottom w:val="40"/>
              <w:divBdr>
                <w:top w:val="none" w:sz="0" w:space="0" w:color="auto"/>
                <w:left w:val="none" w:sz="0" w:space="0" w:color="auto"/>
                <w:bottom w:val="none" w:sz="0" w:space="0" w:color="auto"/>
                <w:right w:val="none" w:sz="0" w:space="0" w:color="auto"/>
              </w:divBdr>
            </w:div>
            <w:div w:id="1271428771">
              <w:marLeft w:val="0"/>
              <w:marRight w:val="0"/>
              <w:marTop w:val="40"/>
              <w:marBottom w:val="40"/>
              <w:divBdr>
                <w:top w:val="none" w:sz="0" w:space="0" w:color="auto"/>
                <w:left w:val="none" w:sz="0" w:space="0" w:color="auto"/>
                <w:bottom w:val="none" w:sz="0" w:space="0" w:color="auto"/>
                <w:right w:val="none" w:sz="0" w:space="0" w:color="auto"/>
              </w:divBdr>
            </w:div>
            <w:div w:id="1299148417">
              <w:marLeft w:val="0"/>
              <w:marRight w:val="0"/>
              <w:marTop w:val="40"/>
              <w:marBottom w:val="40"/>
              <w:divBdr>
                <w:top w:val="none" w:sz="0" w:space="0" w:color="auto"/>
                <w:left w:val="none" w:sz="0" w:space="0" w:color="auto"/>
                <w:bottom w:val="none" w:sz="0" w:space="0" w:color="auto"/>
                <w:right w:val="none" w:sz="0" w:space="0" w:color="auto"/>
              </w:divBdr>
            </w:div>
            <w:div w:id="1328052479">
              <w:marLeft w:val="0"/>
              <w:marRight w:val="0"/>
              <w:marTop w:val="0"/>
              <w:marBottom w:val="0"/>
              <w:divBdr>
                <w:top w:val="none" w:sz="0" w:space="0" w:color="auto"/>
                <w:left w:val="none" w:sz="0" w:space="0" w:color="auto"/>
                <w:bottom w:val="none" w:sz="0" w:space="0" w:color="auto"/>
                <w:right w:val="none" w:sz="0" w:space="0" w:color="auto"/>
              </w:divBdr>
            </w:div>
            <w:div w:id="1399746531">
              <w:marLeft w:val="0"/>
              <w:marRight w:val="0"/>
              <w:marTop w:val="40"/>
              <w:marBottom w:val="40"/>
              <w:divBdr>
                <w:top w:val="none" w:sz="0" w:space="0" w:color="auto"/>
                <w:left w:val="none" w:sz="0" w:space="0" w:color="auto"/>
                <w:bottom w:val="none" w:sz="0" w:space="0" w:color="auto"/>
                <w:right w:val="none" w:sz="0" w:space="0" w:color="auto"/>
              </w:divBdr>
            </w:div>
            <w:div w:id="1412849095">
              <w:marLeft w:val="0"/>
              <w:marRight w:val="0"/>
              <w:marTop w:val="0"/>
              <w:marBottom w:val="0"/>
              <w:divBdr>
                <w:top w:val="none" w:sz="0" w:space="0" w:color="auto"/>
                <w:left w:val="none" w:sz="0" w:space="0" w:color="auto"/>
                <w:bottom w:val="none" w:sz="0" w:space="0" w:color="auto"/>
                <w:right w:val="none" w:sz="0" w:space="0" w:color="auto"/>
              </w:divBdr>
            </w:div>
            <w:div w:id="1425875827">
              <w:marLeft w:val="0"/>
              <w:marRight w:val="0"/>
              <w:marTop w:val="40"/>
              <w:marBottom w:val="40"/>
              <w:divBdr>
                <w:top w:val="none" w:sz="0" w:space="0" w:color="auto"/>
                <w:left w:val="none" w:sz="0" w:space="0" w:color="auto"/>
                <w:bottom w:val="none" w:sz="0" w:space="0" w:color="auto"/>
                <w:right w:val="none" w:sz="0" w:space="0" w:color="auto"/>
              </w:divBdr>
            </w:div>
            <w:div w:id="1444687944">
              <w:marLeft w:val="0"/>
              <w:marRight w:val="0"/>
              <w:marTop w:val="40"/>
              <w:marBottom w:val="40"/>
              <w:divBdr>
                <w:top w:val="none" w:sz="0" w:space="0" w:color="auto"/>
                <w:left w:val="none" w:sz="0" w:space="0" w:color="auto"/>
                <w:bottom w:val="none" w:sz="0" w:space="0" w:color="auto"/>
                <w:right w:val="none" w:sz="0" w:space="0" w:color="auto"/>
              </w:divBdr>
            </w:div>
            <w:div w:id="1450540951">
              <w:marLeft w:val="0"/>
              <w:marRight w:val="0"/>
              <w:marTop w:val="40"/>
              <w:marBottom w:val="40"/>
              <w:divBdr>
                <w:top w:val="none" w:sz="0" w:space="0" w:color="auto"/>
                <w:left w:val="none" w:sz="0" w:space="0" w:color="auto"/>
                <w:bottom w:val="none" w:sz="0" w:space="0" w:color="auto"/>
                <w:right w:val="none" w:sz="0" w:space="0" w:color="auto"/>
              </w:divBdr>
            </w:div>
            <w:div w:id="1460150280">
              <w:marLeft w:val="0"/>
              <w:marRight w:val="0"/>
              <w:marTop w:val="40"/>
              <w:marBottom w:val="40"/>
              <w:divBdr>
                <w:top w:val="none" w:sz="0" w:space="0" w:color="auto"/>
                <w:left w:val="none" w:sz="0" w:space="0" w:color="auto"/>
                <w:bottom w:val="none" w:sz="0" w:space="0" w:color="auto"/>
                <w:right w:val="none" w:sz="0" w:space="0" w:color="auto"/>
              </w:divBdr>
            </w:div>
            <w:div w:id="1557666594">
              <w:marLeft w:val="0"/>
              <w:marRight w:val="0"/>
              <w:marTop w:val="40"/>
              <w:marBottom w:val="40"/>
              <w:divBdr>
                <w:top w:val="none" w:sz="0" w:space="0" w:color="auto"/>
                <w:left w:val="none" w:sz="0" w:space="0" w:color="auto"/>
                <w:bottom w:val="none" w:sz="0" w:space="0" w:color="auto"/>
                <w:right w:val="none" w:sz="0" w:space="0" w:color="auto"/>
              </w:divBdr>
            </w:div>
            <w:div w:id="1563641542">
              <w:marLeft w:val="0"/>
              <w:marRight w:val="0"/>
              <w:marTop w:val="40"/>
              <w:marBottom w:val="40"/>
              <w:divBdr>
                <w:top w:val="none" w:sz="0" w:space="0" w:color="auto"/>
                <w:left w:val="none" w:sz="0" w:space="0" w:color="auto"/>
                <w:bottom w:val="none" w:sz="0" w:space="0" w:color="auto"/>
                <w:right w:val="none" w:sz="0" w:space="0" w:color="auto"/>
              </w:divBdr>
            </w:div>
            <w:div w:id="1576553756">
              <w:marLeft w:val="0"/>
              <w:marRight w:val="0"/>
              <w:marTop w:val="40"/>
              <w:marBottom w:val="40"/>
              <w:divBdr>
                <w:top w:val="none" w:sz="0" w:space="0" w:color="auto"/>
                <w:left w:val="none" w:sz="0" w:space="0" w:color="auto"/>
                <w:bottom w:val="none" w:sz="0" w:space="0" w:color="auto"/>
                <w:right w:val="none" w:sz="0" w:space="0" w:color="auto"/>
              </w:divBdr>
            </w:div>
            <w:div w:id="1582911794">
              <w:marLeft w:val="0"/>
              <w:marRight w:val="0"/>
              <w:marTop w:val="0"/>
              <w:marBottom w:val="0"/>
              <w:divBdr>
                <w:top w:val="none" w:sz="0" w:space="0" w:color="auto"/>
                <w:left w:val="none" w:sz="0" w:space="0" w:color="auto"/>
                <w:bottom w:val="none" w:sz="0" w:space="0" w:color="auto"/>
                <w:right w:val="none" w:sz="0" w:space="0" w:color="auto"/>
              </w:divBdr>
            </w:div>
            <w:div w:id="1619949247">
              <w:marLeft w:val="0"/>
              <w:marRight w:val="0"/>
              <w:marTop w:val="0"/>
              <w:marBottom w:val="0"/>
              <w:divBdr>
                <w:top w:val="none" w:sz="0" w:space="0" w:color="auto"/>
                <w:left w:val="none" w:sz="0" w:space="0" w:color="auto"/>
                <w:bottom w:val="none" w:sz="0" w:space="0" w:color="auto"/>
                <w:right w:val="none" w:sz="0" w:space="0" w:color="auto"/>
              </w:divBdr>
            </w:div>
            <w:div w:id="1655255050">
              <w:marLeft w:val="0"/>
              <w:marRight w:val="0"/>
              <w:marTop w:val="40"/>
              <w:marBottom w:val="40"/>
              <w:divBdr>
                <w:top w:val="none" w:sz="0" w:space="0" w:color="auto"/>
                <w:left w:val="none" w:sz="0" w:space="0" w:color="auto"/>
                <w:bottom w:val="none" w:sz="0" w:space="0" w:color="auto"/>
                <w:right w:val="none" w:sz="0" w:space="0" w:color="auto"/>
              </w:divBdr>
            </w:div>
            <w:div w:id="1657297251">
              <w:marLeft w:val="0"/>
              <w:marRight w:val="0"/>
              <w:marTop w:val="40"/>
              <w:marBottom w:val="40"/>
              <w:divBdr>
                <w:top w:val="none" w:sz="0" w:space="0" w:color="auto"/>
                <w:left w:val="none" w:sz="0" w:space="0" w:color="auto"/>
                <w:bottom w:val="none" w:sz="0" w:space="0" w:color="auto"/>
                <w:right w:val="none" w:sz="0" w:space="0" w:color="auto"/>
              </w:divBdr>
            </w:div>
            <w:div w:id="1696034600">
              <w:marLeft w:val="0"/>
              <w:marRight w:val="0"/>
              <w:marTop w:val="40"/>
              <w:marBottom w:val="40"/>
              <w:divBdr>
                <w:top w:val="none" w:sz="0" w:space="0" w:color="auto"/>
                <w:left w:val="none" w:sz="0" w:space="0" w:color="auto"/>
                <w:bottom w:val="none" w:sz="0" w:space="0" w:color="auto"/>
                <w:right w:val="none" w:sz="0" w:space="0" w:color="auto"/>
              </w:divBdr>
            </w:div>
            <w:div w:id="1727491858">
              <w:marLeft w:val="0"/>
              <w:marRight w:val="0"/>
              <w:marTop w:val="40"/>
              <w:marBottom w:val="40"/>
              <w:divBdr>
                <w:top w:val="none" w:sz="0" w:space="0" w:color="auto"/>
                <w:left w:val="none" w:sz="0" w:space="0" w:color="auto"/>
                <w:bottom w:val="none" w:sz="0" w:space="0" w:color="auto"/>
                <w:right w:val="none" w:sz="0" w:space="0" w:color="auto"/>
              </w:divBdr>
            </w:div>
            <w:div w:id="1728333964">
              <w:marLeft w:val="0"/>
              <w:marRight w:val="0"/>
              <w:marTop w:val="40"/>
              <w:marBottom w:val="40"/>
              <w:divBdr>
                <w:top w:val="none" w:sz="0" w:space="0" w:color="auto"/>
                <w:left w:val="none" w:sz="0" w:space="0" w:color="auto"/>
                <w:bottom w:val="none" w:sz="0" w:space="0" w:color="auto"/>
                <w:right w:val="none" w:sz="0" w:space="0" w:color="auto"/>
              </w:divBdr>
            </w:div>
            <w:div w:id="1747146706">
              <w:marLeft w:val="0"/>
              <w:marRight w:val="0"/>
              <w:marTop w:val="40"/>
              <w:marBottom w:val="40"/>
              <w:divBdr>
                <w:top w:val="none" w:sz="0" w:space="0" w:color="auto"/>
                <w:left w:val="none" w:sz="0" w:space="0" w:color="auto"/>
                <w:bottom w:val="none" w:sz="0" w:space="0" w:color="auto"/>
                <w:right w:val="none" w:sz="0" w:space="0" w:color="auto"/>
              </w:divBdr>
            </w:div>
            <w:div w:id="1747334485">
              <w:marLeft w:val="0"/>
              <w:marRight w:val="0"/>
              <w:marTop w:val="40"/>
              <w:marBottom w:val="40"/>
              <w:divBdr>
                <w:top w:val="none" w:sz="0" w:space="0" w:color="auto"/>
                <w:left w:val="none" w:sz="0" w:space="0" w:color="auto"/>
                <w:bottom w:val="none" w:sz="0" w:space="0" w:color="auto"/>
                <w:right w:val="none" w:sz="0" w:space="0" w:color="auto"/>
              </w:divBdr>
            </w:div>
            <w:div w:id="1846361426">
              <w:marLeft w:val="0"/>
              <w:marRight w:val="0"/>
              <w:marTop w:val="0"/>
              <w:marBottom w:val="0"/>
              <w:divBdr>
                <w:top w:val="none" w:sz="0" w:space="0" w:color="auto"/>
                <w:left w:val="none" w:sz="0" w:space="0" w:color="auto"/>
                <w:bottom w:val="none" w:sz="0" w:space="0" w:color="auto"/>
                <w:right w:val="none" w:sz="0" w:space="0" w:color="auto"/>
              </w:divBdr>
            </w:div>
            <w:div w:id="1851946365">
              <w:marLeft w:val="0"/>
              <w:marRight w:val="0"/>
              <w:marTop w:val="40"/>
              <w:marBottom w:val="40"/>
              <w:divBdr>
                <w:top w:val="none" w:sz="0" w:space="0" w:color="auto"/>
                <w:left w:val="none" w:sz="0" w:space="0" w:color="auto"/>
                <w:bottom w:val="none" w:sz="0" w:space="0" w:color="auto"/>
                <w:right w:val="none" w:sz="0" w:space="0" w:color="auto"/>
              </w:divBdr>
            </w:div>
            <w:div w:id="1876234448">
              <w:marLeft w:val="0"/>
              <w:marRight w:val="0"/>
              <w:marTop w:val="40"/>
              <w:marBottom w:val="40"/>
              <w:divBdr>
                <w:top w:val="none" w:sz="0" w:space="0" w:color="auto"/>
                <w:left w:val="none" w:sz="0" w:space="0" w:color="auto"/>
                <w:bottom w:val="none" w:sz="0" w:space="0" w:color="auto"/>
                <w:right w:val="none" w:sz="0" w:space="0" w:color="auto"/>
              </w:divBdr>
            </w:div>
            <w:div w:id="1886983709">
              <w:marLeft w:val="0"/>
              <w:marRight w:val="0"/>
              <w:marTop w:val="40"/>
              <w:marBottom w:val="40"/>
              <w:divBdr>
                <w:top w:val="none" w:sz="0" w:space="0" w:color="auto"/>
                <w:left w:val="none" w:sz="0" w:space="0" w:color="auto"/>
                <w:bottom w:val="none" w:sz="0" w:space="0" w:color="auto"/>
                <w:right w:val="none" w:sz="0" w:space="0" w:color="auto"/>
              </w:divBdr>
            </w:div>
            <w:div w:id="1893619569">
              <w:marLeft w:val="0"/>
              <w:marRight w:val="0"/>
              <w:marTop w:val="40"/>
              <w:marBottom w:val="40"/>
              <w:divBdr>
                <w:top w:val="none" w:sz="0" w:space="0" w:color="auto"/>
                <w:left w:val="none" w:sz="0" w:space="0" w:color="auto"/>
                <w:bottom w:val="none" w:sz="0" w:space="0" w:color="auto"/>
                <w:right w:val="none" w:sz="0" w:space="0" w:color="auto"/>
              </w:divBdr>
            </w:div>
            <w:div w:id="1896816479">
              <w:marLeft w:val="0"/>
              <w:marRight w:val="0"/>
              <w:marTop w:val="0"/>
              <w:marBottom w:val="0"/>
              <w:divBdr>
                <w:top w:val="none" w:sz="0" w:space="0" w:color="auto"/>
                <w:left w:val="none" w:sz="0" w:space="0" w:color="auto"/>
                <w:bottom w:val="none" w:sz="0" w:space="0" w:color="auto"/>
                <w:right w:val="none" w:sz="0" w:space="0" w:color="auto"/>
              </w:divBdr>
            </w:div>
            <w:div w:id="1920016510">
              <w:marLeft w:val="0"/>
              <w:marRight w:val="0"/>
              <w:marTop w:val="0"/>
              <w:marBottom w:val="0"/>
              <w:divBdr>
                <w:top w:val="none" w:sz="0" w:space="0" w:color="auto"/>
                <w:left w:val="none" w:sz="0" w:space="0" w:color="auto"/>
                <w:bottom w:val="none" w:sz="0" w:space="0" w:color="auto"/>
                <w:right w:val="none" w:sz="0" w:space="0" w:color="auto"/>
              </w:divBdr>
            </w:div>
            <w:div w:id="1931545658">
              <w:marLeft w:val="0"/>
              <w:marRight w:val="0"/>
              <w:marTop w:val="40"/>
              <w:marBottom w:val="40"/>
              <w:divBdr>
                <w:top w:val="none" w:sz="0" w:space="0" w:color="auto"/>
                <w:left w:val="none" w:sz="0" w:space="0" w:color="auto"/>
                <w:bottom w:val="none" w:sz="0" w:space="0" w:color="auto"/>
                <w:right w:val="none" w:sz="0" w:space="0" w:color="auto"/>
              </w:divBdr>
            </w:div>
            <w:div w:id="1933776433">
              <w:marLeft w:val="0"/>
              <w:marRight w:val="0"/>
              <w:marTop w:val="40"/>
              <w:marBottom w:val="40"/>
              <w:divBdr>
                <w:top w:val="none" w:sz="0" w:space="0" w:color="auto"/>
                <w:left w:val="none" w:sz="0" w:space="0" w:color="auto"/>
                <w:bottom w:val="none" w:sz="0" w:space="0" w:color="auto"/>
                <w:right w:val="none" w:sz="0" w:space="0" w:color="auto"/>
              </w:divBdr>
            </w:div>
            <w:div w:id="1944066243">
              <w:marLeft w:val="0"/>
              <w:marRight w:val="0"/>
              <w:marTop w:val="40"/>
              <w:marBottom w:val="40"/>
              <w:divBdr>
                <w:top w:val="none" w:sz="0" w:space="0" w:color="auto"/>
                <w:left w:val="none" w:sz="0" w:space="0" w:color="auto"/>
                <w:bottom w:val="none" w:sz="0" w:space="0" w:color="auto"/>
                <w:right w:val="none" w:sz="0" w:space="0" w:color="auto"/>
              </w:divBdr>
            </w:div>
            <w:div w:id="1960910866">
              <w:marLeft w:val="0"/>
              <w:marRight w:val="0"/>
              <w:marTop w:val="0"/>
              <w:marBottom w:val="0"/>
              <w:divBdr>
                <w:top w:val="none" w:sz="0" w:space="0" w:color="auto"/>
                <w:left w:val="none" w:sz="0" w:space="0" w:color="auto"/>
                <w:bottom w:val="none" w:sz="0" w:space="0" w:color="auto"/>
                <w:right w:val="none" w:sz="0" w:space="0" w:color="auto"/>
              </w:divBdr>
            </w:div>
            <w:div w:id="1972443664">
              <w:marLeft w:val="0"/>
              <w:marRight w:val="0"/>
              <w:marTop w:val="0"/>
              <w:marBottom w:val="0"/>
              <w:divBdr>
                <w:top w:val="none" w:sz="0" w:space="0" w:color="auto"/>
                <w:left w:val="none" w:sz="0" w:space="0" w:color="auto"/>
                <w:bottom w:val="none" w:sz="0" w:space="0" w:color="auto"/>
                <w:right w:val="none" w:sz="0" w:space="0" w:color="auto"/>
              </w:divBdr>
            </w:div>
            <w:div w:id="1979722411">
              <w:marLeft w:val="0"/>
              <w:marRight w:val="0"/>
              <w:marTop w:val="40"/>
              <w:marBottom w:val="40"/>
              <w:divBdr>
                <w:top w:val="none" w:sz="0" w:space="0" w:color="auto"/>
                <w:left w:val="none" w:sz="0" w:space="0" w:color="auto"/>
                <w:bottom w:val="none" w:sz="0" w:space="0" w:color="auto"/>
                <w:right w:val="none" w:sz="0" w:space="0" w:color="auto"/>
              </w:divBdr>
            </w:div>
            <w:div w:id="2003117568">
              <w:marLeft w:val="0"/>
              <w:marRight w:val="0"/>
              <w:marTop w:val="40"/>
              <w:marBottom w:val="40"/>
              <w:divBdr>
                <w:top w:val="none" w:sz="0" w:space="0" w:color="auto"/>
                <w:left w:val="none" w:sz="0" w:space="0" w:color="auto"/>
                <w:bottom w:val="none" w:sz="0" w:space="0" w:color="auto"/>
                <w:right w:val="none" w:sz="0" w:space="0" w:color="auto"/>
              </w:divBdr>
            </w:div>
            <w:div w:id="2020766398">
              <w:marLeft w:val="0"/>
              <w:marRight w:val="0"/>
              <w:marTop w:val="40"/>
              <w:marBottom w:val="40"/>
              <w:divBdr>
                <w:top w:val="none" w:sz="0" w:space="0" w:color="auto"/>
                <w:left w:val="none" w:sz="0" w:space="0" w:color="auto"/>
                <w:bottom w:val="none" w:sz="0" w:space="0" w:color="auto"/>
                <w:right w:val="none" w:sz="0" w:space="0" w:color="auto"/>
              </w:divBdr>
            </w:div>
            <w:div w:id="2023821243">
              <w:marLeft w:val="0"/>
              <w:marRight w:val="0"/>
              <w:marTop w:val="40"/>
              <w:marBottom w:val="40"/>
              <w:divBdr>
                <w:top w:val="none" w:sz="0" w:space="0" w:color="auto"/>
                <w:left w:val="none" w:sz="0" w:space="0" w:color="auto"/>
                <w:bottom w:val="none" w:sz="0" w:space="0" w:color="auto"/>
                <w:right w:val="none" w:sz="0" w:space="0" w:color="auto"/>
              </w:divBdr>
            </w:div>
            <w:div w:id="2038696704">
              <w:marLeft w:val="0"/>
              <w:marRight w:val="0"/>
              <w:marTop w:val="40"/>
              <w:marBottom w:val="40"/>
              <w:divBdr>
                <w:top w:val="none" w:sz="0" w:space="0" w:color="auto"/>
                <w:left w:val="none" w:sz="0" w:space="0" w:color="auto"/>
                <w:bottom w:val="none" w:sz="0" w:space="0" w:color="auto"/>
                <w:right w:val="none" w:sz="0" w:space="0" w:color="auto"/>
              </w:divBdr>
            </w:div>
            <w:div w:id="2067752477">
              <w:marLeft w:val="0"/>
              <w:marRight w:val="0"/>
              <w:marTop w:val="40"/>
              <w:marBottom w:val="40"/>
              <w:divBdr>
                <w:top w:val="none" w:sz="0" w:space="0" w:color="auto"/>
                <w:left w:val="none" w:sz="0" w:space="0" w:color="auto"/>
                <w:bottom w:val="none" w:sz="0" w:space="0" w:color="auto"/>
                <w:right w:val="none" w:sz="0" w:space="0" w:color="auto"/>
              </w:divBdr>
            </w:div>
            <w:div w:id="2089955197">
              <w:marLeft w:val="0"/>
              <w:marRight w:val="0"/>
              <w:marTop w:val="40"/>
              <w:marBottom w:val="40"/>
              <w:divBdr>
                <w:top w:val="none" w:sz="0" w:space="0" w:color="auto"/>
                <w:left w:val="none" w:sz="0" w:space="0" w:color="auto"/>
                <w:bottom w:val="none" w:sz="0" w:space="0" w:color="auto"/>
                <w:right w:val="none" w:sz="0" w:space="0" w:color="auto"/>
              </w:divBdr>
            </w:div>
            <w:div w:id="2104059700">
              <w:marLeft w:val="0"/>
              <w:marRight w:val="0"/>
              <w:marTop w:val="0"/>
              <w:marBottom w:val="0"/>
              <w:divBdr>
                <w:top w:val="none" w:sz="0" w:space="0" w:color="auto"/>
                <w:left w:val="none" w:sz="0" w:space="0" w:color="auto"/>
                <w:bottom w:val="none" w:sz="0" w:space="0" w:color="auto"/>
                <w:right w:val="none" w:sz="0" w:space="0" w:color="auto"/>
              </w:divBdr>
            </w:div>
            <w:div w:id="2114472809">
              <w:marLeft w:val="0"/>
              <w:marRight w:val="0"/>
              <w:marTop w:val="40"/>
              <w:marBottom w:val="40"/>
              <w:divBdr>
                <w:top w:val="none" w:sz="0" w:space="0" w:color="auto"/>
                <w:left w:val="none" w:sz="0" w:space="0" w:color="auto"/>
                <w:bottom w:val="none" w:sz="0" w:space="0" w:color="auto"/>
                <w:right w:val="none" w:sz="0" w:space="0" w:color="auto"/>
              </w:divBdr>
            </w:div>
            <w:div w:id="2118869297">
              <w:marLeft w:val="0"/>
              <w:marRight w:val="0"/>
              <w:marTop w:val="40"/>
              <w:marBottom w:val="40"/>
              <w:divBdr>
                <w:top w:val="none" w:sz="0" w:space="0" w:color="auto"/>
                <w:left w:val="none" w:sz="0" w:space="0" w:color="auto"/>
                <w:bottom w:val="none" w:sz="0" w:space="0" w:color="auto"/>
                <w:right w:val="none" w:sz="0" w:space="0" w:color="auto"/>
              </w:divBdr>
            </w:div>
          </w:divsChild>
        </w:div>
      </w:divsChild>
    </w:div>
    <w:div w:id="1242638926">
      <w:bodyDiv w:val="1"/>
      <w:marLeft w:val="0"/>
      <w:marRight w:val="0"/>
      <w:marTop w:val="0"/>
      <w:marBottom w:val="0"/>
      <w:divBdr>
        <w:top w:val="none" w:sz="0" w:space="0" w:color="auto"/>
        <w:left w:val="none" w:sz="0" w:space="0" w:color="auto"/>
        <w:bottom w:val="none" w:sz="0" w:space="0" w:color="auto"/>
        <w:right w:val="none" w:sz="0" w:space="0" w:color="auto"/>
      </w:divBdr>
    </w:div>
    <w:div w:id="1247182522">
      <w:bodyDiv w:val="1"/>
      <w:marLeft w:val="0"/>
      <w:marRight w:val="0"/>
      <w:marTop w:val="0"/>
      <w:marBottom w:val="0"/>
      <w:divBdr>
        <w:top w:val="none" w:sz="0" w:space="0" w:color="auto"/>
        <w:left w:val="none" w:sz="0" w:space="0" w:color="auto"/>
        <w:bottom w:val="none" w:sz="0" w:space="0" w:color="auto"/>
        <w:right w:val="none" w:sz="0" w:space="0" w:color="auto"/>
      </w:divBdr>
    </w:div>
    <w:div w:id="1268149741">
      <w:bodyDiv w:val="1"/>
      <w:marLeft w:val="0"/>
      <w:marRight w:val="0"/>
      <w:marTop w:val="0"/>
      <w:marBottom w:val="0"/>
      <w:divBdr>
        <w:top w:val="none" w:sz="0" w:space="0" w:color="auto"/>
        <w:left w:val="none" w:sz="0" w:space="0" w:color="auto"/>
        <w:bottom w:val="none" w:sz="0" w:space="0" w:color="auto"/>
        <w:right w:val="none" w:sz="0" w:space="0" w:color="auto"/>
      </w:divBdr>
    </w:div>
    <w:div w:id="1277836503">
      <w:bodyDiv w:val="1"/>
      <w:marLeft w:val="0"/>
      <w:marRight w:val="0"/>
      <w:marTop w:val="0"/>
      <w:marBottom w:val="0"/>
      <w:divBdr>
        <w:top w:val="none" w:sz="0" w:space="0" w:color="auto"/>
        <w:left w:val="none" w:sz="0" w:space="0" w:color="auto"/>
        <w:bottom w:val="none" w:sz="0" w:space="0" w:color="auto"/>
        <w:right w:val="none" w:sz="0" w:space="0" w:color="auto"/>
      </w:divBdr>
    </w:div>
    <w:div w:id="1286808880">
      <w:bodyDiv w:val="1"/>
      <w:marLeft w:val="0"/>
      <w:marRight w:val="0"/>
      <w:marTop w:val="0"/>
      <w:marBottom w:val="0"/>
      <w:divBdr>
        <w:top w:val="none" w:sz="0" w:space="0" w:color="auto"/>
        <w:left w:val="none" w:sz="0" w:space="0" w:color="auto"/>
        <w:bottom w:val="none" w:sz="0" w:space="0" w:color="auto"/>
        <w:right w:val="none" w:sz="0" w:space="0" w:color="auto"/>
      </w:divBdr>
      <w:divsChild>
        <w:div w:id="162423">
          <w:marLeft w:val="0"/>
          <w:marRight w:val="0"/>
          <w:marTop w:val="40"/>
          <w:marBottom w:val="40"/>
          <w:divBdr>
            <w:top w:val="none" w:sz="0" w:space="0" w:color="auto"/>
            <w:left w:val="none" w:sz="0" w:space="0" w:color="auto"/>
            <w:bottom w:val="none" w:sz="0" w:space="0" w:color="auto"/>
            <w:right w:val="none" w:sz="0" w:space="0" w:color="auto"/>
          </w:divBdr>
        </w:div>
        <w:div w:id="551301">
          <w:marLeft w:val="0"/>
          <w:marRight w:val="0"/>
          <w:marTop w:val="40"/>
          <w:marBottom w:val="40"/>
          <w:divBdr>
            <w:top w:val="none" w:sz="0" w:space="0" w:color="auto"/>
            <w:left w:val="none" w:sz="0" w:space="0" w:color="auto"/>
            <w:bottom w:val="none" w:sz="0" w:space="0" w:color="auto"/>
            <w:right w:val="none" w:sz="0" w:space="0" w:color="auto"/>
          </w:divBdr>
        </w:div>
        <w:div w:id="14044127">
          <w:marLeft w:val="0"/>
          <w:marRight w:val="0"/>
          <w:marTop w:val="40"/>
          <w:marBottom w:val="40"/>
          <w:divBdr>
            <w:top w:val="none" w:sz="0" w:space="0" w:color="auto"/>
            <w:left w:val="none" w:sz="0" w:space="0" w:color="auto"/>
            <w:bottom w:val="none" w:sz="0" w:space="0" w:color="auto"/>
            <w:right w:val="none" w:sz="0" w:space="0" w:color="auto"/>
          </w:divBdr>
        </w:div>
        <w:div w:id="20985178">
          <w:marLeft w:val="0"/>
          <w:marRight w:val="0"/>
          <w:marTop w:val="40"/>
          <w:marBottom w:val="40"/>
          <w:divBdr>
            <w:top w:val="none" w:sz="0" w:space="0" w:color="auto"/>
            <w:left w:val="none" w:sz="0" w:space="0" w:color="auto"/>
            <w:bottom w:val="none" w:sz="0" w:space="0" w:color="auto"/>
            <w:right w:val="none" w:sz="0" w:space="0" w:color="auto"/>
          </w:divBdr>
        </w:div>
        <w:div w:id="26294015">
          <w:marLeft w:val="0"/>
          <w:marRight w:val="0"/>
          <w:marTop w:val="0"/>
          <w:marBottom w:val="0"/>
          <w:divBdr>
            <w:top w:val="none" w:sz="0" w:space="0" w:color="auto"/>
            <w:left w:val="none" w:sz="0" w:space="0" w:color="auto"/>
            <w:bottom w:val="none" w:sz="0" w:space="0" w:color="auto"/>
            <w:right w:val="none" w:sz="0" w:space="0" w:color="auto"/>
          </w:divBdr>
        </w:div>
        <w:div w:id="91097345">
          <w:marLeft w:val="0"/>
          <w:marRight w:val="0"/>
          <w:marTop w:val="40"/>
          <w:marBottom w:val="40"/>
          <w:divBdr>
            <w:top w:val="none" w:sz="0" w:space="0" w:color="auto"/>
            <w:left w:val="none" w:sz="0" w:space="0" w:color="auto"/>
            <w:bottom w:val="none" w:sz="0" w:space="0" w:color="auto"/>
            <w:right w:val="none" w:sz="0" w:space="0" w:color="auto"/>
          </w:divBdr>
        </w:div>
        <w:div w:id="94789238">
          <w:marLeft w:val="0"/>
          <w:marRight w:val="0"/>
          <w:marTop w:val="40"/>
          <w:marBottom w:val="40"/>
          <w:divBdr>
            <w:top w:val="none" w:sz="0" w:space="0" w:color="auto"/>
            <w:left w:val="none" w:sz="0" w:space="0" w:color="auto"/>
            <w:bottom w:val="none" w:sz="0" w:space="0" w:color="auto"/>
            <w:right w:val="none" w:sz="0" w:space="0" w:color="auto"/>
          </w:divBdr>
        </w:div>
        <w:div w:id="122044175">
          <w:marLeft w:val="0"/>
          <w:marRight w:val="0"/>
          <w:marTop w:val="40"/>
          <w:marBottom w:val="40"/>
          <w:divBdr>
            <w:top w:val="none" w:sz="0" w:space="0" w:color="auto"/>
            <w:left w:val="none" w:sz="0" w:space="0" w:color="auto"/>
            <w:bottom w:val="none" w:sz="0" w:space="0" w:color="auto"/>
            <w:right w:val="none" w:sz="0" w:space="0" w:color="auto"/>
          </w:divBdr>
        </w:div>
        <w:div w:id="155922386">
          <w:marLeft w:val="0"/>
          <w:marRight w:val="0"/>
          <w:marTop w:val="40"/>
          <w:marBottom w:val="40"/>
          <w:divBdr>
            <w:top w:val="none" w:sz="0" w:space="0" w:color="auto"/>
            <w:left w:val="none" w:sz="0" w:space="0" w:color="auto"/>
            <w:bottom w:val="none" w:sz="0" w:space="0" w:color="auto"/>
            <w:right w:val="none" w:sz="0" w:space="0" w:color="auto"/>
          </w:divBdr>
        </w:div>
        <w:div w:id="172300569">
          <w:marLeft w:val="0"/>
          <w:marRight w:val="0"/>
          <w:marTop w:val="0"/>
          <w:marBottom w:val="0"/>
          <w:divBdr>
            <w:top w:val="none" w:sz="0" w:space="0" w:color="auto"/>
            <w:left w:val="none" w:sz="0" w:space="0" w:color="auto"/>
            <w:bottom w:val="none" w:sz="0" w:space="0" w:color="auto"/>
            <w:right w:val="none" w:sz="0" w:space="0" w:color="auto"/>
          </w:divBdr>
        </w:div>
        <w:div w:id="186144430">
          <w:marLeft w:val="0"/>
          <w:marRight w:val="0"/>
          <w:marTop w:val="0"/>
          <w:marBottom w:val="0"/>
          <w:divBdr>
            <w:top w:val="none" w:sz="0" w:space="0" w:color="auto"/>
            <w:left w:val="none" w:sz="0" w:space="0" w:color="auto"/>
            <w:bottom w:val="none" w:sz="0" w:space="0" w:color="auto"/>
            <w:right w:val="none" w:sz="0" w:space="0" w:color="auto"/>
          </w:divBdr>
        </w:div>
        <w:div w:id="186255918">
          <w:marLeft w:val="0"/>
          <w:marRight w:val="0"/>
          <w:marTop w:val="40"/>
          <w:marBottom w:val="40"/>
          <w:divBdr>
            <w:top w:val="none" w:sz="0" w:space="0" w:color="auto"/>
            <w:left w:val="none" w:sz="0" w:space="0" w:color="auto"/>
            <w:bottom w:val="none" w:sz="0" w:space="0" w:color="auto"/>
            <w:right w:val="none" w:sz="0" w:space="0" w:color="auto"/>
          </w:divBdr>
        </w:div>
        <w:div w:id="190143205">
          <w:marLeft w:val="0"/>
          <w:marRight w:val="0"/>
          <w:marTop w:val="40"/>
          <w:marBottom w:val="40"/>
          <w:divBdr>
            <w:top w:val="none" w:sz="0" w:space="0" w:color="auto"/>
            <w:left w:val="none" w:sz="0" w:space="0" w:color="auto"/>
            <w:bottom w:val="none" w:sz="0" w:space="0" w:color="auto"/>
            <w:right w:val="none" w:sz="0" w:space="0" w:color="auto"/>
          </w:divBdr>
        </w:div>
        <w:div w:id="234317871">
          <w:marLeft w:val="0"/>
          <w:marRight w:val="0"/>
          <w:marTop w:val="40"/>
          <w:marBottom w:val="40"/>
          <w:divBdr>
            <w:top w:val="none" w:sz="0" w:space="0" w:color="auto"/>
            <w:left w:val="none" w:sz="0" w:space="0" w:color="auto"/>
            <w:bottom w:val="none" w:sz="0" w:space="0" w:color="auto"/>
            <w:right w:val="none" w:sz="0" w:space="0" w:color="auto"/>
          </w:divBdr>
        </w:div>
        <w:div w:id="278219436">
          <w:marLeft w:val="0"/>
          <w:marRight w:val="0"/>
          <w:marTop w:val="40"/>
          <w:marBottom w:val="40"/>
          <w:divBdr>
            <w:top w:val="none" w:sz="0" w:space="0" w:color="auto"/>
            <w:left w:val="none" w:sz="0" w:space="0" w:color="auto"/>
            <w:bottom w:val="none" w:sz="0" w:space="0" w:color="auto"/>
            <w:right w:val="none" w:sz="0" w:space="0" w:color="auto"/>
          </w:divBdr>
        </w:div>
        <w:div w:id="396439823">
          <w:marLeft w:val="0"/>
          <w:marRight w:val="0"/>
          <w:marTop w:val="40"/>
          <w:marBottom w:val="40"/>
          <w:divBdr>
            <w:top w:val="none" w:sz="0" w:space="0" w:color="auto"/>
            <w:left w:val="none" w:sz="0" w:space="0" w:color="auto"/>
            <w:bottom w:val="none" w:sz="0" w:space="0" w:color="auto"/>
            <w:right w:val="none" w:sz="0" w:space="0" w:color="auto"/>
          </w:divBdr>
        </w:div>
        <w:div w:id="419447252">
          <w:marLeft w:val="0"/>
          <w:marRight w:val="0"/>
          <w:marTop w:val="40"/>
          <w:marBottom w:val="40"/>
          <w:divBdr>
            <w:top w:val="none" w:sz="0" w:space="0" w:color="auto"/>
            <w:left w:val="none" w:sz="0" w:space="0" w:color="auto"/>
            <w:bottom w:val="none" w:sz="0" w:space="0" w:color="auto"/>
            <w:right w:val="none" w:sz="0" w:space="0" w:color="auto"/>
          </w:divBdr>
        </w:div>
        <w:div w:id="435366502">
          <w:marLeft w:val="0"/>
          <w:marRight w:val="0"/>
          <w:marTop w:val="40"/>
          <w:marBottom w:val="40"/>
          <w:divBdr>
            <w:top w:val="none" w:sz="0" w:space="0" w:color="auto"/>
            <w:left w:val="none" w:sz="0" w:space="0" w:color="auto"/>
            <w:bottom w:val="none" w:sz="0" w:space="0" w:color="auto"/>
            <w:right w:val="none" w:sz="0" w:space="0" w:color="auto"/>
          </w:divBdr>
        </w:div>
        <w:div w:id="446699083">
          <w:marLeft w:val="0"/>
          <w:marRight w:val="0"/>
          <w:marTop w:val="40"/>
          <w:marBottom w:val="40"/>
          <w:divBdr>
            <w:top w:val="none" w:sz="0" w:space="0" w:color="auto"/>
            <w:left w:val="none" w:sz="0" w:space="0" w:color="auto"/>
            <w:bottom w:val="none" w:sz="0" w:space="0" w:color="auto"/>
            <w:right w:val="none" w:sz="0" w:space="0" w:color="auto"/>
          </w:divBdr>
        </w:div>
        <w:div w:id="452751379">
          <w:marLeft w:val="0"/>
          <w:marRight w:val="0"/>
          <w:marTop w:val="40"/>
          <w:marBottom w:val="40"/>
          <w:divBdr>
            <w:top w:val="none" w:sz="0" w:space="0" w:color="auto"/>
            <w:left w:val="none" w:sz="0" w:space="0" w:color="auto"/>
            <w:bottom w:val="none" w:sz="0" w:space="0" w:color="auto"/>
            <w:right w:val="none" w:sz="0" w:space="0" w:color="auto"/>
          </w:divBdr>
        </w:div>
        <w:div w:id="457840103">
          <w:marLeft w:val="0"/>
          <w:marRight w:val="0"/>
          <w:marTop w:val="40"/>
          <w:marBottom w:val="40"/>
          <w:divBdr>
            <w:top w:val="none" w:sz="0" w:space="0" w:color="auto"/>
            <w:left w:val="none" w:sz="0" w:space="0" w:color="auto"/>
            <w:bottom w:val="none" w:sz="0" w:space="0" w:color="auto"/>
            <w:right w:val="none" w:sz="0" w:space="0" w:color="auto"/>
          </w:divBdr>
        </w:div>
        <w:div w:id="480971360">
          <w:marLeft w:val="0"/>
          <w:marRight w:val="0"/>
          <w:marTop w:val="0"/>
          <w:marBottom w:val="0"/>
          <w:divBdr>
            <w:top w:val="none" w:sz="0" w:space="0" w:color="auto"/>
            <w:left w:val="none" w:sz="0" w:space="0" w:color="auto"/>
            <w:bottom w:val="none" w:sz="0" w:space="0" w:color="auto"/>
            <w:right w:val="none" w:sz="0" w:space="0" w:color="auto"/>
          </w:divBdr>
        </w:div>
        <w:div w:id="495877541">
          <w:marLeft w:val="0"/>
          <w:marRight w:val="0"/>
          <w:marTop w:val="40"/>
          <w:marBottom w:val="40"/>
          <w:divBdr>
            <w:top w:val="none" w:sz="0" w:space="0" w:color="auto"/>
            <w:left w:val="none" w:sz="0" w:space="0" w:color="auto"/>
            <w:bottom w:val="none" w:sz="0" w:space="0" w:color="auto"/>
            <w:right w:val="none" w:sz="0" w:space="0" w:color="auto"/>
          </w:divBdr>
        </w:div>
        <w:div w:id="533425458">
          <w:marLeft w:val="0"/>
          <w:marRight w:val="0"/>
          <w:marTop w:val="0"/>
          <w:marBottom w:val="0"/>
          <w:divBdr>
            <w:top w:val="none" w:sz="0" w:space="0" w:color="auto"/>
            <w:left w:val="none" w:sz="0" w:space="0" w:color="auto"/>
            <w:bottom w:val="none" w:sz="0" w:space="0" w:color="auto"/>
            <w:right w:val="none" w:sz="0" w:space="0" w:color="auto"/>
          </w:divBdr>
        </w:div>
        <w:div w:id="554007381">
          <w:marLeft w:val="0"/>
          <w:marRight w:val="0"/>
          <w:marTop w:val="0"/>
          <w:marBottom w:val="0"/>
          <w:divBdr>
            <w:top w:val="none" w:sz="0" w:space="0" w:color="auto"/>
            <w:left w:val="none" w:sz="0" w:space="0" w:color="auto"/>
            <w:bottom w:val="none" w:sz="0" w:space="0" w:color="auto"/>
            <w:right w:val="none" w:sz="0" w:space="0" w:color="auto"/>
          </w:divBdr>
        </w:div>
        <w:div w:id="606036027">
          <w:marLeft w:val="0"/>
          <w:marRight w:val="0"/>
          <w:marTop w:val="40"/>
          <w:marBottom w:val="40"/>
          <w:divBdr>
            <w:top w:val="none" w:sz="0" w:space="0" w:color="auto"/>
            <w:left w:val="none" w:sz="0" w:space="0" w:color="auto"/>
            <w:bottom w:val="none" w:sz="0" w:space="0" w:color="auto"/>
            <w:right w:val="none" w:sz="0" w:space="0" w:color="auto"/>
          </w:divBdr>
        </w:div>
        <w:div w:id="620039962">
          <w:marLeft w:val="0"/>
          <w:marRight w:val="0"/>
          <w:marTop w:val="40"/>
          <w:marBottom w:val="40"/>
          <w:divBdr>
            <w:top w:val="none" w:sz="0" w:space="0" w:color="auto"/>
            <w:left w:val="none" w:sz="0" w:space="0" w:color="auto"/>
            <w:bottom w:val="none" w:sz="0" w:space="0" w:color="auto"/>
            <w:right w:val="none" w:sz="0" w:space="0" w:color="auto"/>
          </w:divBdr>
        </w:div>
        <w:div w:id="625550502">
          <w:marLeft w:val="0"/>
          <w:marRight w:val="0"/>
          <w:marTop w:val="40"/>
          <w:marBottom w:val="40"/>
          <w:divBdr>
            <w:top w:val="none" w:sz="0" w:space="0" w:color="auto"/>
            <w:left w:val="none" w:sz="0" w:space="0" w:color="auto"/>
            <w:bottom w:val="none" w:sz="0" w:space="0" w:color="auto"/>
            <w:right w:val="none" w:sz="0" w:space="0" w:color="auto"/>
          </w:divBdr>
        </w:div>
        <w:div w:id="659429779">
          <w:marLeft w:val="0"/>
          <w:marRight w:val="0"/>
          <w:marTop w:val="40"/>
          <w:marBottom w:val="40"/>
          <w:divBdr>
            <w:top w:val="none" w:sz="0" w:space="0" w:color="auto"/>
            <w:left w:val="none" w:sz="0" w:space="0" w:color="auto"/>
            <w:bottom w:val="none" w:sz="0" w:space="0" w:color="auto"/>
            <w:right w:val="none" w:sz="0" w:space="0" w:color="auto"/>
          </w:divBdr>
        </w:div>
        <w:div w:id="673806162">
          <w:marLeft w:val="0"/>
          <w:marRight w:val="0"/>
          <w:marTop w:val="40"/>
          <w:marBottom w:val="40"/>
          <w:divBdr>
            <w:top w:val="none" w:sz="0" w:space="0" w:color="auto"/>
            <w:left w:val="none" w:sz="0" w:space="0" w:color="auto"/>
            <w:bottom w:val="none" w:sz="0" w:space="0" w:color="auto"/>
            <w:right w:val="none" w:sz="0" w:space="0" w:color="auto"/>
          </w:divBdr>
        </w:div>
        <w:div w:id="754283972">
          <w:marLeft w:val="0"/>
          <w:marRight w:val="0"/>
          <w:marTop w:val="0"/>
          <w:marBottom w:val="0"/>
          <w:divBdr>
            <w:top w:val="none" w:sz="0" w:space="0" w:color="auto"/>
            <w:left w:val="none" w:sz="0" w:space="0" w:color="auto"/>
            <w:bottom w:val="none" w:sz="0" w:space="0" w:color="auto"/>
            <w:right w:val="none" w:sz="0" w:space="0" w:color="auto"/>
          </w:divBdr>
        </w:div>
        <w:div w:id="861286351">
          <w:marLeft w:val="0"/>
          <w:marRight w:val="0"/>
          <w:marTop w:val="0"/>
          <w:marBottom w:val="0"/>
          <w:divBdr>
            <w:top w:val="none" w:sz="0" w:space="0" w:color="auto"/>
            <w:left w:val="none" w:sz="0" w:space="0" w:color="auto"/>
            <w:bottom w:val="none" w:sz="0" w:space="0" w:color="auto"/>
            <w:right w:val="none" w:sz="0" w:space="0" w:color="auto"/>
          </w:divBdr>
        </w:div>
        <w:div w:id="899512858">
          <w:marLeft w:val="0"/>
          <w:marRight w:val="0"/>
          <w:marTop w:val="40"/>
          <w:marBottom w:val="40"/>
          <w:divBdr>
            <w:top w:val="none" w:sz="0" w:space="0" w:color="auto"/>
            <w:left w:val="none" w:sz="0" w:space="0" w:color="auto"/>
            <w:bottom w:val="none" w:sz="0" w:space="0" w:color="auto"/>
            <w:right w:val="none" w:sz="0" w:space="0" w:color="auto"/>
          </w:divBdr>
        </w:div>
        <w:div w:id="972441500">
          <w:marLeft w:val="0"/>
          <w:marRight w:val="0"/>
          <w:marTop w:val="40"/>
          <w:marBottom w:val="40"/>
          <w:divBdr>
            <w:top w:val="none" w:sz="0" w:space="0" w:color="auto"/>
            <w:left w:val="none" w:sz="0" w:space="0" w:color="auto"/>
            <w:bottom w:val="none" w:sz="0" w:space="0" w:color="auto"/>
            <w:right w:val="none" w:sz="0" w:space="0" w:color="auto"/>
          </w:divBdr>
        </w:div>
        <w:div w:id="989141401">
          <w:marLeft w:val="0"/>
          <w:marRight w:val="0"/>
          <w:marTop w:val="40"/>
          <w:marBottom w:val="40"/>
          <w:divBdr>
            <w:top w:val="none" w:sz="0" w:space="0" w:color="auto"/>
            <w:left w:val="none" w:sz="0" w:space="0" w:color="auto"/>
            <w:bottom w:val="none" w:sz="0" w:space="0" w:color="auto"/>
            <w:right w:val="none" w:sz="0" w:space="0" w:color="auto"/>
          </w:divBdr>
        </w:div>
        <w:div w:id="1013335610">
          <w:marLeft w:val="0"/>
          <w:marRight w:val="0"/>
          <w:marTop w:val="40"/>
          <w:marBottom w:val="40"/>
          <w:divBdr>
            <w:top w:val="none" w:sz="0" w:space="0" w:color="auto"/>
            <w:left w:val="none" w:sz="0" w:space="0" w:color="auto"/>
            <w:bottom w:val="none" w:sz="0" w:space="0" w:color="auto"/>
            <w:right w:val="none" w:sz="0" w:space="0" w:color="auto"/>
          </w:divBdr>
        </w:div>
        <w:div w:id="1032219718">
          <w:marLeft w:val="0"/>
          <w:marRight w:val="0"/>
          <w:marTop w:val="40"/>
          <w:marBottom w:val="40"/>
          <w:divBdr>
            <w:top w:val="none" w:sz="0" w:space="0" w:color="auto"/>
            <w:left w:val="none" w:sz="0" w:space="0" w:color="auto"/>
            <w:bottom w:val="none" w:sz="0" w:space="0" w:color="auto"/>
            <w:right w:val="none" w:sz="0" w:space="0" w:color="auto"/>
          </w:divBdr>
        </w:div>
        <w:div w:id="1063790644">
          <w:marLeft w:val="0"/>
          <w:marRight w:val="0"/>
          <w:marTop w:val="40"/>
          <w:marBottom w:val="40"/>
          <w:divBdr>
            <w:top w:val="none" w:sz="0" w:space="0" w:color="auto"/>
            <w:left w:val="none" w:sz="0" w:space="0" w:color="auto"/>
            <w:bottom w:val="none" w:sz="0" w:space="0" w:color="auto"/>
            <w:right w:val="none" w:sz="0" w:space="0" w:color="auto"/>
          </w:divBdr>
        </w:div>
        <w:div w:id="1101611567">
          <w:marLeft w:val="0"/>
          <w:marRight w:val="0"/>
          <w:marTop w:val="0"/>
          <w:marBottom w:val="0"/>
          <w:divBdr>
            <w:top w:val="none" w:sz="0" w:space="0" w:color="auto"/>
            <w:left w:val="none" w:sz="0" w:space="0" w:color="auto"/>
            <w:bottom w:val="none" w:sz="0" w:space="0" w:color="auto"/>
            <w:right w:val="none" w:sz="0" w:space="0" w:color="auto"/>
          </w:divBdr>
        </w:div>
        <w:div w:id="1128208276">
          <w:marLeft w:val="0"/>
          <w:marRight w:val="0"/>
          <w:marTop w:val="40"/>
          <w:marBottom w:val="40"/>
          <w:divBdr>
            <w:top w:val="none" w:sz="0" w:space="0" w:color="auto"/>
            <w:left w:val="none" w:sz="0" w:space="0" w:color="auto"/>
            <w:bottom w:val="none" w:sz="0" w:space="0" w:color="auto"/>
            <w:right w:val="none" w:sz="0" w:space="0" w:color="auto"/>
          </w:divBdr>
        </w:div>
        <w:div w:id="1146626212">
          <w:marLeft w:val="0"/>
          <w:marRight w:val="0"/>
          <w:marTop w:val="40"/>
          <w:marBottom w:val="40"/>
          <w:divBdr>
            <w:top w:val="none" w:sz="0" w:space="0" w:color="auto"/>
            <w:left w:val="none" w:sz="0" w:space="0" w:color="auto"/>
            <w:bottom w:val="none" w:sz="0" w:space="0" w:color="auto"/>
            <w:right w:val="none" w:sz="0" w:space="0" w:color="auto"/>
          </w:divBdr>
        </w:div>
        <w:div w:id="1207329164">
          <w:marLeft w:val="0"/>
          <w:marRight w:val="0"/>
          <w:marTop w:val="40"/>
          <w:marBottom w:val="40"/>
          <w:divBdr>
            <w:top w:val="none" w:sz="0" w:space="0" w:color="auto"/>
            <w:left w:val="none" w:sz="0" w:space="0" w:color="auto"/>
            <w:bottom w:val="none" w:sz="0" w:space="0" w:color="auto"/>
            <w:right w:val="none" w:sz="0" w:space="0" w:color="auto"/>
          </w:divBdr>
        </w:div>
        <w:div w:id="1207520404">
          <w:marLeft w:val="0"/>
          <w:marRight w:val="0"/>
          <w:marTop w:val="40"/>
          <w:marBottom w:val="40"/>
          <w:divBdr>
            <w:top w:val="none" w:sz="0" w:space="0" w:color="auto"/>
            <w:left w:val="none" w:sz="0" w:space="0" w:color="auto"/>
            <w:bottom w:val="none" w:sz="0" w:space="0" w:color="auto"/>
            <w:right w:val="none" w:sz="0" w:space="0" w:color="auto"/>
          </w:divBdr>
        </w:div>
        <w:div w:id="1224633013">
          <w:marLeft w:val="0"/>
          <w:marRight w:val="0"/>
          <w:marTop w:val="40"/>
          <w:marBottom w:val="40"/>
          <w:divBdr>
            <w:top w:val="none" w:sz="0" w:space="0" w:color="auto"/>
            <w:left w:val="none" w:sz="0" w:space="0" w:color="auto"/>
            <w:bottom w:val="none" w:sz="0" w:space="0" w:color="auto"/>
            <w:right w:val="none" w:sz="0" w:space="0" w:color="auto"/>
          </w:divBdr>
        </w:div>
        <w:div w:id="1244412664">
          <w:marLeft w:val="0"/>
          <w:marRight w:val="0"/>
          <w:marTop w:val="40"/>
          <w:marBottom w:val="40"/>
          <w:divBdr>
            <w:top w:val="none" w:sz="0" w:space="0" w:color="auto"/>
            <w:left w:val="none" w:sz="0" w:space="0" w:color="auto"/>
            <w:bottom w:val="none" w:sz="0" w:space="0" w:color="auto"/>
            <w:right w:val="none" w:sz="0" w:space="0" w:color="auto"/>
          </w:divBdr>
        </w:div>
        <w:div w:id="1312519056">
          <w:marLeft w:val="0"/>
          <w:marRight w:val="0"/>
          <w:marTop w:val="40"/>
          <w:marBottom w:val="40"/>
          <w:divBdr>
            <w:top w:val="none" w:sz="0" w:space="0" w:color="auto"/>
            <w:left w:val="none" w:sz="0" w:space="0" w:color="auto"/>
            <w:bottom w:val="none" w:sz="0" w:space="0" w:color="auto"/>
            <w:right w:val="none" w:sz="0" w:space="0" w:color="auto"/>
          </w:divBdr>
        </w:div>
        <w:div w:id="1371340963">
          <w:marLeft w:val="0"/>
          <w:marRight w:val="0"/>
          <w:marTop w:val="40"/>
          <w:marBottom w:val="40"/>
          <w:divBdr>
            <w:top w:val="none" w:sz="0" w:space="0" w:color="auto"/>
            <w:left w:val="none" w:sz="0" w:space="0" w:color="auto"/>
            <w:bottom w:val="none" w:sz="0" w:space="0" w:color="auto"/>
            <w:right w:val="none" w:sz="0" w:space="0" w:color="auto"/>
          </w:divBdr>
        </w:div>
        <w:div w:id="1388066706">
          <w:marLeft w:val="0"/>
          <w:marRight w:val="0"/>
          <w:marTop w:val="40"/>
          <w:marBottom w:val="40"/>
          <w:divBdr>
            <w:top w:val="none" w:sz="0" w:space="0" w:color="auto"/>
            <w:left w:val="none" w:sz="0" w:space="0" w:color="auto"/>
            <w:bottom w:val="none" w:sz="0" w:space="0" w:color="auto"/>
            <w:right w:val="none" w:sz="0" w:space="0" w:color="auto"/>
          </w:divBdr>
        </w:div>
        <w:div w:id="1401513503">
          <w:marLeft w:val="0"/>
          <w:marRight w:val="0"/>
          <w:marTop w:val="0"/>
          <w:marBottom w:val="0"/>
          <w:divBdr>
            <w:top w:val="none" w:sz="0" w:space="0" w:color="auto"/>
            <w:left w:val="none" w:sz="0" w:space="0" w:color="auto"/>
            <w:bottom w:val="none" w:sz="0" w:space="0" w:color="auto"/>
            <w:right w:val="none" w:sz="0" w:space="0" w:color="auto"/>
          </w:divBdr>
        </w:div>
        <w:div w:id="1442526051">
          <w:marLeft w:val="0"/>
          <w:marRight w:val="0"/>
          <w:marTop w:val="40"/>
          <w:marBottom w:val="40"/>
          <w:divBdr>
            <w:top w:val="none" w:sz="0" w:space="0" w:color="auto"/>
            <w:left w:val="none" w:sz="0" w:space="0" w:color="auto"/>
            <w:bottom w:val="none" w:sz="0" w:space="0" w:color="auto"/>
            <w:right w:val="none" w:sz="0" w:space="0" w:color="auto"/>
          </w:divBdr>
        </w:div>
        <w:div w:id="1479224971">
          <w:marLeft w:val="0"/>
          <w:marRight w:val="0"/>
          <w:marTop w:val="40"/>
          <w:marBottom w:val="40"/>
          <w:divBdr>
            <w:top w:val="none" w:sz="0" w:space="0" w:color="auto"/>
            <w:left w:val="none" w:sz="0" w:space="0" w:color="auto"/>
            <w:bottom w:val="none" w:sz="0" w:space="0" w:color="auto"/>
            <w:right w:val="none" w:sz="0" w:space="0" w:color="auto"/>
          </w:divBdr>
        </w:div>
        <w:div w:id="1481310703">
          <w:marLeft w:val="0"/>
          <w:marRight w:val="0"/>
          <w:marTop w:val="40"/>
          <w:marBottom w:val="40"/>
          <w:divBdr>
            <w:top w:val="none" w:sz="0" w:space="0" w:color="auto"/>
            <w:left w:val="none" w:sz="0" w:space="0" w:color="auto"/>
            <w:bottom w:val="none" w:sz="0" w:space="0" w:color="auto"/>
            <w:right w:val="none" w:sz="0" w:space="0" w:color="auto"/>
          </w:divBdr>
        </w:div>
        <w:div w:id="1550145038">
          <w:marLeft w:val="0"/>
          <w:marRight w:val="0"/>
          <w:marTop w:val="40"/>
          <w:marBottom w:val="40"/>
          <w:divBdr>
            <w:top w:val="none" w:sz="0" w:space="0" w:color="auto"/>
            <w:left w:val="none" w:sz="0" w:space="0" w:color="auto"/>
            <w:bottom w:val="none" w:sz="0" w:space="0" w:color="auto"/>
            <w:right w:val="none" w:sz="0" w:space="0" w:color="auto"/>
          </w:divBdr>
        </w:div>
        <w:div w:id="1557203810">
          <w:marLeft w:val="0"/>
          <w:marRight w:val="0"/>
          <w:marTop w:val="40"/>
          <w:marBottom w:val="40"/>
          <w:divBdr>
            <w:top w:val="none" w:sz="0" w:space="0" w:color="auto"/>
            <w:left w:val="none" w:sz="0" w:space="0" w:color="auto"/>
            <w:bottom w:val="none" w:sz="0" w:space="0" w:color="auto"/>
            <w:right w:val="none" w:sz="0" w:space="0" w:color="auto"/>
          </w:divBdr>
        </w:div>
        <w:div w:id="1590580411">
          <w:marLeft w:val="0"/>
          <w:marRight w:val="0"/>
          <w:marTop w:val="0"/>
          <w:marBottom w:val="0"/>
          <w:divBdr>
            <w:top w:val="none" w:sz="0" w:space="0" w:color="auto"/>
            <w:left w:val="none" w:sz="0" w:space="0" w:color="auto"/>
            <w:bottom w:val="none" w:sz="0" w:space="0" w:color="auto"/>
            <w:right w:val="none" w:sz="0" w:space="0" w:color="auto"/>
          </w:divBdr>
        </w:div>
        <w:div w:id="1640843404">
          <w:marLeft w:val="0"/>
          <w:marRight w:val="0"/>
          <w:marTop w:val="40"/>
          <w:marBottom w:val="40"/>
          <w:divBdr>
            <w:top w:val="none" w:sz="0" w:space="0" w:color="auto"/>
            <w:left w:val="none" w:sz="0" w:space="0" w:color="auto"/>
            <w:bottom w:val="none" w:sz="0" w:space="0" w:color="auto"/>
            <w:right w:val="none" w:sz="0" w:space="0" w:color="auto"/>
          </w:divBdr>
        </w:div>
        <w:div w:id="1705402424">
          <w:marLeft w:val="0"/>
          <w:marRight w:val="0"/>
          <w:marTop w:val="40"/>
          <w:marBottom w:val="40"/>
          <w:divBdr>
            <w:top w:val="none" w:sz="0" w:space="0" w:color="auto"/>
            <w:left w:val="none" w:sz="0" w:space="0" w:color="auto"/>
            <w:bottom w:val="none" w:sz="0" w:space="0" w:color="auto"/>
            <w:right w:val="none" w:sz="0" w:space="0" w:color="auto"/>
          </w:divBdr>
        </w:div>
        <w:div w:id="1724525858">
          <w:marLeft w:val="0"/>
          <w:marRight w:val="0"/>
          <w:marTop w:val="40"/>
          <w:marBottom w:val="40"/>
          <w:divBdr>
            <w:top w:val="none" w:sz="0" w:space="0" w:color="auto"/>
            <w:left w:val="none" w:sz="0" w:space="0" w:color="auto"/>
            <w:bottom w:val="none" w:sz="0" w:space="0" w:color="auto"/>
            <w:right w:val="none" w:sz="0" w:space="0" w:color="auto"/>
          </w:divBdr>
        </w:div>
        <w:div w:id="1746299051">
          <w:marLeft w:val="0"/>
          <w:marRight w:val="0"/>
          <w:marTop w:val="40"/>
          <w:marBottom w:val="40"/>
          <w:divBdr>
            <w:top w:val="none" w:sz="0" w:space="0" w:color="auto"/>
            <w:left w:val="none" w:sz="0" w:space="0" w:color="auto"/>
            <w:bottom w:val="none" w:sz="0" w:space="0" w:color="auto"/>
            <w:right w:val="none" w:sz="0" w:space="0" w:color="auto"/>
          </w:divBdr>
        </w:div>
        <w:div w:id="1750157335">
          <w:marLeft w:val="0"/>
          <w:marRight w:val="0"/>
          <w:marTop w:val="40"/>
          <w:marBottom w:val="40"/>
          <w:divBdr>
            <w:top w:val="none" w:sz="0" w:space="0" w:color="auto"/>
            <w:left w:val="none" w:sz="0" w:space="0" w:color="auto"/>
            <w:bottom w:val="none" w:sz="0" w:space="0" w:color="auto"/>
            <w:right w:val="none" w:sz="0" w:space="0" w:color="auto"/>
          </w:divBdr>
        </w:div>
        <w:div w:id="1763986407">
          <w:marLeft w:val="0"/>
          <w:marRight w:val="0"/>
          <w:marTop w:val="40"/>
          <w:marBottom w:val="40"/>
          <w:divBdr>
            <w:top w:val="none" w:sz="0" w:space="0" w:color="auto"/>
            <w:left w:val="none" w:sz="0" w:space="0" w:color="auto"/>
            <w:bottom w:val="none" w:sz="0" w:space="0" w:color="auto"/>
            <w:right w:val="none" w:sz="0" w:space="0" w:color="auto"/>
          </w:divBdr>
        </w:div>
        <w:div w:id="1780178034">
          <w:marLeft w:val="0"/>
          <w:marRight w:val="0"/>
          <w:marTop w:val="0"/>
          <w:marBottom w:val="0"/>
          <w:divBdr>
            <w:top w:val="none" w:sz="0" w:space="0" w:color="auto"/>
            <w:left w:val="none" w:sz="0" w:space="0" w:color="auto"/>
            <w:bottom w:val="none" w:sz="0" w:space="0" w:color="auto"/>
            <w:right w:val="none" w:sz="0" w:space="0" w:color="auto"/>
          </w:divBdr>
        </w:div>
        <w:div w:id="1796025790">
          <w:marLeft w:val="0"/>
          <w:marRight w:val="0"/>
          <w:marTop w:val="40"/>
          <w:marBottom w:val="40"/>
          <w:divBdr>
            <w:top w:val="none" w:sz="0" w:space="0" w:color="auto"/>
            <w:left w:val="none" w:sz="0" w:space="0" w:color="auto"/>
            <w:bottom w:val="none" w:sz="0" w:space="0" w:color="auto"/>
            <w:right w:val="none" w:sz="0" w:space="0" w:color="auto"/>
          </w:divBdr>
        </w:div>
        <w:div w:id="1850900249">
          <w:marLeft w:val="0"/>
          <w:marRight w:val="0"/>
          <w:marTop w:val="40"/>
          <w:marBottom w:val="40"/>
          <w:divBdr>
            <w:top w:val="none" w:sz="0" w:space="0" w:color="auto"/>
            <w:left w:val="none" w:sz="0" w:space="0" w:color="auto"/>
            <w:bottom w:val="none" w:sz="0" w:space="0" w:color="auto"/>
            <w:right w:val="none" w:sz="0" w:space="0" w:color="auto"/>
          </w:divBdr>
        </w:div>
        <w:div w:id="1918783575">
          <w:marLeft w:val="0"/>
          <w:marRight w:val="0"/>
          <w:marTop w:val="0"/>
          <w:marBottom w:val="0"/>
          <w:divBdr>
            <w:top w:val="none" w:sz="0" w:space="0" w:color="auto"/>
            <w:left w:val="none" w:sz="0" w:space="0" w:color="auto"/>
            <w:bottom w:val="none" w:sz="0" w:space="0" w:color="auto"/>
            <w:right w:val="none" w:sz="0" w:space="0" w:color="auto"/>
          </w:divBdr>
        </w:div>
        <w:div w:id="2041663704">
          <w:marLeft w:val="0"/>
          <w:marRight w:val="0"/>
          <w:marTop w:val="40"/>
          <w:marBottom w:val="40"/>
          <w:divBdr>
            <w:top w:val="none" w:sz="0" w:space="0" w:color="auto"/>
            <w:left w:val="none" w:sz="0" w:space="0" w:color="auto"/>
            <w:bottom w:val="none" w:sz="0" w:space="0" w:color="auto"/>
            <w:right w:val="none" w:sz="0" w:space="0" w:color="auto"/>
          </w:divBdr>
        </w:div>
        <w:div w:id="2062559011">
          <w:marLeft w:val="0"/>
          <w:marRight w:val="0"/>
          <w:marTop w:val="40"/>
          <w:marBottom w:val="40"/>
          <w:divBdr>
            <w:top w:val="none" w:sz="0" w:space="0" w:color="auto"/>
            <w:left w:val="none" w:sz="0" w:space="0" w:color="auto"/>
            <w:bottom w:val="none" w:sz="0" w:space="0" w:color="auto"/>
            <w:right w:val="none" w:sz="0" w:space="0" w:color="auto"/>
          </w:divBdr>
        </w:div>
        <w:div w:id="2130857542">
          <w:marLeft w:val="0"/>
          <w:marRight w:val="0"/>
          <w:marTop w:val="40"/>
          <w:marBottom w:val="40"/>
          <w:divBdr>
            <w:top w:val="none" w:sz="0" w:space="0" w:color="auto"/>
            <w:left w:val="none" w:sz="0" w:space="0" w:color="auto"/>
            <w:bottom w:val="none" w:sz="0" w:space="0" w:color="auto"/>
            <w:right w:val="none" w:sz="0" w:space="0" w:color="auto"/>
          </w:divBdr>
        </w:div>
      </w:divsChild>
    </w:div>
    <w:div w:id="1293292889">
      <w:bodyDiv w:val="1"/>
      <w:marLeft w:val="0"/>
      <w:marRight w:val="0"/>
      <w:marTop w:val="0"/>
      <w:marBottom w:val="0"/>
      <w:divBdr>
        <w:top w:val="none" w:sz="0" w:space="0" w:color="auto"/>
        <w:left w:val="none" w:sz="0" w:space="0" w:color="auto"/>
        <w:bottom w:val="none" w:sz="0" w:space="0" w:color="auto"/>
        <w:right w:val="none" w:sz="0" w:space="0" w:color="auto"/>
      </w:divBdr>
    </w:div>
    <w:div w:id="1293825361">
      <w:bodyDiv w:val="1"/>
      <w:marLeft w:val="0"/>
      <w:marRight w:val="0"/>
      <w:marTop w:val="0"/>
      <w:marBottom w:val="0"/>
      <w:divBdr>
        <w:top w:val="none" w:sz="0" w:space="0" w:color="auto"/>
        <w:left w:val="none" w:sz="0" w:space="0" w:color="auto"/>
        <w:bottom w:val="none" w:sz="0" w:space="0" w:color="auto"/>
        <w:right w:val="none" w:sz="0" w:space="0" w:color="auto"/>
      </w:divBdr>
      <w:divsChild>
        <w:div w:id="679426391">
          <w:marLeft w:val="0"/>
          <w:marRight w:val="0"/>
          <w:marTop w:val="0"/>
          <w:marBottom w:val="0"/>
          <w:divBdr>
            <w:top w:val="none" w:sz="0" w:space="0" w:color="auto"/>
            <w:left w:val="none" w:sz="0" w:space="0" w:color="auto"/>
            <w:bottom w:val="none" w:sz="0" w:space="0" w:color="auto"/>
            <w:right w:val="none" w:sz="0" w:space="0" w:color="auto"/>
          </w:divBdr>
        </w:div>
      </w:divsChild>
    </w:div>
    <w:div w:id="1302349775">
      <w:bodyDiv w:val="1"/>
      <w:marLeft w:val="0"/>
      <w:marRight w:val="0"/>
      <w:marTop w:val="0"/>
      <w:marBottom w:val="0"/>
      <w:divBdr>
        <w:top w:val="none" w:sz="0" w:space="0" w:color="auto"/>
        <w:left w:val="none" w:sz="0" w:space="0" w:color="auto"/>
        <w:bottom w:val="none" w:sz="0" w:space="0" w:color="auto"/>
        <w:right w:val="none" w:sz="0" w:space="0" w:color="auto"/>
      </w:divBdr>
    </w:div>
    <w:div w:id="1302881756">
      <w:bodyDiv w:val="1"/>
      <w:marLeft w:val="0"/>
      <w:marRight w:val="0"/>
      <w:marTop w:val="0"/>
      <w:marBottom w:val="0"/>
      <w:divBdr>
        <w:top w:val="none" w:sz="0" w:space="0" w:color="auto"/>
        <w:left w:val="none" w:sz="0" w:space="0" w:color="auto"/>
        <w:bottom w:val="none" w:sz="0" w:space="0" w:color="auto"/>
        <w:right w:val="none" w:sz="0" w:space="0" w:color="auto"/>
      </w:divBdr>
    </w:div>
    <w:div w:id="1317998572">
      <w:bodyDiv w:val="1"/>
      <w:marLeft w:val="0"/>
      <w:marRight w:val="0"/>
      <w:marTop w:val="0"/>
      <w:marBottom w:val="0"/>
      <w:divBdr>
        <w:top w:val="none" w:sz="0" w:space="0" w:color="auto"/>
        <w:left w:val="none" w:sz="0" w:space="0" w:color="auto"/>
        <w:bottom w:val="none" w:sz="0" w:space="0" w:color="auto"/>
        <w:right w:val="none" w:sz="0" w:space="0" w:color="auto"/>
      </w:divBdr>
    </w:div>
    <w:div w:id="1332761765">
      <w:bodyDiv w:val="1"/>
      <w:marLeft w:val="0"/>
      <w:marRight w:val="0"/>
      <w:marTop w:val="0"/>
      <w:marBottom w:val="0"/>
      <w:divBdr>
        <w:top w:val="none" w:sz="0" w:space="0" w:color="auto"/>
        <w:left w:val="none" w:sz="0" w:space="0" w:color="auto"/>
        <w:bottom w:val="none" w:sz="0" w:space="0" w:color="auto"/>
        <w:right w:val="none" w:sz="0" w:space="0" w:color="auto"/>
      </w:divBdr>
    </w:div>
    <w:div w:id="1349062207">
      <w:bodyDiv w:val="1"/>
      <w:marLeft w:val="0"/>
      <w:marRight w:val="0"/>
      <w:marTop w:val="0"/>
      <w:marBottom w:val="0"/>
      <w:divBdr>
        <w:top w:val="none" w:sz="0" w:space="0" w:color="auto"/>
        <w:left w:val="none" w:sz="0" w:space="0" w:color="auto"/>
        <w:bottom w:val="none" w:sz="0" w:space="0" w:color="auto"/>
        <w:right w:val="none" w:sz="0" w:space="0" w:color="auto"/>
      </w:divBdr>
    </w:div>
    <w:div w:id="1356617236">
      <w:bodyDiv w:val="1"/>
      <w:marLeft w:val="0"/>
      <w:marRight w:val="0"/>
      <w:marTop w:val="0"/>
      <w:marBottom w:val="0"/>
      <w:divBdr>
        <w:top w:val="none" w:sz="0" w:space="0" w:color="auto"/>
        <w:left w:val="none" w:sz="0" w:space="0" w:color="auto"/>
        <w:bottom w:val="none" w:sz="0" w:space="0" w:color="auto"/>
        <w:right w:val="none" w:sz="0" w:space="0" w:color="auto"/>
      </w:divBdr>
    </w:div>
    <w:div w:id="1370496372">
      <w:bodyDiv w:val="1"/>
      <w:marLeft w:val="0"/>
      <w:marRight w:val="0"/>
      <w:marTop w:val="0"/>
      <w:marBottom w:val="0"/>
      <w:divBdr>
        <w:top w:val="none" w:sz="0" w:space="0" w:color="auto"/>
        <w:left w:val="none" w:sz="0" w:space="0" w:color="auto"/>
        <w:bottom w:val="none" w:sz="0" w:space="0" w:color="auto"/>
        <w:right w:val="none" w:sz="0" w:space="0" w:color="auto"/>
      </w:divBdr>
    </w:div>
    <w:div w:id="1373845292">
      <w:bodyDiv w:val="1"/>
      <w:marLeft w:val="0"/>
      <w:marRight w:val="0"/>
      <w:marTop w:val="0"/>
      <w:marBottom w:val="0"/>
      <w:divBdr>
        <w:top w:val="none" w:sz="0" w:space="0" w:color="auto"/>
        <w:left w:val="none" w:sz="0" w:space="0" w:color="auto"/>
        <w:bottom w:val="none" w:sz="0" w:space="0" w:color="auto"/>
        <w:right w:val="none" w:sz="0" w:space="0" w:color="auto"/>
      </w:divBdr>
    </w:div>
    <w:div w:id="1428576341">
      <w:bodyDiv w:val="1"/>
      <w:marLeft w:val="0"/>
      <w:marRight w:val="0"/>
      <w:marTop w:val="0"/>
      <w:marBottom w:val="0"/>
      <w:divBdr>
        <w:top w:val="none" w:sz="0" w:space="0" w:color="auto"/>
        <w:left w:val="none" w:sz="0" w:space="0" w:color="auto"/>
        <w:bottom w:val="none" w:sz="0" w:space="0" w:color="auto"/>
        <w:right w:val="none" w:sz="0" w:space="0" w:color="auto"/>
      </w:divBdr>
    </w:div>
    <w:div w:id="1438912946">
      <w:bodyDiv w:val="1"/>
      <w:marLeft w:val="0"/>
      <w:marRight w:val="0"/>
      <w:marTop w:val="0"/>
      <w:marBottom w:val="0"/>
      <w:divBdr>
        <w:top w:val="none" w:sz="0" w:space="0" w:color="auto"/>
        <w:left w:val="none" w:sz="0" w:space="0" w:color="auto"/>
        <w:bottom w:val="none" w:sz="0" w:space="0" w:color="auto"/>
        <w:right w:val="none" w:sz="0" w:space="0" w:color="auto"/>
      </w:divBdr>
    </w:div>
    <w:div w:id="1448045130">
      <w:bodyDiv w:val="1"/>
      <w:marLeft w:val="0"/>
      <w:marRight w:val="0"/>
      <w:marTop w:val="0"/>
      <w:marBottom w:val="0"/>
      <w:divBdr>
        <w:top w:val="none" w:sz="0" w:space="0" w:color="auto"/>
        <w:left w:val="none" w:sz="0" w:space="0" w:color="auto"/>
        <w:bottom w:val="none" w:sz="0" w:space="0" w:color="auto"/>
        <w:right w:val="none" w:sz="0" w:space="0" w:color="auto"/>
      </w:divBdr>
    </w:div>
    <w:div w:id="1448626271">
      <w:bodyDiv w:val="1"/>
      <w:marLeft w:val="0"/>
      <w:marRight w:val="0"/>
      <w:marTop w:val="0"/>
      <w:marBottom w:val="0"/>
      <w:divBdr>
        <w:top w:val="none" w:sz="0" w:space="0" w:color="auto"/>
        <w:left w:val="none" w:sz="0" w:space="0" w:color="auto"/>
        <w:bottom w:val="none" w:sz="0" w:space="0" w:color="auto"/>
        <w:right w:val="none" w:sz="0" w:space="0" w:color="auto"/>
      </w:divBdr>
    </w:div>
    <w:div w:id="1452748661">
      <w:bodyDiv w:val="1"/>
      <w:marLeft w:val="0"/>
      <w:marRight w:val="0"/>
      <w:marTop w:val="0"/>
      <w:marBottom w:val="0"/>
      <w:divBdr>
        <w:top w:val="none" w:sz="0" w:space="0" w:color="auto"/>
        <w:left w:val="none" w:sz="0" w:space="0" w:color="auto"/>
        <w:bottom w:val="none" w:sz="0" w:space="0" w:color="auto"/>
        <w:right w:val="none" w:sz="0" w:space="0" w:color="auto"/>
      </w:divBdr>
    </w:div>
    <w:div w:id="1463113785">
      <w:bodyDiv w:val="1"/>
      <w:marLeft w:val="0"/>
      <w:marRight w:val="0"/>
      <w:marTop w:val="0"/>
      <w:marBottom w:val="0"/>
      <w:divBdr>
        <w:top w:val="none" w:sz="0" w:space="0" w:color="auto"/>
        <w:left w:val="none" w:sz="0" w:space="0" w:color="auto"/>
        <w:bottom w:val="none" w:sz="0" w:space="0" w:color="auto"/>
        <w:right w:val="none" w:sz="0" w:space="0" w:color="auto"/>
      </w:divBdr>
    </w:div>
    <w:div w:id="1464615893">
      <w:bodyDiv w:val="1"/>
      <w:marLeft w:val="0"/>
      <w:marRight w:val="0"/>
      <w:marTop w:val="0"/>
      <w:marBottom w:val="0"/>
      <w:divBdr>
        <w:top w:val="none" w:sz="0" w:space="0" w:color="auto"/>
        <w:left w:val="none" w:sz="0" w:space="0" w:color="auto"/>
        <w:bottom w:val="none" w:sz="0" w:space="0" w:color="auto"/>
        <w:right w:val="none" w:sz="0" w:space="0" w:color="auto"/>
      </w:divBdr>
    </w:div>
    <w:div w:id="1478759919">
      <w:bodyDiv w:val="1"/>
      <w:marLeft w:val="0"/>
      <w:marRight w:val="0"/>
      <w:marTop w:val="0"/>
      <w:marBottom w:val="0"/>
      <w:divBdr>
        <w:top w:val="none" w:sz="0" w:space="0" w:color="auto"/>
        <w:left w:val="none" w:sz="0" w:space="0" w:color="auto"/>
        <w:bottom w:val="none" w:sz="0" w:space="0" w:color="auto"/>
        <w:right w:val="none" w:sz="0" w:space="0" w:color="auto"/>
      </w:divBdr>
    </w:div>
    <w:div w:id="1499424711">
      <w:bodyDiv w:val="1"/>
      <w:marLeft w:val="0"/>
      <w:marRight w:val="0"/>
      <w:marTop w:val="0"/>
      <w:marBottom w:val="0"/>
      <w:divBdr>
        <w:top w:val="none" w:sz="0" w:space="0" w:color="auto"/>
        <w:left w:val="none" w:sz="0" w:space="0" w:color="auto"/>
        <w:bottom w:val="none" w:sz="0" w:space="0" w:color="auto"/>
        <w:right w:val="none" w:sz="0" w:space="0" w:color="auto"/>
      </w:divBdr>
    </w:div>
    <w:div w:id="1529099184">
      <w:bodyDiv w:val="1"/>
      <w:marLeft w:val="0"/>
      <w:marRight w:val="0"/>
      <w:marTop w:val="0"/>
      <w:marBottom w:val="0"/>
      <w:divBdr>
        <w:top w:val="none" w:sz="0" w:space="0" w:color="auto"/>
        <w:left w:val="none" w:sz="0" w:space="0" w:color="auto"/>
        <w:bottom w:val="none" w:sz="0" w:space="0" w:color="auto"/>
        <w:right w:val="none" w:sz="0" w:space="0" w:color="auto"/>
      </w:divBdr>
    </w:div>
    <w:div w:id="1551459122">
      <w:bodyDiv w:val="1"/>
      <w:marLeft w:val="0"/>
      <w:marRight w:val="0"/>
      <w:marTop w:val="0"/>
      <w:marBottom w:val="0"/>
      <w:divBdr>
        <w:top w:val="none" w:sz="0" w:space="0" w:color="auto"/>
        <w:left w:val="none" w:sz="0" w:space="0" w:color="auto"/>
        <w:bottom w:val="none" w:sz="0" w:space="0" w:color="auto"/>
        <w:right w:val="none" w:sz="0" w:space="0" w:color="auto"/>
      </w:divBdr>
    </w:div>
    <w:div w:id="1552158863">
      <w:bodyDiv w:val="1"/>
      <w:marLeft w:val="0"/>
      <w:marRight w:val="0"/>
      <w:marTop w:val="0"/>
      <w:marBottom w:val="0"/>
      <w:divBdr>
        <w:top w:val="none" w:sz="0" w:space="0" w:color="auto"/>
        <w:left w:val="none" w:sz="0" w:space="0" w:color="auto"/>
        <w:bottom w:val="none" w:sz="0" w:space="0" w:color="auto"/>
        <w:right w:val="none" w:sz="0" w:space="0" w:color="auto"/>
      </w:divBdr>
    </w:div>
    <w:div w:id="1561214064">
      <w:bodyDiv w:val="1"/>
      <w:marLeft w:val="0"/>
      <w:marRight w:val="0"/>
      <w:marTop w:val="0"/>
      <w:marBottom w:val="0"/>
      <w:divBdr>
        <w:top w:val="none" w:sz="0" w:space="0" w:color="auto"/>
        <w:left w:val="none" w:sz="0" w:space="0" w:color="auto"/>
        <w:bottom w:val="none" w:sz="0" w:space="0" w:color="auto"/>
        <w:right w:val="none" w:sz="0" w:space="0" w:color="auto"/>
      </w:divBdr>
    </w:div>
    <w:div w:id="1583758071">
      <w:bodyDiv w:val="1"/>
      <w:marLeft w:val="0"/>
      <w:marRight w:val="0"/>
      <w:marTop w:val="0"/>
      <w:marBottom w:val="0"/>
      <w:divBdr>
        <w:top w:val="none" w:sz="0" w:space="0" w:color="auto"/>
        <w:left w:val="none" w:sz="0" w:space="0" w:color="auto"/>
        <w:bottom w:val="none" w:sz="0" w:space="0" w:color="auto"/>
        <w:right w:val="none" w:sz="0" w:space="0" w:color="auto"/>
      </w:divBdr>
    </w:div>
    <w:div w:id="1595431535">
      <w:bodyDiv w:val="1"/>
      <w:marLeft w:val="0"/>
      <w:marRight w:val="0"/>
      <w:marTop w:val="0"/>
      <w:marBottom w:val="0"/>
      <w:divBdr>
        <w:top w:val="none" w:sz="0" w:space="0" w:color="auto"/>
        <w:left w:val="none" w:sz="0" w:space="0" w:color="auto"/>
        <w:bottom w:val="none" w:sz="0" w:space="0" w:color="auto"/>
        <w:right w:val="none" w:sz="0" w:space="0" w:color="auto"/>
      </w:divBdr>
    </w:div>
    <w:div w:id="1599755662">
      <w:bodyDiv w:val="1"/>
      <w:marLeft w:val="0"/>
      <w:marRight w:val="0"/>
      <w:marTop w:val="0"/>
      <w:marBottom w:val="0"/>
      <w:divBdr>
        <w:top w:val="none" w:sz="0" w:space="0" w:color="auto"/>
        <w:left w:val="none" w:sz="0" w:space="0" w:color="auto"/>
        <w:bottom w:val="none" w:sz="0" w:space="0" w:color="auto"/>
        <w:right w:val="none" w:sz="0" w:space="0" w:color="auto"/>
      </w:divBdr>
    </w:div>
    <w:div w:id="1608929414">
      <w:bodyDiv w:val="1"/>
      <w:marLeft w:val="0"/>
      <w:marRight w:val="0"/>
      <w:marTop w:val="0"/>
      <w:marBottom w:val="0"/>
      <w:divBdr>
        <w:top w:val="none" w:sz="0" w:space="0" w:color="auto"/>
        <w:left w:val="none" w:sz="0" w:space="0" w:color="auto"/>
        <w:bottom w:val="none" w:sz="0" w:space="0" w:color="auto"/>
        <w:right w:val="none" w:sz="0" w:space="0" w:color="auto"/>
      </w:divBdr>
      <w:divsChild>
        <w:div w:id="1480196362">
          <w:marLeft w:val="0"/>
          <w:marRight w:val="0"/>
          <w:marTop w:val="0"/>
          <w:marBottom w:val="0"/>
          <w:divBdr>
            <w:top w:val="none" w:sz="0" w:space="0" w:color="auto"/>
            <w:left w:val="none" w:sz="0" w:space="0" w:color="auto"/>
            <w:bottom w:val="none" w:sz="0" w:space="0" w:color="auto"/>
            <w:right w:val="none" w:sz="0" w:space="0" w:color="auto"/>
          </w:divBdr>
          <w:divsChild>
            <w:div w:id="239491289">
              <w:marLeft w:val="0"/>
              <w:marRight w:val="0"/>
              <w:marTop w:val="0"/>
              <w:marBottom w:val="0"/>
              <w:divBdr>
                <w:top w:val="none" w:sz="0" w:space="0" w:color="auto"/>
                <w:left w:val="none" w:sz="0" w:space="0" w:color="auto"/>
                <w:bottom w:val="none" w:sz="0" w:space="0" w:color="auto"/>
                <w:right w:val="none" w:sz="0" w:space="0" w:color="auto"/>
              </w:divBdr>
            </w:div>
            <w:div w:id="7716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37186">
      <w:bodyDiv w:val="1"/>
      <w:marLeft w:val="0"/>
      <w:marRight w:val="0"/>
      <w:marTop w:val="0"/>
      <w:marBottom w:val="0"/>
      <w:divBdr>
        <w:top w:val="none" w:sz="0" w:space="0" w:color="auto"/>
        <w:left w:val="none" w:sz="0" w:space="0" w:color="auto"/>
        <w:bottom w:val="none" w:sz="0" w:space="0" w:color="auto"/>
        <w:right w:val="none" w:sz="0" w:space="0" w:color="auto"/>
      </w:divBdr>
    </w:div>
    <w:div w:id="1627203273">
      <w:bodyDiv w:val="1"/>
      <w:marLeft w:val="0"/>
      <w:marRight w:val="0"/>
      <w:marTop w:val="0"/>
      <w:marBottom w:val="0"/>
      <w:divBdr>
        <w:top w:val="none" w:sz="0" w:space="0" w:color="auto"/>
        <w:left w:val="none" w:sz="0" w:space="0" w:color="auto"/>
        <w:bottom w:val="none" w:sz="0" w:space="0" w:color="auto"/>
        <w:right w:val="none" w:sz="0" w:space="0" w:color="auto"/>
      </w:divBdr>
      <w:divsChild>
        <w:div w:id="109663080">
          <w:marLeft w:val="0"/>
          <w:marRight w:val="0"/>
          <w:marTop w:val="0"/>
          <w:marBottom w:val="0"/>
          <w:divBdr>
            <w:top w:val="none" w:sz="0" w:space="0" w:color="auto"/>
            <w:left w:val="none" w:sz="0" w:space="0" w:color="auto"/>
            <w:bottom w:val="none" w:sz="0" w:space="0" w:color="auto"/>
            <w:right w:val="none" w:sz="0" w:space="0" w:color="auto"/>
          </w:divBdr>
        </w:div>
        <w:div w:id="922954107">
          <w:marLeft w:val="0"/>
          <w:marRight w:val="0"/>
          <w:marTop w:val="0"/>
          <w:marBottom w:val="0"/>
          <w:divBdr>
            <w:top w:val="none" w:sz="0" w:space="0" w:color="auto"/>
            <w:left w:val="none" w:sz="0" w:space="0" w:color="auto"/>
            <w:bottom w:val="none" w:sz="0" w:space="0" w:color="auto"/>
            <w:right w:val="none" w:sz="0" w:space="0" w:color="auto"/>
          </w:divBdr>
          <w:divsChild>
            <w:div w:id="38017371">
              <w:marLeft w:val="0"/>
              <w:marRight w:val="0"/>
              <w:marTop w:val="40"/>
              <w:marBottom w:val="40"/>
              <w:divBdr>
                <w:top w:val="none" w:sz="0" w:space="0" w:color="auto"/>
                <w:left w:val="none" w:sz="0" w:space="0" w:color="auto"/>
                <w:bottom w:val="none" w:sz="0" w:space="0" w:color="auto"/>
                <w:right w:val="none" w:sz="0" w:space="0" w:color="auto"/>
              </w:divBdr>
            </w:div>
            <w:div w:id="41951840">
              <w:marLeft w:val="0"/>
              <w:marRight w:val="0"/>
              <w:marTop w:val="40"/>
              <w:marBottom w:val="40"/>
              <w:divBdr>
                <w:top w:val="none" w:sz="0" w:space="0" w:color="auto"/>
                <w:left w:val="none" w:sz="0" w:space="0" w:color="auto"/>
                <w:bottom w:val="none" w:sz="0" w:space="0" w:color="auto"/>
                <w:right w:val="none" w:sz="0" w:space="0" w:color="auto"/>
              </w:divBdr>
            </w:div>
            <w:div w:id="129176651">
              <w:marLeft w:val="0"/>
              <w:marRight w:val="0"/>
              <w:marTop w:val="40"/>
              <w:marBottom w:val="40"/>
              <w:divBdr>
                <w:top w:val="none" w:sz="0" w:space="0" w:color="auto"/>
                <w:left w:val="none" w:sz="0" w:space="0" w:color="auto"/>
                <w:bottom w:val="none" w:sz="0" w:space="0" w:color="auto"/>
                <w:right w:val="none" w:sz="0" w:space="0" w:color="auto"/>
              </w:divBdr>
            </w:div>
            <w:div w:id="135800458">
              <w:marLeft w:val="0"/>
              <w:marRight w:val="0"/>
              <w:marTop w:val="40"/>
              <w:marBottom w:val="40"/>
              <w:divBdr>
                <w:top w:val="none" w:sz="0" w:space="0" w:color="auto"/>
                <w:left w:val="none" w:sz="0" w:space="0" w:color="auto"/>
                <w:bottom w:val="none" w:sz="0" w:space="0" w:color="auto"/>
                <w:right w:val="none" w:sz="0" w:space="0" w:color="auto"/>
              </w:divBdr>
            </w:div>
            <w:div w:id="198247485">
              <w:marLeft w:val="0"/>
              <w:marRight w:val="0"/>
              <w:marTop w:val="40"/>
              <w:marBottom w:val="40"/>
              <w:divBdr>
                <w:top w:val="none" w:sz="0" w:space="0" w:color="auto"/>
                <w:left w:val="none" w:sz="0" w:space="0" w:color="auto"/>
                <w:bottom w:val="none" w:sz="0" w:space="0" w:color="auto"/>
                <w:right w:val="none" w:sz="0" w:space="0" w:color="auto"/>
              </w:divBdr>
            </w:div>
            <w:div w:id="265886272">
              <w:marLeft w:val="0"/>
              <w:marRight w:val="0"/>
              <w:marTop w:val="40"/>
              <w:marBottom w:val="40"/>
              <w:divBdr>
                <w:top w:val="none" w:sz="0" w:space="0" w:color="auto"/>
                <w:left w:val="none" w:sz="0" w:space="0" w:color="auto"/>
                <w:bottom w:val="none" w:sz="0" w:space="0" w:color="auto"/>
                <w:right w:val="none" w:sz="0" w:space="0" w:color="auto"/>
              </w:divBdr>
            </w:div>
            <w:div w:id="309670722">
              <w:marLeft w:val="0"/>
              <w:marRight w:val="0"/>
              <w:marTop w:val="40"/>
              <w:marBottom w:val="40"/>
              <w:divBdr>
                <w:top w:val="none" w:sz="0" w:space="0" w:color="auto"/>
                <w:left w:val="none" w:sz="0" w:space="0" w:color="auto"/>
                <w:bottom w:val="none" w:sz="0" w:space="0" w:color="auto"/>
                <w:right w:val="none" w:sz="0" w:space="0" w:color="auto"/>
              </w:divBdr>
            </w:div>
            <w:div w:id="311371364">
              <w:marLeft w:val="0"/>
              <w:marRight w:val="0"/>
              <w:marTop w:val="40"/>
              <w:marBottom w:val="40"/>
              <w:divBdr>
                <w:top w:val="none" w:sz="0" w:space="0" w:color="auto"/>
                <w:left w:val="none" w:sz="0" w:space="0" w:color="auto"/>
                <w:bottom w:val="none" w:sz="0" w:space="0" w:color="auto"/>
                <w:right w:val="none" w:sz="0" w:space="0" w:color="auto"/>
              </w:divBdr>
            </w:div>
            <w:div w:id="312148763">
              <w:marLeft w:val="0"/>
              <w:marRight w:val="0"/>
              <w:marTop w:val="40"/>
              <w:marBottom w:val="40"/>
              <w:divBdr>
                <w:top w:val="none" w:sz="0" w:space="0" w:color="auto"/>
                <w:left w:val="none" w:sz="0" w:space="0" w:color="auto"/>
                <w:bottom w:val="none" w:sz="0" w:space="0" w:color="auto"/>
                <w:right w:val="none" w:sz="0" w:space="0" w:color="auto"/>
              </w:divBdr>
            </w:div>
            <w:div w:id="394818590">
              <w:marLeft w:val="0"/>
              <w:marRight w:val="0"/>
              <w:marTop w:val="40"/>
              <w:marBottom w:val="40"/>
              <w:divBdr>
                <w:top w:val="none" w:sz="0" w:space="0" w:color="auto"/>
                <w:left w:val="none" w:sz="0" w:space="0" w:color="auto"/>
                <w:bottom w:val="none" w:sz="0" w:space="0" w:color="auto"/>
                <w:right w:val="none" w:sz="0" w:space="0" w:color="auto"/>
              </w:divBdr>
            </w:div>
            <w:div w:id="418407012">
              <w:marLeft w:val="0"/>
              <w:marRight w:val="0"/>
              <w:marTop w:val="40"/>
              <w:marBottom w:val="40"/>
              <w:divBdr>
                <w:top w:val="none" w:sz="0" w:space="0" w:color="auto"/>
                <w:left w:val="none" w:sz="0" w:space="0" w:color="auto"/>
                <w:bottom w:val="none" w:sz="0" w:space="0" w:color="auto"/>
                <w:right w:val="none" w:sz="0" w:space="0" w:color="auto"/>
              </w:divBdr>
            </w:div>
            <w:div w:id="425226148">
              <w:marLeft w:val="0"/>
              <w:marRight w:val="0"/>
              <w:marTop w:val="0"/>
              <w:marBottom w:val="0"/>
              <w:divBdr>
                <w:top w:val="none" w:sz="0" w:space="0" w:color="auto"/>
                <w:left w:val="none" w:sz="0" w:space="0" w:color="auto"/>
                <w:bottom w:val="none" w:sz="0" w:space="0" w:color="auto"/>
                <w:right w:val="none" w:sz="0" w:space="0" w:color="auto"/>
              </w:divBdr>
            </w:div>
            <w:div w:id="428551503">
              <w:marLeft w:val="0"/>
              <w:marRight w:val="0"/>
              <w:marTop w:val="40"/>
              <w:marBottom w:val="40"/>
              <w:divBdr>
                <w:top w:val="none" w:sz="0" w:space="0" w:color="auto"/>
                <w:left w:val="none" w:sz="0" w:space="0" w:color="auto"/>
                <w:bottom w:val="none" w:sz="0" w:space="0" w:color="auto"/>
                <w:right w:val="none" w:sz="0" w:space="0" w:color="auto"/>
              </w:divBdr>
            </w:div>
            <w:div w:id="471213828">
              <w:marLeft w:val="0"/>
              <w:marRight w:val="0"/>
              <w:marTop w:val="40"/>
              <w:marBottom w:val="40"/>
              <w:divBdr>
                <w:top w:val="none" w:sz="0" w:space="0" w:color="auto"/>
                <w:left w:val="none" w:sz="0" w:space="0" w:color="auto"/>
                <w:bottom w:val="none" w:sz="0" w:space="0" w:color="auto"/>
                <w:right w:val="none" w:sz="0" w:space="0" w:color="auto"/>
              </w:divBdr>
            </w:div>
            <w:div w:id="483357503">
              <w:marLeft w:val="0"/>
              <w:marRight w:val="0"/>
              <w:marTop w:val="0"/>
              <w:marBottom w:val="0"/>
              <w:divBdr>
                <w:top w:val="none" w:sz="0" w:space="0" w:color="auto"/>
                <w:left w:val="none" w:sz="0" w:space="0" w:color="auto"/>
                <w:bottom w:val="none" w:sz="0" w:space="0" w:color="auto"/>
                <w:right w:val="none" w:sz="0" w:space="0" w:color="auto"/>
              </w:divBdr>
            </w:div>
            <w:div w:id="537745469">
              <w:marLeft w:val="0"/>
              <w:marRight w:val="0"/>
              <w:marTop w:val="40"/>
              <w:marBottom w:val="40"/>
              <w:divBdr>
                <w:top w:val="none" w:sz="0" w:space="0" w:color="auto"/>
                <w:left w:val="none" w:sz="0" w:space="0" w:color="auto"/>
                <w:bottom w:val="none" w:sz="0" w:space="0" w:color="auto"/>
                <w:right w:val="none" w:sz="0" w:space="0" w:color="auto"/>
              </w:divBdr>
            </w:div>
            <w:div w:id="567569871">
              <w:marLeft w:val="0"/>
              <w:marRight w:val="0"/>
              <w:marTop w:val="0"/>
              <w:marBottom w:val="0"/>
              <w:divBdr>
                <w:top w:val="none" w:sz="0" w:space="0" w:color="auto"/>
                <w:left w:val="none" w:sz="0" w:space="0" w:color="auto"/>
                <w:bottom w:val="none" w:sz="0" w:space="0" w:color="auto"/>
                <w:right w:val="none" w:sz="0" w:space="0" w:color="auto"/>
              </w:divBdr>
            </w:div>
            <w:div w:id="678311976">
              <w:marLeft w:val="0"/>
              <w:marRight w:val="0"/>
              <w:marTop w:val="40"/>
              <w:marBottom w:val="40"/>
              <w:divBdr>
                <w:top w:val="none" w:sz="0" w:space="0" w:color="auto"/>
                <w:left w:val="none" w:sz="0" w:space="0" w:color="auto"/>
                <w:bottom w:val="none" w:sz="0" w:space="0" w:color="auto"/>
                <w:right w:val="none" w:sz="0" w:space="0" w:color="auto"/>
              </w:divBdr>
            </w:div>
            <w:div w:id="691876807">
              <w:marLeft w:val="0"/>
              <w:marRight w:val="0"/>
              <w:marTop w:val="0"/>
              <w:marBottom w:val="0"/>
              <w:divBdr>
                <w:top w:val="none" w:sz="0" w:space="0" w:color="auto"/>
                <w:left w:val="none" w:sz="0" w:space="0" w:color="auto"/>
                <w:bottom w:val="none" w:sz="0" w:space="0" w:color="auto"/>
                <w:right w:val="none" w:sz="0" w:space="0" w:color="auto"/>
              </w:divBdr>
            </w:div>
            <w:div w:id="706373362">
              <w:marLeft w:val="0"/>
              <w:marRight w:val="0"/>
              <w:marTop w:val="40"/>
              <w:marBottom w:val="40"/>
              <w:divBdr>
                <w:top w:val="none" w:sz="0" w:space="0" w:color="auto"/>
                <w:left w:val="none" w:sz="0" w:space="0" w:color="auto"/>
                <w:bottom w:val="none" w:sz="0" w:space="0" w:color="auto"/>
                <w:right w:val="none" w:sz="0" w:space="0" w:color="auto"/>
              </w:divBdr>
            </w:div>
            <w:div w:id="730079934">
              <w:marLeft w:val="0"/>
              <w:marRight w:val="0"/>
              <w:marTop w:val="40"/>
              <w:marBottom w:val="40"/>
              <w:divBdr>
                <w:top w:val="none" w:sz="0" w:space="0" w:color="auto"/>
                <w:left w:val="none" w:sz="0" w:space="0" w:color="auto"/>
                <w:bottom w:val="none" w:sz="0" w:space="0" w:color="auto"/>
                <w:right w:val="none" w:sz="0" w:space="0" w:color="auto"/>
              </w:divBdr>
            </w:div>
            <w:div w:id="738475455">
              <w:marLeft w:val="0"/>
              <w:marRight w:val="0"/>
              <w:marTop w:val="40"/>
              <w:marBottom w:val="40"/>
              <w:divBdr>
                <w:top w:val="none" w:sz="0" w:space="0" w:color="auto"/>
                <w:left w:val="none" w:sz="0" w:space="0" w:color="auto"/>
                <w:bottom w:val="none" w:sz="0" w:space="0" w:color="auto"/>
                <w:right w:val="none" w:sz="0" w:space="0" w:color="auto"/>
              </w:divBdr>
            </w:div>
            <w:div w:id="752625268">
              <w:marLeft w:val="0"/>
              <w:marRight w:val="0"/>
              <w:marTop w:val="40"/>
              <w:marBottom w:val="40"/>
              <w:divBdr>
                <w:top w:val="none" w:sz="0" w:space="0" w:color="auto"/>
                <w:left w:val="none" w:sz="0" w:space="0" w:color="auto"/>
                <w:bottom w:val="none" w:sz="0" w:space="0" w:color="auto"/>
                <w:right w:val="none" w:sz="0" w:space="0" w:color="auto"/>
              </w:divBdr>
            </w:div>
            <w:div w:id="796800999">
              <w:marLeft w:val="0"/>
              <w:marRight w:val="0"/>
              <w:marTop w:val="40"/>
              <w:marBottom w:val="40"/>
              <w:divBdr>
                <w:top w:val="none" w:sz="0" w:space="0" w:color="auto"/>
                <w:left w:val="none" w:sz="0" w:space="0" w:color="auto"/>
                <w:bottom w:val="none" w:sz="0" w:space="0" w:color="auto"/>
                <w:right w:val="none" w:sz="0" w:space="0" w:color="auto"/>
              </w:divBdr>
            </w:div>
            <w:div w:id="854422859">
              <w:marLeft w:val="0"/>
              <w:marRight w:val="0"/>
              <w:marTop w:val="40"/>
              <w:marBottom w:val="40"/>
              <w:divBdr>
                <w:top w:val="none" w:sz="0" w:space="0" w:color="auto"/>
                <w:left w:val="none" w:sz="0" w:space="0" w:color="auto"/>
                <w:bottom w:val="none" w:sz="0" w:space="0" w:color="auto"/>
                <w:right w:val="none" w:sz="0" w:space="0" w:color="auto"/>
              </w:divBdr>
            </w:div>
            <w:div w:id="863058475">
              <w:marLeft w:val="0"/>
              <w:marRight w:val="0"/>
              <w:marTop w:val="0"/>
              <w:marBottom w:val="0"/>
              <w:divBdr>
                <w:top w:val="none" w:sz="0" w:space="0" w:color="auto"/>
                <w:left w:val="none" w:sz="0" w:space="0" w:color="auto"/>
                <w:bottom w:val="none" w:sz="0" w:space="0" w:color="auto"/>
                <w:right w:val="none" w:sz="0" w:space="0" w:color="auto"/>
              </w:divBdr>
            </w:div>
            <w:div w:id="942033296">
              <w:marLeft w:val="0"/>
              <w:marRight w:val="0"/>
              <w:marTop w:val="40"/>
              <w:marBottom w:val="40"/>
              <w:divBdr>
                <w:top w:val="none" w:sz="0" w:space="0" w:color="auto"/>
                <w:left w:val="none" w:sz="0" w:space="0" w:color="auto"/>
                <w:bottom w:val="none" w:sz="0" w:space="0" w:color="auto"/>
                <w:right w:val="none" w:sz="0" w:space="0" w:color="auto"/>
              </w:divBdr>
            </w:div>
            <w:div w:id="950236427">
              <w:marLeft w:val="0"/>
              <w:marRight w:val="0"/>
              <w:marTop w:val="0"/>
              <w:marBottom w:val="0"/>
              <w:divBdr>
                <w:top w:val="none" w:sz="0" w:space="0" w:color="auto"/>
                <w:left w:val="none" w:sz="0" w:space="0" w:color="auto"/>
                <w:bottom w:val="none" w:sz="0" w:space="0" w:color="auto"/>
                <w:right w:val="none" w:sz="0" w:space="0" w:color="auto"/>
              </w:divBdr>
            </w:div>
            <w:div w:id="957415824">
              <w:marLeft w:val="0"/>
              <w:marRight w:val="0"/>
              <w:marTop w:val="40"/>
              <w:marBottom w:val="40"/>
              <w:divBdr>
                <w:top w:val="none" w:sz="0" w:space="0" w:color="auto"/>
                <w:left w:val="none" w:sz="0" w:space="0" w:color="auto"/>
                <w:bottom w:val="none" w:sz="0" w:space="0" w:color="auto"/>
                <w:right w:val="none" w:sz="0" w:space="0" w:color="auto"/>
              </w:divBdr>
            </w:div>
            <w:div w:id="1027213505">
              <w:marLeft w:val="0"/>
              <w:marRight w:val="0"/>
              <w:marTop w:val="40"/>
              <w:marBottom w:val="40"/>
              <w:divBdr>
                <w:top w:val="none" w:sz="0" w:space="0" w:color="auto"/>
                <w:left w:val="none" w:sz="0" w:space="0" w:color="auto"/>
                <w:bottom w:val="none" w:sz="0" w:space="0" w:color="auto"/>
                <w:right w:val="none" w:sz="0" w:space="0" w:color="auto"/>
              </w:divBdr>
            </w:div>
            <w:div w:id="1035812346">
              <w:marLeft w:val="0"/>
              <w:marRight w:val="0"/>
              <w:marTop w:val="40"/>
              <w:marBottom w:val="40"/>
              <w:divBdr>
                <w:top w:val="none" w:sz="0" w:space="0" w:color="auto"/>
                <w:left w:val="none" w:sz="0" w:space="0" w:color="auto"/>
                <w:bottom w:val="none" w:sz="0" w:space="0" w:color="auto"/>
                <w:right w:val="none" w:sz="0" w:space="0" w:color="auto"/>
              </w:divBdr>
            </w:div>
            <w:div w:id="1060903583">
              <w:marLeft w:val="0"/>
              <w:marRight w:val="0"/>
              <w:marTop w:val="40"/>
              <w:marBottom w:val="40"/>
              <w:divBdr>
                <w:top w:val="none" w:sz="0" w:space="0" w:color="auto"/>
                <w:left w:val="none" w:sz="0" w:space="0" w:color="auto"/>
                <w:bottom w:val="none" w:sz="0" w:space="0" w:color="auto"/>
                <w:right w:val="none" w:sz="0" w:space="0" w:color="auto"/>
              </w:divBdr>
            </w:div>
            <w:div w:id="1081684122">
              <w:marLeft w:val="0"/>
              <w:marRight w:val="0"/>
              <w:marTop w:val="40"/>
              <w:marBottom w:val="40"/>
              <w:divBdr>
                <w:top w:val="none" w:sz="0" w:space="0" w:color="auto"/>
                <w:left w:val="none" w:sz="0" w:space="0" w:color="auto"/>
                <w:bottom w:val="none" w:sz="0" w:space="0" w:color="auto"/>
                <w:right w:val="none" w:sz="0" w:space="0" w:color="auto"/>
              </w:divBdr>
            </w:div>
            <w:div w:id="1088774918">
              <w:marLeft w:val="0"/>
              <w:marRight w:val="0"/>
              <w:marTop w:val="40"/>
              <w:marBottom w:val="40"/>
              <w:divBdr>
                <w:top w:val="none" w:sz="0" w:space="0" w:color="auto"/>
                <w:left w:val="none" w:sz="0" w:space="0" w:color="auto"/>
                <w:bottom w:val="none" w:sz="0" w:space="0" w:color="auto"/>
                <w:right w:val="none" w:sz="0" w:space="0" w:color="auto"/>
              </w:divBdr>
            </w:div>
            <w:div w:id="1094670290">
              <w:marLeft w:val="0"/>
              <w:marRight w:val="0"/>
              <w:marTop w:val="40"/>
              <w:marBottom w:val="40"/>
              <w:divBdr>
                <w:top w:val="none" w:sz="0" w:space="0" w:color="auto"/>
                <w:left w:val="none" w:sz="0" w:space="0" w:color="auto"/>
                <w:bottom w:val="none" w:sz="0" w:space="0" w:color="auto"/>
                <w:right w:val="none" w:sz="0" w:space="0" w:color="auto"/>
              </w:divBdr>
            </w:div>
            <w:div w:id="1099522726">
              <w:marLeft w:val="0"/>
              <w:marRight w:val="0"/>
              <w:marTop w:val="40"/>
              <w:marBottom w:val="40"/>
              <w:divBdr>
                <w:top w:val="none" w:sz="0" w:space="0" w:color="auto"/>
                <w:left w:val="none" w:sz="0" w:space="0" w:color="auto"/>
                <w:bottom w:val="none" w:sz="0" w:space="0" w:color="auto"/>
                <w:right w:val="none" w:sz="0" w:space="0" w:color="auto"/>
              </w:divBdr>
            </w:div>
            <w:div w:id="1105265920">
              <w:marLeft w:val="0"/>
              <w:marRight w:val="0"/>
              <w:marTop w:val="40"/>
              <w:marBottom w:val="40"/>
              <w:divBdr>
                <w:top w:val="none" w:sz="0" w:space="0" w:color="auto"/>
                <w:left w:val="none" w:sz="0" w:space="0" w:color="auto"/>
                <w:bottom w:val="none" w:sz="0" w:space="0" w:color="auto"/>
                <w:right w:val="none" w:sz="0" w:space="0" w:color="auto"/>
              </w:divBdr>
            </w:div>
            <w:div w:id="1119059865">
              <w:marLeft w:val="0"/>
              <w:marRight w:val="0"/>
              <w:marTop w:val="40"/>
              <w:marBottom w:val="40"/>
              <w:divBdr>
                <w:top w:val="none" w:sz="0" w:space="0" w:color="auto"/>
                <w:left w:val="none" w:sz="0" w:space="0" w:color="auto"/>
                <w:bottom w:val="none" w:sz="0" w:space="0" w:color="auto"/>
                <w:right w:val="none" w:sz="0" w:space="0" w:color="auto"/>
              </w:divBdr>
            </w:div>
            <w:div w:id="1132820061">
              <w:marLeft w:val="0"/>
              <w:marRight w:val="0"/>
              <w:marTop w:val="40"/>
              <w:marBottom w:val="40"/>
              <w:divBdr>
                <w:top w:val="none" w:sz="0" w:space="0" w:color="auto"/>
                <w:left w:val="none" w:sz="0" w:space="0" w:color="auto"/>
                <w:bottom w:val="none" w:sz="0" w:space="0" w:color="auto"/>
                <w:right w:val="none" w:sz="0" w:space="0" w:color="auto"/>
              </w:divBdr>
            </w:div>
            <w:div w:id="1147430414">
              <w:marLeft w:val="0"/>
              <w:marRight w:val="0"/>
              <w:marTop w:val="40"/>
              <w:marBottom w:val="40"/>
              <w:divBdr>
                <w:top w:val="none" w:sz="0" w:space="0" w:color="auto"/>
                <w:left w:val="none" w:sz="0" w:space="0" w:color="auto"/>
                <w:bottom w:val="none" w:sz="0" w:space="0" w:color="auto"/>
                <w:right w:val="none" w:sz="0" w:space="0" w:color="auto"/>
              </w:divBdr>
            </w:div>
            <w:div w:id="1161774917">
              <w:marLeft w:val="0"/>
              <w:marRight w:val="0"/>
              <w:marTop w:val="40"/>
              <w:marBottom w:val="40"/>
              <w:divBdr>
                <w:top w:val="none" w:sz="0" w:space="0" w:color="auto"/>
                <w:left w:val="none" w:sz="0" w:space="0" w:color="auto"/>
                <w:bottom w:val="none" w:sz="0" w:space="0" w:color="auto"/>
                <w:right w:val="none" w:sz="0" w:space="0" w:color="auto"/>
              </w:divBdr>
            </w:div>
            <w:div w:id="1165896844">
              <w:marLeft w:val="0"/>
              <w:marRight w:val="0"/>
              <w:marTop w:val="0"/>
              <w:marBottom w:val="0"/>
              <w:divBdr>
                <w:top w:val="none" w:sz="0" w:space="0" w:color="auto"/>
                <w:left w:val="none" w:sz="0" w:space="0" w:color="auto"/>
                <w:bottom w:val="none" w:sz="0" w:space="0" w:color="auto"/>
                <w:right w:val="none" w:sz="0" w:space="0" w:color="auto"/>
              </w:divBdr>
            </w:div>
            <w:div w:id="1166746668">
              <w:marLeft w:val="0"/>
              <w:marRight w:val="0"/>
              <w:marTop w:val="40"/>
              <w:marBottom w:val="40"/>
              <w:divBdr>
                <w:top w:val="none" w:sz="0" w:space="0" w:color="auto"/>
                <w:left w:val="none" w:sz="0" w:space="0" w:color="auto"/>
                <w:bottom w:val="none" w:sz="0" w:space="0" w:color="auto"/>
                <w:right w:val="none" w:sz="0" w:space="0" w:color="auto"/>
              </w:divBdr>
            </w:div>
            <w:div w:id="1167481629">
              <w:marLeft w:val="0"/>
              <w:marRight w:val="0"/>
              <w:marTop w:val="40"/>
              <w:marBottom w:val="40"/>
              <w:divBdr>
                <w:top w:val="none" w:sz="0" w:space="0" w:color="auto"/>
                <w:left w:val="none" w:sz="0" w:space="0" w:color="auto"/>
                <w:bottom w:val="none" w:sz="0" w:space="0" w:color="auto"/>
                <w:right w:val="none" w:sz="0" w:space="0" w:color="auto"/>
              </w:divBdr>
            </w:div>
            <w:div w:id="1184175453">
              <w:marLeft w:val="0"/>
              <w:marRight w:val="0"/>
              <w:marTop w:val="40"/>
              <w:marBottom w:val="40"/>
              <w:divBdr>
                <w:top w:val="none" w:sz="0" w:space="0" w:color="auto"/>
                <w:left w:val="none" w:sz="0" w:space="0" w:color="auto"/>
                <w:bottom w:val="none" w:sz="0" w:space="0" w:color="auto"/>
                <w:right w:val="none" w:sz="0" w:space="0" w:color="auto"/>
              </w:divBdr>
            </w:div>
            <w:div w:id="1201700617">
              <w:marLeft w:val="0"/>
              <w:marRight w:val="0"/>
              <w:marTop w:val="40"/>
              <w:marBottom w:val="40"/>
              <w:divBdr>
                <w:top w:val="none" w:sz="0" w:space="0" w:color="auto"/>
                <w:left w:val="none" w:sz="0" w:space="0" w:color="auto"/>
                <w:bottom w:val="none" w:sz="0" w:space="0" w:color="auto"/>
                <w:right w:val="none" w:sz="0" w:space="0" w:color="auto"/>
              </w:divBdr>
            </w:div>
            <w:div w:id="1234774064">
              <w:marLeft w:val="0"/>
              <w:marRight w:val="0"/>
              <w:marTop w:val="40"/>
              <w:marBottom w:val="40"/>
              <w:divBdr>
                <w:top w:val="none" w:sz="0" w:space="0" w:color="auto"/>
                <w:left w:val="none" w:sz="0" w:space="0" w:color="auto"/>
                <w:bottom w:val="none" w:sz="0" w:space="0" w:color="auto"/>
                <w:right w:val="none" w:sz="0" w:space="0" w:color="auto"/>
              </w:divBdr>
            </w:div>
            <w:div w:id="1236818269">
              <w:marLeft w:val="0"/>
              <w:marRight w:val="0"/>
              <w:marTop w:val="40"/>
              <w:marBottom w:val="40"/>
              <w:divBdr>
                <w:top w:val="none" w:sz="0" w:space="0" w:color="auto"/>
                <w:left w:val="none" w:sz="0" w:space="0" w:color="auto"/>
                <w:bottom w:val="none" w:sz="0" w:space="0" w:color="auto"/>
                <w:right w:val="none" w:sz="0" w:space="0" w:color="auto"/>
              </w:divBdr>
            </w:div>
            <w:div w:id="1252004214">
              <w:marLeft w:val="0"/>
              <w:marRight w:val="0"/>
              <w:marTop w:val="40"/>
              <w:marBottom w:val="40"/>
              <w:divBdr>
                <w:top w:val="none" w:sz="0" w:space="0" w:color="auto"/>
                <w:left w:val="none" w:sz="0" w:space="0" w:color="auto"/>
                <w:bottom w:val="none" w:sz="0" w:space="0" w:color="auto"/>
                <w:right w:val="none" w:sz="0" w:space="0" w:color="auto"/>
              </w:divBdr>
            </w:div>
            <w:div w:id="1296447268">
              <w:marLeft w:val="0"/>
              <w:marRight w:val="0"/>
              <w:marTop w:val="0"/>
              <w:marBottom w:val="0"/>
              <w:divBdr>
                <w:top w:val="none" w:sz="0" w:space="0" w:color="auto"/>
                <w:left w:val="none" w:sz="0" w:space="0" w:color="auto"/>
                <w:bottom w:val="none" w:sz="0" w:space="0" w:color="auto"/>
                <w:right w:val="none" w:sz="0" w:space="0" w:color="auto"/>
              </w:divBdr>
            </w:div>
            <w:div w:id="1307465482">
              <w:marLeft w:val="0"/>
              <w:marRight w:val="0"/>
              <w:marTop w:val="40"/>
              <w:marBottom w:val="40"/>
              <w:divBdr>
                <w:top w:val="none" w:sz="0" w:space="0" w:color="auto"/>
                <w:left w:val="none" w:sz="0" w:space="0" w:color="auto"/>
                <w:bottom w:val="none" w:sz="0" w:space="0" w:color="auto"/>
                <w:right w:val="none" w:sz="0" w:space="0" w:color="auto"/>
              </w:divBdr>
            </w:div>
            <w:div w:id="1310745241">
              <w:marLeft w:val="0"/>
              <w:marRight w:val="0"/>
              <w:marTop w:val="40"/>
              <w:marBottom w:val="40"/>
              <w:divBdr>
                <w:top w:val="none" w:sz="0" w:space="0" w:color="auto"/>
                <w:left w:val="none" w:sz="0" w:space="0" w:color="auto"/>
                <w:bottom w:val="none" w:sz="0" w:space="0" w:color="auto"/>
                <w:right w:val="none" w:sz="0" w:space="0" w:color="auto"/>
              </w:divBdr>
            </w:div>
            <w:div w:id="1333945938">
              <w:marLeft w:val="0"/>
              <w:marRight w:val="0"/>
              <w:marTop w:val="40"/>
              <w:marBottom w:val="40"/>
              <w:divBdr>
                <w:top w:val="none" w:sz="0" w:space="0" w:color="auto"/>
                <w:left w:val="none" w:sz="0" w:space="0" w:color="auto"/>
                <w:bottom w:val="none" w:sz="0" w:space="0" w:color="auto"/>
                <w:right w:val="none" w:sz="0" w:space="0" w:color="auto"/>
              </w:divBdr>
            </w:div>
            <w:div w:id="1345400022">
              <w:marLeft w:val="0"/>
              <w:marRight w:val="0"/>
              <w:marTop w:val="40"/>
              <w:marBottom w:val="40"/>
              <w:divBdr>
                <w:top w:val="none" w:sz="0" w:space="0" w:color="auto"/>
                <w:left w:val="none" w:sz="0" w:space="0" w:color="auto"/>
                <w:bottom w:val="none" w:sz="0" w:space="0" w:color="auto"/>
                <w:right w:val="none" w:sz="0" w:space="0" w:color="auto"/>
              </w:divBdr>
            </w:div>
            <w:div w:id="1351681082">
              <w:marLeft w:val="0"/>
              <w:marRight w:val="0"/>
              <w:marTop w:val="0"/>
              <w:marBottom w:val="0"/>
              <w:divBdr>
                <w:top w:val="none" w:sz="0" w:space="0" w:color="auto"/>
                <w:left w:val="none" w:sz="0" w:space="0" w:color="auto"/>
                <w:bottom w:val="none" w:sz="0" w:space="0" w:color="auto"/>
                <w:right w:val="none" w:sz="0" w:space="0" w:color="auto"/>
              </w:divBdr>
            </w:div>
            <w:div w:id="1394501028">
              <w:marLeft w:val="0"/>
              <w:marRight w:val="0"/>
              <w:marTop w:val="40"/>
              <w:marBottom w:val="40"/>
              <w:divBdr>
                <w:top w:val="none" w:sz="0" w:space="0" w:color="auto"/>
                <w:left w:val="none" w:sz="0" w:space="0" w:color="auto"/>
                <w:bottom w:val="none" w:sz="0" w:space="0" w:color="auto"/>
                <w:right w:val="none" w:sz="0" w:space="0" w:color="auto"/>
              </w:divBdr>
            </w:div>
            <w:div w:id="1427339608">
              <w:marLeft w:val="0"/>
              <w:marRight w:val="0"/>
              <w:marTop w:val="0"/>
              <w:marBottom w:val="0"/>
              <w:divBdr>
                <w:top w:val="none" w:sz="0" w:space="0" w:color="auto"/>
                <w:left w:val="none" w:sz="0" w:space="0" w:color="auto"/>
                <w:bottom w:val="none" w:sz="0" w:space="0" w:color="auto"/>
                <w:right w:val="none" w:sz="0" w:space="0" w:color="auto"/>
              </w:divBdr>
            </w:div>
            <w:div w:id="1443576368">
              <w:marLeft w:val="0"/>
              <w:marRight w:val="0"/>
              <w:marTop w:val="40"/>
              <w:marBottom w:val="40"/>
              <w:divBdr>
                <w:top w:val="none" w:sz="0" w:space="0" w:color="auto"/>
                <w:left w:val="none" w:sz="0" w:space="0" w:color="auto"/>
                <w:bottom w:val="none" w:sz="0" w:space="0" w:color="auto"/>
                <w:right w:val="none" w:sz="0" w:space="0" w:color="auto"/>
              </w:divBdr>
            </w:div>
            <w:div w:id="1468623189">
              <w:marLeft w:val="0"/>
              <w:marRight w:val="0"/>
              <w:marTop w:val="40"/>
              <w:marBottom w:val="40"/>
              <w:divBdr>
                <w:top w:val="none" w:sz="0" w:space="0" w:color="auto"/>
                <w:left w:val="none" w:sz="0" w:space="0" w:color="auto"/>
                <w:bottom w:val="none" w:sz="0" w:space="0" w:color="auto"/>
                <w:right w:val="none" w:sz="0" w:space="0" w:color="auto"/>
              </w:divBdr>
            </w:div>
            <w:div w:id="1498613323">
              <w:marLeft w:val="0"/>
              <w:marRight w:val="0"/>
              <w:marTop w:val="40"/>
              <w:marBottom w:val="40"/>
              <w:divBdr>
                <w:top w:val="none" w:sz="0" w:space="0" w:color="auto"/>
                <w:left w:val="none" w:sz="0" w:space="0" w:color="auto"/>
                <w:bottom w:val="none" w:sz="0" w:space="0" w:color="auto"/>
                <w:right w:val="none" w:sz="0" w:space="0" w:color="auto"/>
              </w:divBdr>
            </w:div>
            <w:div w:id="1544557302">
              <w:marLeft w:val="0"/>
              <w:marRight w:val="0"/>
              <w:marTop w:val="40"/>
              <w:marBottom w:val="40"/>
              <w:divBdr>
                <w:top w:val="none" w:sz="0" w:space="0" w:color="auto"/>
                <w:left w:val="none" w:sz="0" w:space="0" w:color="auto"/>
                <w:bottom w:val="none" w:sz="0" w:space="0" w:color="auto"/>
                <w:right w:val="none" w:sz="0" w:space="0" w:color="auto"/>
              </w:divBdr>
            </w:div>
            <w:div w:id="1549337155">
              <w:marLeft w:val="0"/>
              <w:marRight w:val="0"/>
              <w:marTop w:val="0"/>
              <w:marBottom w:val="0"/>
              <w:divBdr>
                <w:top w:val="none" w:sz="0" w:space="0" w:color="auto"/>
                <w:left w:val="none" w:sz="0" w:space="0" w:color="auto"/>
                <w:bottom w:val="none" w:sz="0" w:space="0" w:color="auto"/>
                <w:right w:val="none" w:sz="0" w:space="0" w:color="auto"/>
              </w:divBdr>
            </w:div>
            <w:div w:id="1565532425">
              <w:marLeft w:val="0"/>
              <w:marRight w:val="0"/>
              <w:marTop w:val="0"/>
              <w:marBottom w:val="0"/>
              <w:divBdr>
                <w:top w:val="none" w:sz="0" w:space="0" w:color="auto"/>
                <w:left w:val="none" w:sz="0" w:space="0" w:color="auto"/>
                <w:bottom w:val="none" w:sz="0" w:space="0" w:color="auto"/>
                <w:right w:val="none" w:sz="0" w:space="0" w:color="auto"/>
              </w:divBdr>
            </w:div>
            <w:div w:id="1616598431">
              <w:marLeft w:val="0"/>
              <w:marRight w:val="0"/>
              <w:marTop w:val="40"/>
              <w:marBottom w:val="40"/>
              <w:divBdr>
                <w:top w:val="none" w:sz="0" w:space="0" w:color="auto"/>
                <w:left w:val="none" w:sz="0" w:space="0" w:color="auto"/>
                <w:bottom w:val="none" w:sz="0" w:space="0" w:color="auto"/>
                <w:right w:val="none" w:sz="0" w:space="0" w:color="auto"/>
              </w:divBdr>
            </w:div>
            <w:div w:id="1653633581">
              <w:marLeft w:val="0"/>
              <w:marRight w:val="0"/>
              <w:marTop w:val="40"/>
              <w:marBottom w:val="40"/>
              <w:divBdr>
                <w:top w:val="none" w:sz="0" w:space="0" w:color="auto"/>
                <w:left w:val="none" w:sz="0" w:space="0" w:color="auto"/>
                <w:bottom w:val="none" w:sz="0" w:space="0" w:color="auto"/>
                <w:right w:val="none" w:sz="0" w:space="0" w:color="auto"/>
              </w:divBdr>
            </w:div>
            <w:div w:id="1673603263">
              <w:marLeft w:val="0"/>
              <w:marRight w:val="0"/>
              <w:marTop w:val="40"/>
              <w:marBottom w:val="40"/>
              <w:divBdr>
                <w:top w:val="none" w:sz="0" w:space="0" w:color="auto"/>
                <w:left w:val="none" w:sz="0" w:space="0" w:color="auto"/>
                <w:bottom w:val="none" w:sz="0" w:space="0" w:color="auto"/>
                <w:right w:val="none" w:sz="0" w:space="0" w:color="auto"/>
              </w:divBdr>
            </w:div>
            <w:div w:id="1713917340">
              <w:marLeft w:val="0"/>
              <w:marRight w:val="0"/>
              <w:marTop w:val="40"/>
              <w:marBottom w:val="40"/>
              <w:divBdr>
                <w:top w:val="none" w:sz="0" w:space="0" w:color="auto"/>
                <w:left w:val="none" w:sz="0" w:space="0" w:color="auto"/>
                <w:bottom w:val="none" w:sz="0" w:space="0" w:color="auto"/>
                <w:right w:val="none" w:sz="0" w:space="0" w:color="auto"/>
              </w:divBdr>
            </w:div>
            <w:div w:id="1777670193">
              <w:marLeft w:val="0"/>
              <w:marRight w:val="0"/>
              <w:marTop w:val="40"/>
              <w:marBottom w:val="40"/>
              <w:divBdr>
                <w:top w:val="none" w:sz="0" w:space="0" w:color="auto"/>
                <w:left w:val="none" w:sz="0" w:space="0" w:color="auto"/>
                <w:bottom w:val="none" w:sz="0" w:space="0" w:color="auto"/>
                <w:right w:val="none" w:sz="0" w:space="0" w:color="auto"/>
              </w:divBdr>
            </w:div>
            <w:div w:id="1787965213">
              <w:marLeft w:val="0"/>
              <w:marRight w:val="0"/>
              <w:marTop w:val="40"/>
              <w:marBottom w:val="40"/>
              <w:divBdr>
                <w:top w:val="none" w:sz="0" w:space="0" w:color="auto"/>
                <w:left w:val="none" w:sz="0" w:space="0" w:color="auto"/>
                <w:bottom w:val="none" w:sz="0" w:space="0" w:color="auto"/>
                <w:right w:val="none" w:sz="0" w:space="0" w:color="auto"/>
              </w:divBdr>
            </w:div>
            <w:div w:id="1796676746">
              <w:marLeft w:val="0"/>
              <w:marRight w:val="0"/>
              <w:marTop w:val="40"/>
              <w:marBottom w:val="40"/>
              <w:divBdr>
                <w:top w:val="none" w:sz="0" w:space="0" w:color="auto"/>
                <w:left w:val="none" w:sz="0" w:space="0" w:color="auto"/>
                <w:bottom w:val="none" w:sz="0" w:space="0" w:color="auto"/>
                <w:right w:val="none" w:sz="0" w:space="0" w:color="auto"/>
              </w:divBdr>
            </w:div>
            <w:div w:id="1803647924">
              <w:marLeft w:val="0"/>
              <w:marRight w:val="0"/>
              <w:marTop w:val="0"/>
              <w:marBottom w:val="0"/>
              <w:divBdr>
                <w:top w:val="none" w:sz="0" w:space="0" w:color="auto"/>
                <w:left w:val="none" w:sz="0" w:space="0" w:color="auto"/>
                <w:bottom w:val="none" w:sz="0" w:space="0" w:color="auto"/>
                <w:right w:val="none" w:sz="0" w:space="0" w:color="auto"/>
              </w:divBdr>
            </w:div>
            <w:div w:id="1845776688">
              <w:marLeft w:val="0"/>
              <w:marRight w:val="0"/>
              <w:marTop w:val="40"/>
              <w:marBottom w:val="40"/>
              <w:divBdr>
                <w:top w:val="none" w:sz="0" w:space="0" w:color="auto"/>
                <w:left w:val="none" w:sz="0" w:space="0" w:color="auto"/>
                <w:bottom w:val="none" w:sz="0" w:space="0" w:color="auto"/>
                <w:right w:val="none" w:sz="0" w:space="0" w:color="auto"/>
              </w:divBdr>
            </w:div>
            <w:div w:id="1846285218">
              <w:marLeft w:val="0"/>
              <w:marRight w:val="0"/>
              <w:marTop w:val="0"/>
              <w:marBottom w:val="0"/>
              <w:divBdr>
                <w:top w:val="none" w:sz="0" w:space="0" w:color="auto"/>
                <w:left w:val="none" w:sz="0" w:space="0" w:color="auto"/>
                <w:bottom w:val="none" w:sz="0" w:space="0" w:color="auto"/>
                <w:right w:val="none" w:sz="0" w:space="0" w:color="auto"/>
              </w:divBdr>
            </w:div>
            <w:div w:id="1855681419">
              <w:marLeft w:val="0"/>
              <w:marRight w:val="0"/>
              <w:marTop w:val="40"/>
              <w:marBottom w:val="40"/>
              <w:divBdr>
                <w:top w:val="none" w:sz="0" w:space="0" w:color="auto"/>
                <w:left w:val="none" w:sz="0" w:space="0" w:color="auto"/>
                <w:bottom w:val="none" w:sz="0" w:space="0" w:color="auto"/>
                <w:right w:val="none" w:sz="0" w:space="0" w:color="auto"/>
              </w:divBdr>
            </w:div>
            <w:div w:id="1882284027">
              <w:marLeft w:val="0"/>
              <w:marRight w:val="0"/>
              <w:marTop w:val="40"/>
              <w:marBottom w:val="40"/>
              <w:divBdr>
                <w:top w:val="none" w:sz="0" w:space="0" w:color="auto"/>
                <w:left w:val="none" w:sz="0" w:space="0" w:color="auto"/>
                <w:bottom w:val="none" w:sz="0" w:space="0" w:color="auto"/>
                <w:right w:val="none" w:sz="0" w:space="0" w:color="auto"/>
              </w:divBdr>
            </w:div>
            <w:div w:id="1912888487">
              <w:marLeft w:val="0"/>
              <w:marRight w:val="0"/>
              <w:marTop w:val="40"/>
              <w:marBottom w:val="40"/>
              <w:divBdr>
                <w:top w:val="none" w:sz="0" w:space="0" w:color="auto"/>
                <w:left w:val="none" w:sz="0" w:space="0" w:color="auto"/>
                <w:bottom w:val="none" w:sz="0" w:space="0" w:color="auto"/>
                <w:right w:val="none" w:sz="0" w:space="0" w:color="auto"/>
              </w:divBdr>
            </w:div>
            <w:div w:id="1950308141">
              <w:marLeft w:val="0"/>
              <w:marRight w:val="0"/>
              <w:marTop w:val="40"/>
              <w:marBottom w:val="40"/>
              <w:divBdr>
                <w:top w:val="none" w:sz="0" w:space="0" w:color="auto"/>
                <w:left w:val="none" w:sz="0" w:space="0" w:color="auto"/>
                <w:bottom w:val="none" w:sz="0" w:space="0" w:color="auto"/>
                <w:right w:val="none" w:sz="0" w:space="0" w:color="auto"/>
              </w:divBdr>
            </w:div>
            <w:div w:id="1978563905">
              <w:marLeft w:val="0"/>
              <w:marRight w:val="0"/>
              <w:marTop w:val="0"/>
              <w:marBottom w:val="0"/>
              <w:divBdr>
                <w:top w:val="none" w:sz="0" w:space="0" w:color="auto"/>
                <w:left w:val="none" w:sz="0" w:space="0" w:color="auto"/>
                <w:bottom w:val="none" w:sz="0" w:space="0" w:color="auto"/>
                <w:right w:val="none" w:sz="0" w:space="0" w:color="auto"/>
              </w:divBdr>
            </w:div>
            <w:div w:id="1987856633">
              <w:marLeft w:val="0"/>
              <w:marRight w:val="0"/>
              <w:marTop w:val="40"/>
              <w:marBottom w:val="40"/>
              <w:divBdr>
                <w:top w:val="none" w:sz="0" w:space="0" w:color="auto"/>
                <w:left w:val="none" w:sz="0" w:space="0" w:color="auto"/>
                <w:bottom w:val="none" w:sz="0" w:space="0" w:color="auto"/>
                <w:right w:val="none" w:sz="0" w:space="0" w:color="auto"/>
              </w:divBdr>
            </w:div>
            <w:div w:id="2007592799">
              <w:marLeft w:val="0"/>
              <w:marRight w:val="0"/>
              <w:marTop w:val="40"/>
              <w:marBottom w:val="40"/>
              <w:divBdr>
                <w:top w:val="none" w:sz="0" w:space="0" w:color="auto"/>
                <w:left w:val="none" w:sz="0" w:space="0" w:color="auto"/>
                <w:bottom w:val="none" w:sz="0" w:space="0" w:color="auto"/>
                <w:right w:val="none" w:sz="0" w:space="0" w:color="auto"/>
              </w:divBdr>
            </w:div>
            <w:div w:id="2042245278">
              <w:marLeft w:val="0"/>
              <w:marRight w:val="0"/>
              <w:marTop w:val="40"/>
              <w:marBottom w:val="40"/>
              <w:divBdr>
                <w:top w:val="none" w:sz="0" w:space="0" w:color="auto"/>
                <w:left w:val="none" w:sz="0" w:space="0" w:color="auto"/>
                <w:bottom w:val="none" w:sz="0" w:space="0" w:color="auto"/>
                <w:right w:val="none" w:sz="0" w:space="0" w:color="auto"/>
              </w:divBdr>
            </w:div>
            <w:div w:id="2092579584">
              <w:marLeft w:val="0"/>
              <w:marRight w:val="0"/>
              <w:marTop w:val="40"/>
              <w:marBottom w:val="40"/>
              <w:divBdr>
                <w:top w:val="none" w:sz="0" w:space="0" w:color="auto"/>
                <w:left w:val="none" w:sz="0" w:space="0" w:color="auto"/>
                <w:bottom w:val="none" w:sz="0" w:space="0" w:color="auto"/>
                <w:right w:val="none" w:sz="0" w:space="0" w:color="auto"/>
              </w:divBdr>
            </w:div>
            <w:div w:id="2095200085">
              <w:marLeft w:val="0"/>
              <w:marRight w:val="0"/>
              <w:marTop w:val="40"/>
              <w:marBottom w:val="40"/>
              <w:divBdr>
                <w:top w:val="none" w:sz="0" w:space="0" w:color="auto"/>
                <w:left w:val="none" w:sz="0" w:space="0" w:color="auto"/>
                <w:bottom w:val="none" w:sz="0" w:space="0" w:color="auto"/>
                <w:right w:val="none" w:sz="0" w:space="0" w:color="auto"/>
              </w:divBdr>
            </w:div>
            <w:div w:id="2112890828">
              <w:marLeft w:val="0"/>
              <w:marRight w:val="0"/>
              <w:marTop w:val="40"/>
              <w:marBottom w:val="40"/>
              <w:divBdr>
                <w:top w:val="none" w:sz="0" w:space="0" w:color="auto"/>
                <w:left w:val="none" w:sz="0" w:space="0" w:color="auto"/>
                <w:bottom w:val="none" w:sz="0" w:space="0" w:color="auto"/>
                <w:right w:val="none" w:sz="0" w:space="0" w:color="auto"/>
              </w:divBdr>
            </w:div>
            <w:div w:id="2133360602">
              <w:marLeft w:val="0"/>
              <w:marRight w:val="0"/>
              <w:marTop w:val="40"/>
              <w:marBottom w:val="40"/>
              <w:divBdr>
                <w:top w:val="none" w:sz="0" w:space="0" w:color="auto"/>
                <w:left w:val="none" w:sz="0" w:space="0" w:color="auto"/>
                <w:bottom w:val="none" w:sz="0" w:space="0" w:color="auto"/>
                <w:right w:val="none" w:sz="0" w:space="0" w:color="auto"/>
              </w:divBdr>
            </w:div>
          </w:divsChild>
        </w:div>
        <w:div w:id="1002665242">
          <w:marLeft w:val="0"/>
          <w:marRight w:val="0"/>
          <w:marTop w:val="0"/>
          <w:marBottom w:val="0"/>
          <w:divBdr>
            <w:top w:val="none" w:sz="0" w:space="0" w:color="auto"/>
            <w:left w:val="none" w:sz="0" w:space="0" w:color="auto"/>
            <w:bottom w:val="none" w:sz="0" w:space="0" w:color="auto"/>
            <w:right w:val="none" w:sz="0" w:space="0" w:color="auto"/>
          </w:divBdr>
        </w:div>
        <w:div w:id="1288775099">
          <w:marLeft w:val="0"/>
          <w:marRight w:val="0"/>
          <w:marTop w:val="0"/>
          <w:marBottom w:val="0"/>
          <w:divBdr>
            <w:top w:val="none" w:sz="0" w:space="0" w:color="auto"/>
            <w:left w:val="none" w:sz="0" w:space="0" w:color="auto"/>
            <w:bottom w:val="none" w:sz="0" w:space="0" w:color="auto"/>
            <w:right w:val="none" w:sz="0" w:space="0" w:color="auto"/>
          </w:divBdr>
        </w:div>
        <w:div w:id="2128039866">
          <w:marLeft w:val="0"/>
          <w:marRight w:val="0"/>
          <w:marTop w:val="0"/>
          <w:marBottom w:val="0"/>
          <w:divBdr>
            <w:top w:val="none" w:sz="0" w:space="0" w:color="auto"/>
            <w:left w:val="none" w:sz="0" w:space="0" w:color="auto"/>
            <w:bottom w:val="none" w:sz="0" w:space="0" w:color="auto"/>
            <w:right w:val="none" w:sz="0" w:space="0" w:color="auto"/>
          </w:divBdr>
        </w:div>
      </w:divsChild>
    </w:div>
    <w:div w:id="1653101461">
      <w:bodyDiv w:val="1"/>
      <w:marLeft w:val="0"/>
      <w:marRight w:val="0"/>
      <w:marTop w:val="0"/>
      <w:marBottom w:val="0"/>
      <w:divBdr>
        <w:top w:val="none" w:sz="0" w:space="0" w:color="auto"/>
        <w:left w:val="none" w:sz="0" w:space="0" w:color="auto"/>
        <w:bottom w:val="none" w:sz="0" w:space="0" w:color="auto"/>
        <w:right w:val="none" w:sz="0" w:space="0" w:color="auto"/>
      </w:divBdr>
    </w:div>
    <w:div w:id="1675109200">
      <w:bodyDiv w:val="1"/>
      <w:marLeft w:val="0"/>
      <w:marRight w:val="0"/>
      <w:marTop w:val="0"/>
      <w:marBottom w:val="0"/>
      <w:divBdr>
        <w:top w:val="none" w:sz="0" w:space="0" w:color="auto"/>
        <w:left w:val="none" w:sz="0" w:space="0" w:color="auto"/>
        <w:bottom w:val="none" w:sz="0" w:space="0" w:color="auto"/>
        <w:right w:val="none" w:sz="0" w:space="0" w:color="auto"/>
      </w:divBdr>
      <w:divsChild>
        <w:div w:id="352197095">
          <w:marLeft w:val="274"/>
          <w:marRight w:val="0"/>
          <w:marTop w:val="120"/>
          <w:marBottom w:val="0"/>
          <w:divBdr>
            <w:top w:val="none" w:sz="0" w:space="0" w:color="auto"/>
            <w:left w:val="none" w:sz="0" w:space="0" w:color="auto"/>
            <w:bottom w:val="none" w:sz="0" w:space="0" w:color="auto"/>
            <w:right w:val="none" w:sz="0" w:space="0" w:color="auto"/>
          </w:divBdr>
        </w:div>
        <w:div w:id="1701080201">
          <w:marLeft w:val="274"/>
          <w:marRight w:val="0"/>
          <w:marTop w:val="120"/>
          <w:marBottom w:val="0"/>
          <w:divBdr>
            <w:top w:val="none" w:sz="0" w:space="0" w:color="auto"/>
            <w:left w:val="none" w:sz="0" w:space="0" w:color="auto"/>
            <w:bottom w:val="none" w:sz="0" w:space="0" w:color="auto"/>
            <w:right w:val="none" w:sz="0" w:space="0" w:color="auto"/>
          </w:divBdr>
        </w:div>
        <w:div w:id="2133552088">
          <w:marLeft w:val="274"/>
          <w:marRight w:val="0"/>
          <w:marTop w:val="120"/>
          <w:marBottom w:val="0"/>
          <w:divBdr>
            <w:top w:val="none" w:sz="0" w:space="0" w:color="auto"/>
            <w:left w:val="none" w:sz="0" w:space="0" w:color="auto"/>
            <w:bottom w:val="none" w:sz="0" w:space="0" w:color="auto"/>
            <w:right w:val="none" w:sz="0" w:space="0" w:color="auto"/>
          </w:divBdr>
        </w:div>
      </w:divsChild>
    </w:div>
    <w:div w:id="1676689464">
      <w:bodyDiv w:val="1"/>
      <w:marLeft w:val="0"/>
      <w:marRight w:val="0"/>
      <w:marTop w:val="0"/>
      <w:marBottom w:val="0"/>
      <w:divBdr>
        <w:top w:val="none" w:sz="0" w:space="0" w:color="auto"/>
        <w:left w:val="none" w:sz="0" w:space="0" w:color="auto"/>
        <w:bottom w:val="none" w:sz="0" w:space="0" w:color="auto"/>
        <w:right w:val="none" w:sz="0" w:space="0" w:color="auto"/>
      </w:divBdr>
      <w:divsChild>
        <w:div w:id="2142263787">
          <w:marLeft w:val="0"/>
          <w:marRight w:val="0"/>
          <w:marTop w:val="0"/>
          <w:marBottom w:val="0"/>
          <w:divBdr>
            <w:top w:val="none" w:sz="0" w:space="0" w:color="auto"/>
            <w:left w:val="none" w:sz="0" w:space="0" w:color="auto"/>
            <w:bottom w:val="none" w:sz="0" w:space="0" w:color="auto"/>
            <w:right w:val="none" w:sz="0" w:space="0" w:color="auto"/>
          </w:divBdr>
        </w:div>
      </w:divsChild>
    </w:div>
    <w:div w:id="1685667202">
      <w:bodyDiv w:val="1"/>
      <w:marLeft w:val="0"/>
      <w:marRight w:val="0"/>
      <w:marTop w:val="0"/>
      <w:marBottom w:val="0"/>
      <w:divBdr>
        <w:top w:val="none" w:sz="0" w:space="0" w:color="auto"/>
        <w:left w:val="none" w:sz="0" w:space="0" w:color="auto"/>
        <w:bottom w:val="none" w:sz="0" w:space="0" w:color="auto"/>
        <w:right w:val="none" w:sz="0" w:space="0" w:color="auto"/>
      </w:divBdr>
    </w:div>
    <w:div w:id="1697194334">
      <w:bodyDiv w:val="1"/>
      <w:marLeft w:val="0"/>
      <w:marRight w:val="0"/>
      <w:marTop w:val="0"/>
      <w:marBottom w:val="0"/>
      <w:divBdr>
        <w:top w:val="none" w:sz="0" w:space="0" w:color="auto"/>
        <w:left w:val="none" w:sz="0" w:space="0" w:color="auto"/>
        <w:bottom w:val="none" w:sz="0" w:space="0" w:color="auto"/>
        <w:right w:val="none" w:sz="0" w:space="0" w:color="auto"/>
      </w:divBdr>
    </w:div>
    <w:div w:id="1697195652">
      <w:bodyDiv w:val="1"/>
      <w:marLeft w:val="0"/>
      <w:marRight w:val="0"/>
      <w:marTop w:val="0"/>
      <w:marBottom w:val="0"/>
      <w:divBdr>
        <w:top w:val="none" w:sz="0" w:space="0" w:color="auto"/>
        <w:left w:val="none" w:sz="0" w:space="0" w:color="auto"/>
        <w:bottom w:val="none" w:sz="0" w:space="0" w:color="auto"/>
        <w:right w:val="none" w:sz="0" w:space="0" w:color="auto"/>
      </w:divBdr>
    </w:div>
    <w:div w:id="1703282641">
      <w:bodyDiv w:val="1"/>
      <w:marLeft w:val="0"/>
      <w:marRight w:val="0"/>
      <w:marTop w:val="0"/>
      <w:marBottom w:val="0"/>
      <w:divBdr>
        <w:top w:val="none" w:sz="0" w:space="0" w:color="auto"/>
        <w:left w:val="none" w:sz="0" w:space="0" w:color="auto"/>
        <w:bottom w:val="none" w:sz="0" w:space="0" w:color="auto"/>
        <w:right w:val="none" w:sz="0" w:space="0" w:color="auto"/>
      </w:divBdr>
    </w:div>
    <w:div w:id="1711808135">
      <w:bodyDiv w:val="1"/>
      <w:marLeft w:val="0"/>
      <w:marRight w:val="0"/>
      <w:marTop w:val="0"/>
      <w:marBottom w:val="0"/>
      <w:divBdr>
        <w:top w:val="none" w:sz="0" w:space="0" w:color="auto"/>
        <w:left w:val="none" w:sz="0" w:space="0" w:color="auto"/>
        <w:bottom w:val="none" w:sz="0" w:space="0" w:color="auto"/>
        <w:right w:val="none" w:sz="0" w:space="0" w:color="auto"/>
      </w:divBdr>
    </w:div>
    <w:div w:id="1726174364">
      <w:bodyDiv w:val="1"/>
      <w:marLeft w:val="0"/>
      <w:marRight w:val="0"/>
      <w:marTop w:val="0"/>
      <w:marBottom w:val="0"/>
      <w:divBdr>
        <w:top w:val="none" w:sz="0" w:space="0" w:color="auto"/>
        <w:left w:val="none" w:sz="0" w:space="0" w:color="auto"/>
        <w:bottom w:val="none" w:sz="0" w:space="0" w:color="auto"/>
        <w:right w:val="none" w:sz="0" w:space="0" w:color="auto"/>
      </w:divBdr>
    </w:div>
    <w:div w:id="1749499792">
      <w:bodyDiv w:val="1"/>
      <w:marLeft w:val="0"/>
      <w:marRight w:val="0"/>
      <w:marTop w:val="0"/>
      <w:marBottom w:val="0"/>
      <w:divBdr>
        <w:top w:val="none" w:sz="0" w:space="0" w:color="auto"/>
        <w:left w:val="none" w:sz="0" w:space="0" w:color="auto"/>
        <w:bottom w:val="none" w:sz="0" w:space="0" w:color="auto"/>
        <w:right w:val="none" w:sz="0" w:space="0" w:color="auto"/>
      </w:divBdr>
    </w:div>
    <w:div w:id="1761556895">
      <w:bodyDiv w:val="1"/>
      <w:marLeft w:val="0"/>
      <w:marRight w:val="0"/>
      <w:marTop w:val="0"/>
      <w:marBottom w:val="0"/>
      <w:divBdr>
        <w:top w:val="none" w:sz="0" w:space="0" w:color="auto"/>
        <w:left w:val="none" w:sz="0" w:space="0" w:color="auto"/>
        <w:bottom w:val="none" w:sz="0" w:space="0" w:color="auto"/>
        <w:right w:val="none" w:sz="0" w:space="0" w:color="auto"/>
      </w:divBdr>
    </w:div>
    <w:div w:id="1762725741">
      <w:bodyDiv w:val="1"/>
      <w:marLeft w:val="0"/>
      <w:marRight w:val="0"/>
      <w:marTop w:val="0"/>
      <w:marBottom w:val="0"/>
      <w:divBdr>
        <w:top w:val="none" w:sz="0" w:space="0" w:color="auto"/>
        <w:left w:val="none" w:sz="0" w:space="0" w:color="auto"/>
        <w:bottom w:val="none" w:sz="0" w:space="0" w:color="auto"/>
        <w:right w:val="none" w:sz="0" w:space="0" w:color="auto"/>
      </w:divBdr>
    </w:div>
    <w:div w:id="1778717207">
      <w:bodyDiv w:val="1"/>
      <w:marLeft w:val="0"/>
      <w:marRight w:val="0"/>
      <w:marTop w:val="0"/>
      <w:marBottom w:val="0"/>
      <w:divBdr>
        <w:top w:val="none" w:sz="0" w:space="0" w:color="auto"/>
        <w:left w:val="none" w:sz="0" w:space="0" w:color="auto"/>
        <w:bottom w:val="none" w:sz="0" w:space="0" w:color="auto"/>
        <w:right w:val="none" w:sz="0" w:space="0" w:color="auto"/>
      </w:divBdr>
    </w:div>
    <w:div w:id="1779400558">
      <w:bodyDiv w:val="1"/>
      <w:marLeft w:val="0"/>
      <w:marRight w:val="0"/>
      <w:marTop w:val="0"/>
      <w:marBottom w:val="0"/>
      <w:divBdr>
        <w:top w:val="none" w:sz="0" w:space="0" w:color="auto"/>
        <w:left w:val="none" w:sz="0" w:space="0" w:color="auto"/>
        <w:bottom w:val="none" w:sz="0" w:space="0" w:color="auto"/>
        <w:right w:val="none" w:sz="0" w:space="0" w:color="auto"/>
      </w:divBdr>
    </w:div>
    <w:div w:id="1794209580">
      <w:bodyDiv w:val="1"/>
      <w:marLeft w:val="0"/>
      <w:marRight w:val="0"/>
      <w:marTop w:val="0"/>
      <w:marBottom w:val="0"/>
      <w:divBdr>
        <w:top w:val="none" w:sz="0" w:space="0" w:color="auto"/>
        <w:left w:val="none" w:sz="0" w:space="0" w:color="auto"/>
        <w:bottom w:val="none" w:sz="0" w:space="0" w:color="auto"/>
        <w:right w:val="none" w:sz="0" w:space="0" w:color="auto"/>
      </w:divBdr>
    </w:div>
    <w:div w:id="1802380263">
      <w:bodyDiv w:val="1"/>
      <w:marLeft w:val="0"/>
      <w:marRight w:val="0"/>
      <w:marTop w:val="0"/>
      <w:marBottom w:val="0"/>
      <w:divBdr>
        <w:top w:val="none" w:sz="0" w:space="0" w:color="auto"/>
        <w:left w:val="none" w:sz="0" w:space="0" w:color="auto"/>
        <w:bottom w:val="none" w:sz="0" w:space="0" w:color="auto"/>
        <w:right w:val="none" w:sz="0" w:space="0" w:color="auto"/>
      </w:divBdr>
    </w:div>
    <w:div w:id="1810787081">
      <w:bodyDiv w:val="1"/>
      <w:marLeft w:val="0"/>
      <w:marRight w:val="0"/>
      <w:marTop w:val="0"/>
      <w:marBottom w:val="0"/>
      <w:divBdr>
        <w:top w:val="none" w:sz="0" w:space="0" w:color="auto"/>
        <w:left w:val="none" w:sz="0" w:space="0" w:color="auto"/>
        <w:bottom w:val="none" w:sz="0" w:space="0" w:color="auto"/>
        <w:right w:val="none" w:sz="0" w:space="0" w:color="auto"/>
      </w:divBdr>
      <w:divsChild>
        <w:div w:id="326440300">
          <w:marLeft w:val="274"/>
          <w:marRight w:val="0"/>
          <w:marTop w:val="120"/>
          <w:marBottom w:val="0"/>
          <w:divBdr>
            <w:top w:val="none" w:sz="0" w:space="0" w:color="auto"/>
            <w:left w:val="none" w:sz="0" w:space="0" w:color="auto"/>
            <w:bottom w:val="none" w:sz="0" w:space="0" w:color="auto"/>
            <w:right w:val="none" w:sz="0" w:space="0" w:color="auto"/>
          </w:divBdr>
        </w:div>
        <w:div w:id="593827391">
          <w:marLeft w:val="806"/>
          <w:marRight w:val="0"/>
          <w:marTop w:val="0"/>
          <w:marBottom w:val="0"/>
          <w:divBdr>
            <w:top w:val="none" w:sz="0" w:space="0" w:color="auto"/>
            <w:left w:val="none" w:sz="0" w:space="0" w:color="auto"/>
            <w:bottom w:val="none" w:sz="0" w:space="0" w:color="auto"/>
            <w:right w:val="none" w:sz="0" w:space="0" w:color="auto"/>
          </w:divBdr>
        </w:div>
        <w:div w:id="1033766616">
          <w:marLeft w:val="806"/>
          <w:marRight w:val="0"/>
          <w:marTop w:val="0"/>
          <w:marBottom w:val="0"/>
          <w:divBdr>
            <w:top w:val="none" w:sz="0" w:space="0" w:color="auto"/>
            <w:left w:val="none" w:sz="0" w:space="0" w:color="auto"/>
            <w:bottom w:val="none" w:sz="0" w:space="0" w:color="auto"/>
            <w:right w:val="none" w:sz="0" w:space="0" w:color="auto"/>
          </w:divBdr>
        </w:div>
        <w:div w:id="1036387110">
          <w:marLeft w:val="806"/>
          <w:marRight w:val="0"/>
          <w:marTop w:val="0"/>
          <w:marBottom w:val="0"/>
          <w:divBdr>
            <w:top w:val="none" w:sz="0" w:space="0" w:color="auto"/>
            <w:left w:val="none" w:sz="0" w:space="0" w:color="auto"/>
            <w:bottom w:val="none" w:sz="0" w:space="0" w:color="auto"/>
            <w:right w:val="none" w:sz="0" w:space="0" w:color="auto"/>
          </w:divBdr>
        </w:div>
        <w:div w:id="1645623688">
          <w:marLeft w:val="806"/>
          <w:marRight w:val="0"/>
          <w:marTop w:val="0"/>
          <w:marBottom w:val="0"/>
          <w:divBdr>
            <w:top w:val="none" w:sz="0" w:space="0" w:color="auto"/>
            <w:left w:val="none" w:sz="0" w:space="0" w:color="auto"/>
            <w:bottom w:val="none" w:sz="0" w:space="0" w:color="auto"/>
            <w:right w:val="none" w:sz="0" w:space="0" w:color="auto"/>
          </w:divBdr>
        </w:div>
        <w:div w:id="1700279920">
          <w:marLeft w:val="806"/>
          <w:marRight w:val="0"/>
          <w:marTop w:val="0"/>
          <w:marBottom w:val="0"/>
          <w:divBdr>
            <w:top w:val="none" w:sz="0" w:space="0" w:color="auto"/>
            <w:left w:val="none" w:sz="0" w:space="0" w:color="auto"/>
            <w:bottom w:val="none" w:sz="0" w:space="0" w:color="auto"/>
            <w:right w:val="none" w:sz="0" w:space="0" w:color="auto"/>
          </w:divBdr>
        </w:div>
        <w:div w:id="1826627751">
          <w:marLeft w:val="274"/>
          <w:marRight w:val="0"/>
          <w:marTop w:val="120"/>
          <w:marBottom w:val="0"/>
          <w:divBdr>
            <w:top w:val="none" w:sz="0" w:space="0" w:color="auto"/>
            <w:left w:val="none" w:sz="0" w:space="0" w:color="auto"/>
            <w:bottom w:val="none" w:sz="0" w:space="0" w:color="auto"/>
            <w:right w:val="none" w:sz="0" w:space="0" w:color="auto"/>
          </w:divBdr>
        </w:div>
        <w:div w:id="1994525256">
          <w:marLeft w:val="806"/>
          <w:marRight w:val="0"/>
          <w:marTop w:val="0"/>
          <w:marBottom w:val="0"/>
          <w:divBdr>
            <w:top w:val="none" w:sz="0" w:space="0" w:color="auto"/>
            <w:left w:val="none" w:sz="0" w:space="0" w:color="auto"/>
            <w:bottom w:val="none" w:sz="0" w:space="0" w:color="auto"/>
            <w:right w:val="none" w:sz="0" w:space="0" w:color="auto"/>
          </w:divBdr>
        </w:div>
      </w:divsChild>
    </w:div>
    <w:div w:id="1815293875">
      <w:bodyDiv w:val="1"/>
      <w:marLeft w:val="0"/>
      <w:marRight w:val="0"/>
      <w:marTop w:val="0"/>
      <w:marBottom w:val="0"/>
      <w:divBdr>
        <w:top w:val="none" w:sz="0" w:space="0" w:color="auto"/>
        <w:left w:val="none" w:sz="0" w:space="0" w:color="auto"/>
        <w:bottom w:val="none" w:sz="0" w:space="0" w:color="auto"/>
        <w:right w:val="none" w:sz="0" w:space="0" w:color="auto"/>
      </w:divBdr>
    </w:div>
    <w:div w:id="1828395290">
      <w:bodyDiv w:val="1"/>
      <w:marLeft w:val="0"/>
      <w:marRight w:val="0"/>
      <w:marTop w:val="0"/>
      <w:marBottom w:val="0"/>
      <w:divBdr>
        <w:top w:val="none" w:sz="0" w:space="0" w:color="auto"/>
        <w:left w:val="none" w:sz="0" w:space="0" w:color="auto"/>
        <w:bottom w:val="none" w:sz="0" w:space="0" w:color="auto"/>
        <w:right w:val="none" w:sz="0" w:space="0" w:color="auto"/>
      </w:divBdr>
    </w:div>
    <w:div w:id="1829664877">
      <w:bodyDiv w:val="1"/>
      <w:marLeft w:val="0"/>
      <w:marRight w:val="0"/>
      <w:marTop w:val="0"/>
      <w:marBottom w:val="0"/>
      <w:divBdr>
        <w:top w:val="none" w:sz="0" w:space="0" w:color="auto"/>
        <w:left w:val="none" w:sz="0" w:space="0" w:color="auto"/>
        <w:bottom w:val="none" w:sz="0" w:space="0" w:color="auto"/>
        <w:right w:val="none" w:sz="0" w:space="0" w:color="auto"/>
      </w:divBdr>
      <w:divsChild>
        <w:div w:id="1271084932">
          <w:marLeft w:val="0"/>
          <w:marRight w:val="0"/>
          <w:marTop w:val="0"/>
          <w:marBottom w:val="0"/>
          <w:divBdr>
            <w:top w:val="none" w:sz="0" w:space="0" w:color="auto"/>
            <w:left w:val="none" w:sz="0" w:space="0" w:color="auto"/>
            <w:bottom w:val="none" w:sz="0" w:space="0" w:color="auto"/>
            <w:right w:val="none" w:sz="0" w:space="0" w:color="auto"/>
          </w:divBdr>
          <w:divsChild>
            <w:div w:id="1028144191">
              <w:marLeft w:val="0"/>
              <w:marRight w:val="0"/>
              <w:marTop w:val="0"/>
              <w:marBottom w:val="0"/>
              <w:divBdr>
                <w:top w:val="none" w:sz="0" w:space="0" w:color="auto"/>
                <w:left w:val="none" w:sz="0" w:space="0" w:color="auto"/>
                <w:bottom w:val="none" w:sz="0" w:space="0" w:color="auto"/>
                <w:right w:val="none" w:sz="0" w:space="0" w:color="auto"/>
              </w:divBdr>
              <w:divsChild>
                <w:div w:id="74204426">
                  <w:marLeft w:val="0"/>
                  <w:marRight w:val="0"/>
                  <w:marTop w:val="0"/>
                  <w:marBottom w:val="0"/>
                  <w:divBdr>
                    <w:top w:val="none" w:sz="0" w:space="0" w:color="auto"/>
                    <w:left w:val="none" w:sz="0" w:space="0" w:color="auto"/>
                    <w:bottom w:val="none" w:sz="0" w:space="0" w:color="auto"/>
                    <w:right w:val="none" w:sz="0" w:space="0" w:color="auto"/>
                  </w:divBdr>
                  <w:divsChild>
                    <w:div w:id="1753352152">
                      <w:marLeft w:val="0"/>
                      <w:marRight w:val="0"/>
                      <w:marTop w:val="0"/>
                      <w:marBottom w:val="0"/>
                      <w:divBdr>
                        <w:top w:val="none" w:sz="0" w:space="0" w:color="auto"/>
                        <w:left w:val="none" w:sz="0" w:space="0" w:color="auto"/>
                        <w:bottom w:val="none" w:sz="0" w:space="0" w:color="auto"/>
                        <w:right w:val="none" w:sz="0" w:space="0" w:color="auto"/>
                      </w:divBdr>
                      <w:divsChild>
                        <w:div w:id="2131433313">
                          <w:marLeft w:val="0"/>
                          <w:marRight w:val="0"/>
                          <w:marTop w:val="0"/>
                          <w:marBottom w:val="0"/>
                          <w:divBdr>
                            <w:top w:val="none" w:sz="0" w:space="0" w:color="auto"/>
                            <w:left w:val="none" w:sz="0" w:space="0" w:color="auto"/>
                            <w:bottom w:val="none" w:sz="0" w:space="0" w:color="auto"/>
                            <w:right w:val="none" w:sz="0" w:space="0" w:color="auto"/>
                          </w:divBdr>
                          <w:divsChild>
                            <w:div w:id="1462377958">
                              <w:marLeft w:val="0"/>
                              <w:marRight w:val="0"/>
                              <w:marTop w:val="0"/>
                              <w:marBottom w:val="0"/>
                              <w:divBdr>
                                <w:top w:val="none" w:sz="0" w:space="0" w:color="auto"/>
                                <w:left w:val="none" w:sz="0" w:space="0" w:color="auto"/>
                                <w:bottom w:val="none" w:sz="0" w:space="0" w:color="auto"/>
                                <w:right w:val="none" w:sz="0" w:space="0" w:color="auto"/>
                              </w:divBdr>
                              <w:divsChild>
                                <w:div w:id="81033807">
                                  <w:marLeft w:val="0"/>
                                  <w:marRight w:val="0"/>
                                  <w:marTop w:val="0"/>
                                  <w:marBottom w:val="0"/>
                                  <w:divBdr>
                                    <w:top w:val="none" w:sz="0" w:space="0" w:color="auto"/>
                                    <w:left w:val="none" w:sz="0" w:space="0" w:color="auto"/>
                                    <w:bottom w:val="none" w:sz="0" w:space="0" w:color="auto"/>
                                    <w:right w:val="none" w:sz="0" w:space="0" w:color="auto"/>
                                  </w:divBdr>
                                  <w:divsChild>
                                    <w:div w:id="1503659489">
                                      <w:marLeft w:val="0"/>
                                      <w:marRight w:val="0"/>
                                      <w:marTop w:val="0"/>
                                      <w:marBottom w:val="0"/>
                                      <w:divBdr>
                                        <w:top w:val="none" w:sz="0" w:space="0" w:color="auto"/>
                                        <w:left w:val="none" w:sz="0" w:space="0" w:color="auto"/>
                                        <w:bottom w:val="none" w:sz="0" w:space="0" w:color="auto"/>
                                        <w:right w:val="none" w:sz="0" w:space="0" w:color="auto"/>
                                      </w:divBdr>
                                      <w:divsChild>
                                        <w:div w:id="593628463">
                                          <w:marLeft w:val="0"/>
                                          <w:marRight w:val="0"/>
                                          <w:marTop w:val="0"/>
                                          <w:marBottom w:val="0"/>
                                          <w:divBdr>
                                            <w:top w:val="none" w:sz="0" w:space="0" w:color="auto"/>
                                            <w:left w:val="none" w:sz="0" w:space="0" w:color="auto"/>
                                            <w:bottom w:val="none" w:sz="0" w:space="0" w:color="auto"/>
                                            <w:right w:val="none" w:sz="0" w:space="0" w:color="auto"/>
                                          </w:divBdr>
                                          <w:divsChild>
                                            <w:div w:id="1197616162">
                                              <w:marLeft w:val="0"/>
                                              <w:marRight w:val="0"/>
                                              <w:marTop w:val="0"/>
                                              <w:marBottom w:val="0"/>
                                              <w:divBdr>
                                                <w:top w:val="none" w:sz="0" w:space="0" w:color="auto"/>
                                                <w:left w:val="none" w:sz="0" w:space="0" w:color="auto"/>
                                                <w:bottom w:val="none" w:sz="0" w:space="0" w:color="auto"/>
                                                <w:right w:val="none" w:sz="0" w:space="0" w:color="auto"/>
                                              </w:divBdr>
                                              <w:divsChild>
                                                <w:div w:id="110974904">
                                                  <w:marLeft w:val="0"/>
                                                  <w:marRight w:val="0"/>
                                                  <w:marTop w:val="0"/>
                                                  <w:marBottom w:val="0"/>
                                                  <w:divBdr>
                                                    <w:top w:val="none" w:sz="0" w:space="0" w:color="auto"/>
                                                    <w:left w:val="none" w:sz="0" w:space="0" w:color="auto"/>
                                                    <w:bottom w:val="none" w:sz="0" w:space="0" w:color="auto"/>
                                                    <w:right w:val="none" w:sz="0" w:space="0" w:color="auto"/>
                                                  </w:divBdr>
                                                  <w:divsChild>
                                                    <w:div w:id="526522817">
                                                      <w:marLeft w:val="0"/>
                                                      <w:marRight w:val="0"/>
                                                      <w:marTop w:val="0"/>
                                                      <w:marBottom w:val="0"/>
                                                      <w:divBdr>
                                                        <w:top w:val="single" w:sz="6" w:space="0" w:color="ABABAB"/>
                                                        <w:left w:val="single" w:sz="6" w:space="0" w:color="ABABAB"/>
                                                        <w:bottom w:val="none" w:sz="0" w:space="0" w:color="auto"/>
                                                        <w:right w:val="single" w:sz="6" w:space="0" w:color="ABABAB"/>
                                                      </w:divBdr>
                                                      <w:divsChild>
                                                        <w:div w:id="614219644">
                                                          <w:marLeft w:val="0"/>
                                                          <w:marRight w:val="0"/>
                                                          <w:marTop w:val="0"/>
                                                          <w:marBottom w:val="0"/>
                                                          <w:divBdr>
                                                            <w:top w:val="none" w:sz="0" w:space="0" w:color="auto"/>
                                                            <w:left w:val="none" w:sz="0" w:space="0" w:color="auto"/>
                                                            <w:bottom w:val="none" w:sz="0" w:space="0" w:color="auto"/>
                                                            <w:right w:val="none" w:sz="0" w:space="0" w:color="auto"/>
                                                          </w:divBdr>
                                                          <w:divsChild>
                                                            <w:div w:id="1881045278">
                                                              <w:marLeft w:val="0"/>
                                                              <w:marRight w:val="0"/>
                                                              <w:marTop w:val="0"/>
                                                              <w:marBottom w:val="0"/>
                                                              <w:divBdr>
                                                                <w:top w:val="none" w:sz="0" w:space="0" w:color="auto"/>
                                                                <w:left w:val="none" w:sz="0" w:space="0" w:color="auto"/>
                                                                <w:bottom w:val="none" w:sz="0" w:space="0" w:color="auto"/>
                                                                <w:right w:val="none" w:sz="0" w:space="0" w:color="auto"/>
                                                              </w:divBdr>
                                                              <w:divsChild>
                                                                <w:div w:id="1474904181">
                                                                  <w:marLeft w:val="0"/>
                                                                  <w:marRight w:val="0"/>
                                                                  <w:marTop w:val="0"/>
                                                                  <w:marBottom w:val="0"/>
                                                                  <w:divBdr>
                                                                    <w:top w:val="none" w:sz="0" w:space="0" w:color="auto"/>
                                                                    <w:left w:val="none" w:sz="0" w:space="0" w:color="auto"/>
                                                                    <w:bottom w:val="none" w:sz="0" w:space="0" w:color="auto"/>
                                                                    <w:right w:val="none" w:sz="0" w:space="0" w:color="auto"/>
                                                                  </w:divBdr>
                                                                  <w:divsChild>
                                                                    <w:div w:id="175073767">
                                                                      <w:marLeft w:val="0"/>
                                                                      <w:marRight w:val="0"/>
                                                                      <w:marTop w:val="0"/>
                                                                      <w:marBottom w:val="0"/>
                                                                      <w:divBdr>
                                                                        <w:top w:val="none" w:sz="0" w:space="0" w:color="auto"/>
                                                                        <w:left w:val="none" w:sz="0" w:space="0" w:color="auto"/>
                                                                        <w:bottom w:val="none" w:sz="0" w:space="0" w:color="auto"/>
                                                                        <w:right w:val="none" w:sz="0" w:space="0" w:color="auto"/>
                                                                      </w:divBdr>
                                                                      <w:divsChild>
                                                                        <w:div w:id="415595872">
                                                                          <w:marLeft w:val="-75"/>
                                                                          <w:marRight w:val="0"/>
                                                                          <w:marTop w:val="30"/>
                                                                          <w:marBottom w:val="30"/>
                                                                          <w:divBdr>
                                                                            <w:top w:val="none" w:sz="0" w:space="0" w:color="auto"/>
                                                                            <w:left w:val="none" w:sz="0" w:space="0" w:color="auto"/>
                                                                            <w:bottom w:val="none" w:sz="0" w:space="0" w:color="auto"/>
                                                                            <w:right w:val="none" w:sz="0" w:space="0" w:color="auto"/>
                                                                          </w:divBdr>
                                                                          <w:divsChild>
                                                                            <w:div w:id="116680014">
                                                                              <w:marLeft w:val="0"/>
                                                                              <w:marRight w:val="0"/>
                                                                              <w:marTop w:val="0"/>
                                                                              <w:marBottom w:val="0"/>
                                                                              <w:divBdr>
                                                                                <w:top w:val="none" w:sz="0" w:space="0" w:color="auto"/>
                                                                                <w:left w:val="none" w:sz="0" w:space="0" w:color="auto"/>
                                                                                <w:bottom w:val="none" w:sz="0" w:space="0" w:color="auto"/>
                                                                                <w:right w:val="none" w:sz="0" w:space="0" w:color="auto"/>
                                                                              </w:divBdr>
                                                                              <w:divsChild>
                                                                                <w:div w:id="1492719164">
                                                                                  <w:marLeft w:val="0"/>
                                                                                  <w:marRight w:val="0"/>
                                                                                  <w:marTop w:val="0"/>
                                                                                  <w:marBottom w:val="0"/>
                                                                                  <w:divBdr>
                                                                                    <w:top w:val="none" w:sz="0" w:space="0" w:color="auto"/>
                                                                                    <w:left w:val="none" w:sz="0" w:space="0" w:color="auto"/>
                                                                                    <w:bottom w:val="none" w:sz="0" w:space="0" w:color="auto"/>
                                                                                    <w:right w:val="none" w:sz="0" w:space="0" w:color="auto"/>
                                                                                  </w:divBdr>
                                                                                  <w:divsChild>
                                                                                    <w:div w:id="1008754630">
                                                                                      <w:marLeft w:val="0"/>
                                                                                      <w:marRight w:val="0"/>
                                                                                      <w:marTop w:val="0"/>
                                                                                      <w:marBottom w:val="0"/>
                                                                                      <w:divBdr>
                                                                                        <w:top w:val="none" w:sz="0" w:space="0" w:color="auto"/>
                                                                                        <w:left w:val="none" w:sz="0" w:space="0" w:color="auto"/>
                                                                                        <w:bottom w:val="none" w:sz="0" w:space="0" w:color="auto"/>
                                                                                        <w:right w:val="none" w:sz="0" w:space="0" w:color="auto"/>
                                                                                      </w:divBdr>
                                                                                      <w:divsChild>
                                                                                        <w:div w:id="61291342">
                                                                                          <w:marLeft w:val="0"/>
                                                                                          <w:marRight w:val="0"/>
                                                                                          <w:marTop w:val="0"/>
                                                                                          <w:marBottom w:val="0"/>
                                                                                          <w:divBdr>
                                                                                            <w:top w:val="none" w:sz="0" w:space="0" w:color="auto"/>
                                                                                            <w:left w:val="none" w:sz="0" w:space="0" w:color="auto"/>
                                                                                            <w:bottom w:val="none" w:sz="0" w:space="0" w:color="auto"/>
                                                                                            <w:right w:val="none" w:sz="0" w:space="0" w:color="auto"/>
                                                                                          </w:divBdr>
                                                                                          <w:divsChild>
                                                                                            <w:div w:id="22555127">
                                                                                              <w:marLeft w:val="0"/>
                                                                                              <w:marRight w:val="0"/>
                                                                                              <w:marTop w:val="0"/>
                                                                                              <w:marBottom w:val="0"/>
                                                                                              <w:divBdr>
                                                                                                <w:top w:val="none" w:sz="0" w:space="0" w:color="auto"/>
                                                                                                <w:left w:val="none" w:sz="0" w:space="0" w:color="auto"/>
                                                                                                <w:bottom w:val="none" w:sz="0" w:space="0" w:color="auto"/>
                                                                                                <w:right w:val="none" w:sz="0" w:space="0" w:color="auto"/>
                                                                                              </w:divBdr>
                                                                                            </w:div>
                                                                                            <w:div w:id="38404579">
                                                                                              <w:marLeft w:val="0"/>
                                                                                              <w:marRight w:val="0"/>
                                                                                              <w:marTop w:val="0"/>
                                                                                              <w:marBottom w:val="0"/>
                                                                                              <w:divBdr>
                                                                                                <w:top w:val="none" w:sz="0" w:space="0" w:color="auto"/>
                                                                                                <w:left w:val="none" w:sz="0" w:space="0" w:color="auto"/>
                                                                                                <w:bottom w:val="none" w:sz="0" w:space="0" w:color="auto"/>
                                                                                                <w:right w:val="none" w:sz="0" w:space="0" w:color="auto"/>
                                                                                              </w:divBdr>
                                                                                            </w:div>
                                                                                            <w:div w:id="125321068">
                                                                                              <w:marLeft w:val="0"/>
                                                                                              <w:marRight w:val="0"/>
                                                                                              <w:marTop w:val="0"/>
                                                                                              <w:marBottom w:val="0"/>
                                                                                              <w:divBdr>
                                                                                                <w:top w:val="none" w:sz="0" w:space="0" w:color="auto"/>
                                                                                                <w:left w:val="none" w:sz="0" w:space="0" w:color="auto"/>
                                                                                                <w:bottom w:val="none" w:sz="0" w:space="0" w:color="auto"/>
                                                                                                <w:right w:val="none" w:sz="0" w:space="0" w:color="auto"/>
                                                                                              </w:divBdr>
                                                                                            </w:div>
                                                                                            <w:div w:id="152383081">
                                                                                              <w:marLeft w:val="0"/>
                                                                                              <w:marRight w:val="0"/>
                                                                                              <w:marTop w:val="0"/>
                                                                                              <w:marBottom w:val="0"/>
                                                                                              <w:divBdr>
                                                                                                <w:top w:val="none" w:sz="0" w:space="0" w:color="auto"/>
                                                                                                <w:left w:val="none" w:sz="0" w:space="0" w:color="auto"/>
                                                                                                <w:bottom w:val="none" w:sz="0" w:space="0" w:color="auto"/>
                                                                                                <w:right w:val="none" w:sz="0" w:space="0" w:color="auto"/>
                                                                                              </w:divBdr>
                                                                                              <w:divsChild>
                                                                                                <w:div w:id="495145002">
                                                                                                  <w:marLeft w:val="0"/>
                                                                                                  <w:marRight w:val="0"/>
                                                                                                  <w:marTop w:val="30"/>
                                                                                                  <w:marBottom w:val="30"/>
                                                                                                  <w:divBdr>
                                                                                                    <w:top w:val="none" w:sz="0" w:space="0" w:color="auto"/>
                                                                                                    <w:left w:val="none" w:sz="0" w:space="0" w:color="auto"/>
                                                                                                    <w:bottom w:val="none" w:sz="0" w:space="0" w:color="auto"/>
                                                                                                    <w:right w:val="none" w:sz="0" w:space="0" w:color="auto"/>
                                                                                                  </w:divBdr>
                                                                                                  <w:divsChild>
                                                                                                    <w:div w:id="2171455">
                                                                                                      <w:marLeft w:val="0"/>
                                                                                                      <w:marRight w:val="0"/>
                                                                                                      <w:marTop w:val="0"/>
                                                                                                      <w:marBottom w:val="0"/>
                                                                                                      <w:divBdr>
                                                                                                        <w:top w:val="none" w:sz="0" w:space="0" w:color="auto"/>
                                                                                                        <w:left w:val="none" w:sz="0" w:space="0" w:color="auto"/>
                                                                                                        <w:bottom w:val="none" w:sz="0" w:space="0" w:color="auto"/>
                                                                                                        <w:right w:val="none" w:sz="0" w:space="0" w:color="auto"/>
                                                                                                      </w:divBdr>
                                                                                                    </w:div>
                                                                                                    <w:div w:id="103814580">
                                                                                                      <w:marLeft w:val="0"/>
                                                                                                      <w:marRight w:val="0"/>
                                                                                                      <w:marTop w:val="0"/>
                                                                                                      <w:marBottom w:val="0"/>
                                                                                                      <w:divBdr>
                                                                                                        <w:top w:val="none" w:sz="0" w:space="0" w:color="auto"/>
                                                                                                        <w:left w:val="none" w:sz="0" w:space="0" w:color="auto"/>
                                                                                                        <w:bottom w:val="none" w:sz="0" w:space="0" w:color="auto"/>
                                                                                                        <w:right w:val="none" w:sz="0" w:space="0" w:color="auto"/>
                                                                                                      </w:divBdr>
                                                                                                      <w:divsChild>
                                                                                                        <w:div w:id="2089572351">
                                                                                                          <w:marLeft w:val="0"/>
                                                                                                          <w:marRight w:val="0"/>
                                                                                                          <w:marTop w:val="0"/>
                                                                                                          <w:marBottom w:val="0"/>
                                                                                                          <w:divBdr>
                                                                                                            <w:top w:val="none" w:sz="0" w:space="0" w:color="auto"/>
                                                                                                            <w:left w:val="none" w:sz="0" w:space="0" w:color="auto"/>
                                                                                                            <w:bottom w:val="none" w:sz="0" w:space="0" w:color="auto"/>
                                                                                                            <w:right w:val="none" w:sz="0" w:space="0" w:color="auto"/>
                                                                                                          </w:divBdr>
                                                                                                        </w:div>
                                                                                                      </w:divsChild>
                                                                                                    </w:div>
                                                                                                    <w:div w:id="236983615">
                                                                                                      <w:marLeft w:val="0"/>
                                                                                                      <w:marRight w:val="0"/>
                                                                                                      <w:marTop w:val="0"/>
                                                                                                      <w:marBottom w:val="0"/>
                                                                                                      <w:divBdr>
                                                                                                        <w:top w:val="none" w:sz="0" w:space="0" w:color="auto"/>
                                                                                                        <w:left w:val="none" w:sz="0" w:space="0" w:color="auto"/>
                                                                                                        <w:bottom w:val="none" w:sz="0" w:space="0" w:color="auto"/>
                                                                                                        <w:right w:val="none" w:sz="0" w:space="0" w:color="auto"/>
                                                                                                      </w:divBdr>
                                                                                                      <w:divsChild>
                                                                                                        <w:div w:id="634259837">
                                                                                                          <w:marLeft w:val="0"/>
                                                                                                          <w:marRight w:val="0"/>
                                                                                                          <w:marTop w:val="0"/>
                                                                                                          <w:marBottom w:val="0"/>
                                                                                                          <w:divBdr>
                                                                                                            <w:top w:val="none" w:sz="0" w:space="0" w:color="auto"/>
                                                                                                            <w:left w:val="none" w:sz="0" w:space="0" w:color="auto"/>
                                                                                                            <w:bottom w:val="none" w:sz="0" w:space="0" w:color="auto"/>
                                                                                                            <w:right w:val="none" w:sz="0" w:space="0" w:color="auto"/>
                                                                                                          </w:divBdr>
                                                                                                        </w:div>
                                                                                                      </w:divsChild>
                                                                                                    </w:div>
                                                                                                    <w:div w:id="362292197">
                                                                                                      <w:marLeft w:val="0"/>
                                                                                                      <w:marRight w:val="0"/>
                                                                                                      <w:marTop w:val="0"/>
                                                                                                      <w:marBottom w:val="0"/>
                                                                                                      <w:divBdr>
                                                                                                        <w:top w:val="none" w:sz="0" w:space="0" w:color="auto"/>
                                                                                                        <w:left w:val="none" w:sz="0" w:space="0" w:color="auto"/>
                                                                                                        <w:bottom w:val="none" w:sz="0" w:space="0" w:color="auto"/>
                                                                                                        <w:right w:val="none" w:sz="0" w:space="0" w:color="auto"/>
                                                                                                      </w:divBdr>
                                                                                                      <w:divsChild>
                                                                                                        <w:div w:id="1530678481">
                                                                                                          <w:marLeft w:val="0"/>
                                                                                                          <w:marRight w:val="0"/>
                                                                                                          <w:marTop w:val="0"/>
                                                                                                          <w:marBottom w:val="0"/>
                                                                                                          <w:divBdr>
                                                                                                            <w:top w:val="none" w:sz="0" w:space="0" w:color="auto"/>
                                                                                                            <w:left w:val="none" w:sz="0" w:space="0" w:color="auto"/>
                                                                                                            <w:bottom w:val="none" w:sz="0" w:space="0" w:color="auto"/>
                                                                                                            <w:right w:val="none" w:sz="0" w:space="0" w:color="auto"/>
                                                                                                          </w:divBdr>
                                                                                                        </w:div>
                                                                                                      </w:divsChild>
                                                                                                    </w:div>
                                                                                                    <w:div w:id="379133522">
                                                                                                      <w:marLeft w:val="0"/>
                                                                                                      <w:marRight w:val="0"/>
                                                                                                      <w:marTop w:val="0"/>
                                                                                                      <w:marBottom w:val="0"/>
                                                                                                      <w:divBdr>
                                                                                                        <w:top w:val="none" w:sz="0" w:space="0" w:color="auto"/>
                                                                                                        <w:left w:val="none" w:sz="0" w:space="0" w:color="auto"/>
                                                                                                        <w:bottom w:val="none" w:sz="0" w:space="0" w:color="auto"/>
                                                                                                        <w:right w:val="none" w:sz="0" w:space="0" w:color="auto"/>
                                                                                                      </w:divBdr>
                                                                                                      <w:divsChild>
                                                                                                        <w:div w:id="633407699">
                                                                                                          <w:marLeft w:val="0"/>
                                                                                                          <w:marRight w:val="0"/>
                                                                                                          <w:marTop w:val="0"/>
                                                                                                          <w:marBottom w:val="0"/>
                                                                                                          <w:divBdr>
                                                                                                            <w:top w:val="none" w:sz="0" w:space="0" w:color="auto"/>
                                                                                                            <w:left w:val="none" w:sz="0" w:space="0" w:color="auto"/>
                                                                                                            <w:bottom w:val="none" w:sz="0" w:space="0" w:color="auto"/>
                                                                                                            <w:right w:val="none" w:sz="0" w:space="0" w:color="auto"/>
                                                                                                          </w:divBdr>
                                                                                                        </w:div>
                                                                                                      </w:divsChild>
                                                                                                    </w:div>
                                                                                                    <w:div w:id="432013835">
                                                                                                      <w:marLeft w:val="0"/>
                                                                                                      <w:marRight w:val="0"/>
                                                                                                      <w:marTop w:val="0"/>
                                                                                                      <w:marBottom w:val="0"/>
                                                                                                      <w:divBdr>
                                                                                                        <w:top w:val="none" w:sz="0" w:space="0" w:color="auto"/>
                                                                                                        <w:left w:val="none" w:sz="0" w:space="0" w:color="auto"/>
                                                                                                        <w:bottom w:val="none" w:sz="0" w:space="0" w:color="auto"/>
                                                                                                        <w:right w:val="none" w:sz="0" w:space="0" w:color="auto"/>
                                                                                                      </w:divBdr>
                                                                                                      <w:divsChild>
                                                                                                        <w:div w:id="356004845">
                                                                                                          <w:marLeft w:val="0"/>
                                                                                                          <w:marRight w:val="0"/>
                                                                                                          <w:marTop w:val="0"/>
                                                                                                          <w:marBottom w:val="0"/>
                                                                                                          <w:divBdr>
                                                                                                            <w:top w:val="none" w:sz="0" w:space="0" w:color="auto"/>
                                                                                                            <w:left w:val="none" w:sz="0" w:space="0" w:color="auto"/>
                                                                                                            <w:bottom w:val="none" w:sz="0" w:space="0" w:color="auto"/>
                                                                                                            <w:right w:val="none" w:sz="0" w:space="0" w:color="auto"/>
                                                                                                          </w:divBdr>
                                                                                                        </w:div>
                                                                                                        <w:div w:id="1802112345">
                                                                                                          <w:marLeft w:val="0"/>
                                                                                                          <w:marRight w:val="0"/>
                                                                                                          <w:marTop w:val="0"/>
                                                                                                          <w:marBottom w:val="0"/>
                                                                                                          <w:divBdr>
                                                                                                            <w:top w:val="none" w:sz="0" w:space="0" w:color="auto"/>
                                                                                                            <w:left w:val="none" w:sz="0" w:space="0" w:color="auto"/>
                                                                                                            <w:bottom w:val="none" w:sz="0" w:space="0" w:color="auto"/>
                                                                                                            <w:right w:val="none" w:sz="0" w:space="0" w:color="auto"/>
                                                                                                          </w:divBdr>
                                                                                                        </w:div>
                                                                                                      </w:divsChild>
                                                                                                    </w:div>
                                                                                                    <w:div w:id="517161666">
                                                                                                      <w:marLeft w:val="0"/>
                                                                                                      <w:marRight w:val="0"/>
                                                                                                      <w:marTop w:val="0"/>
                                                                                                      <w:marBottom w:val="0"/>
                                                                                                      <w:divBdr>
                                                                                                        <w:top w:val="none" w:sz="0" w:space="0" w:color="auto"/>
                                                                                                        <w:left w:val="none" w:sz="0" w:space="0" w:color="auto"/>
                                                                                                        <w:bottom w:val="none" w:sz="0" w:space="0" w:color="auto"/>
                                                                                                        <w:right w:val="none" w:sz="0" w:space="0" w:color="auto"/>
                                                                                                      </w:divBdr>
                                                                                                      <w:divsChild>
                                                                                                        <w:div w:id="546334261">
                                                                                                          <w:marLeft w:val="0"/>
                                                                                                          <w:marRight w:val="0"/>
                                                                                                          <w:marTop w:val="0"/>
                                                                                                          <w:marBottom w:val="0"/>
                                                                                                          <w:divBdr>
                                                                                                            <w:top w:val="none" w:sz="0" w:space="0" w:color="auto"/>
                                                                                                            <w:left w:val="none" w:sz="0" w:space="0" w:color="auto"/>
                                                                                                            <w:bottom w:val="none" w:sz="0" w:space="0" w:color="auto"/>
                                                                                                            <w:right w:val="none" w:sz="0" w:space="0" w:color="auto"/>
                                                                                                          </w:divBdr>
                                                                                                        </w:div>
                                                                                                      </w:divsChild>
                                                                                                    </w:div>
                                                                                                    <w:div w:id="554976147">
                                                                                                      <w:marLeft w:val="0"/>
                                                                                                      <w:marRight w:val="0"/>
                                                                                                      <w:marTop w:val="0"/>
                                                                                                      <w:marBottom w:val="0"/>
                                                                                                      <w:divBdr>
                                                                                                        <w:top w:val="none" w:sz="0" w:space="0" w:color="auto"/>
                                                                                                        <w:left w:val="none" w:sz="0" w:space="0" w:color="auto"/>
                                                                                                        <w:bottom w:val="none" w:sz="0" w:space="0" w:color="auto"/>
                                                                                                        <w:right w:val="none" w:sz="0" w:space="0" w:color="auto"/>
                                                                                                      </w:divBdr>
                                                                                                      <w:divsChild>
                                                                                                        <w:div w:id="946159331">
                                                                                                          <w:marLeft w:val="0"/>
                                                                                                          <w:marRight w:val="0"/>
                                                                                                          <w:marTop w:val="0"/>
                                                                                                          <w:marBottom w:val="0"/>
                                                                                                          <w:divBdr>
                                                                                                            <w:top w:val="none" w:sz="0" w:space="0" w:color="auto"/>
                                                                                                            <w:left w:val="none" w:sz="0" w:space="0" w:color="auto"/>
                                                                                                            <w:bottom w:val="none" w:sz="0" w:space="0" w:color="auto"/>
                                                                                                            <w:right w:val="none" w:sz="0" w:space="0" w:color="auto"/>
                                                                                                          </w:divBdr>
                                                                                                        </w:div>
                                                                                                      </w:divsChild>
                                                                                                    </w:div>
                                                                                                    <w:div w:id="687755583">
                                                                                                      <w:marLeft w:val="0"/>
                                                                                                      <w:marRight w:val="0"/>
                                                                                                      <w:marTop w:val="0"/>
                                                                                                      <w:marBottom w:val="0"/>
                                                                                                      <w:divBdr>
                                                                                                        <w:top w:val="none" w:sz="0" w:space="0" w:color="auto"/>
                                                                                                        <w:left w:val="none" w:sz="0" w:space="0" w:color="auto"/>
                                                                                                        <w:bottom w:val="none" w:sz="0" w:space="0" w:color="auto"/>
                                                                                                        <w:right w:val="none" w:sz="0" w:space="0" w:color="auto"/>
                                                                                                      </w:divBdr>
                                                                                                      <w:divsChild>
                                                                                                        <w:div w:id="1820606583">
                                                                                                          <w:marLeft w:val="0"/>
                                                                                                          <w:marRight w:val="0"/>
                                                                                                          <w:marTop w:val="0"/>
                                                                                                          <w:marBottom w:val="0"/>
                                                                                                          <w:divBdr>
                                                                                                            <w:top w:val="none" w:sz="0" w:space="0" w:color="auto"/>
                                                                                                            <w:left w:val="none" w:sz="0" w:space="0" w:color="auto"/>
                                                                                                            <w:bottom w:val="none" w:sz="0" w:space="0" w:color="auto"/>
                                                                                                            <w:right w:val="none" w:sz="0" w:space="0" w:color="auto"/>
                                                                                                          </w:divBdr>
                                                                                                        </w:div>
                                                                                                      </w:divsChild>
                                                                                                    </w:div>
                                                                                                    <w:div w:id="862984365">
                                                                                                      <w:marLeft w:val="0"/>
                                                                                                      <w:marRight w:val="0"/>
                                                                                                      <w:marTop w:val="0"/>
                                                                                                      <w:marBottom w:val="0"/>
                                                                                                      <w:divBdr>
                                                                                                        <w:top w:val="none" w:sz="0" w:space="0" w:color="auto"/>
                                                                                                        <w:left w:val="none" w:sz="0" w:space="0" w:color="auto"/>
                                                                                                        <w:bottom w:val="none" w:sz="0" w:space="0" w:color="auto"/>
                                                                                                        <w:right w:val="none" w:sz="0" w:space="0" w:color="auto"/>
                                                                                                      </w:divBdr>
                                                                                                      <w:divsChild>
                                                                                                        <w:div w:id="1276403820">
                                                                                                          <w:marLeft w:val="0"/>
                                                                                                          <w:marRight w:val="0"/>
                                                                                                          <w:marTop w:val="0"/>
                                                                                                          <w:marBottom w:val="0"/>
                                                                                                          <w:divBdr>
                                                                                                            <w:top w:val="none" w:sz="0" w:space="0" w:color="auto"/>
                                                                                                            <w:left w:val="none" w:sz="0" w:space="0" w:color="auto"/>
                                                                                                            <w:bottom w:val="none" w:sz="0" w:space="0" w:color="auto"/>
                                                                                                            <w:right w:val="none" w:sz="0" w:space="0" w:color="auto"/>
                                                                                                          </w:divBdr>
                                                                                                        </w:div>
                                                                                                      </w:divsChild>
                                                                                                    </w:div>
                                                                                                    <w:div w:id="993531380">
                                                                                                      <w:marLeft w:val="0"/>
                                                                                                      <w:marRight w:val="0"/>
                                                                                                      <w:marTop w:val="0"/>
                                                                                                      <w:marBottom w:val="0"/>
                                                                                                      <w:divBdr>
                                                                                                        <w:top w:val="none" w:sz="0" w:space="0" w:color="auto"/>
                                                                                                        <w:left w:val="none" w:sz="0" w:space="0" w:color="auto"/>
                                                                                                        <w:bottom w:val="none" w:sz="0" w:space="0" w:color="auto"/>
                                                                                                        <w:right w:val="none" w:sz="0" w:space="0" w:color="auto"/>
                                                                                                      </w:divBdr>
                                                                                                      <w:divsChild>
                                                                                                        <w:div w:id="855847280">
                                                                                                          <w:marLeft w:val="0"/>
                                                                                                          <w:marRight w:val="0"/>
                                                                                                          <w:marTop w:val="0"/>
                                                                                                          <w:marBottom w:val="0"/>
                                                                                                          <w:divBdr>
                                                                                                            <w:top w:val="none" w:sz="0" w:space="0" w:color="auto"/>
                                                                                                            <w:left w:val="none" w:sz="0" w:space="0" w:color="auto"/>
                                                                                                            <w:bottom w:val="none" w:sz="0" w:space="0" w:color="auto"/>
                                                                                                            <w:right w:val="none" w:sz="0" w:space="0" w:color="auto"/>
                                                                                                          </w:divBdr>
                                                                                                        </w:div>
                                                                                                      </w:divsChild>
                                                                                                    </w:div>
                                                                                                    <w:div w:id="1014575603">
                                                                                                      <w:marLeft w:val="0"/>
                                                                                                      <w:marRight w:val="0"/>
                                                                                                      <w:marTop w:val="0"/>
                                                                                                      <w:marBottom w:val="0"/>
                                                                                                      <w:divBdr>
                                                                                                        <w:top w:val="none" w:sz="0" w:space="0" w:color="auto"/>
                                                                                                        <w:left w:val="none" w:sz="0" w:space="0" w:color="auto"/>
                                                                                                        <w:bottom w:val="none" w:sz="0" w:space="0" w:color="auto"/>
                                                                                                        <w:right w:val="none" w:sz="0" w:space="0" w:color="auto"/>
                                                                                                      </w:divBdr>
                                                                                                      <w:divsChild>
                                                                                                        <w:div w:id="789589016">
                                                                                                          <w:marLeft w:val="0"/>
                                                                                                          <w:marRight w:val="0"/>
                                                                                                          <w:marTop w:val="0"/>
                                                                                                          <w:marBottom w:val="0"/>
                                                                                                          <w:divBdr>
                                                                                                            <w:top w:val="none" w:sz="0" w:space="0" w:color="auto"/>
                                                                                                            <w:left w:val="none" w:sz="0" w:space="0" w:color="auto"/>
                                                                                                            <w:bottom w:val="none" w:sz="0" w:space="0" w:color="auto"/>
                                                                                                            <w:right w:val="none" w:sz="0" w:space="0" w:color="auto"/>
                                                                                                          </w:divBdr>
                                                                                                        </w:div>
                                                                                                      </w:divsChild>
                                                                                                    </w:div>
                                                                                                    <w:div w:id="1171678515">
                                                                                                      <w:marLeft w:val="0"/>
                                                                                                      <w:marRight w:val="0"/>
                                                                                                      <w:marTop w:val="0"/>
                                                                                                      <w:marBottom w:val="0"/>
                                                                                                      <w:divBdr>
                                                                                                        <w:top w:val="none" w:sz="0" w:space="0" w:color="auto"/>
                                                                                                        <w:left w:val="none" w:sz="0" w:space="0" w:color="auto"/>
                                                                                                        <w:bottom w:val="none" w:sz="0" w:space="0" w:color="auto"/>
                                                                                                        <w:right w:val="none" w:sz="0" w:space="0" w:color="auto"/>
                                                                                                      </w:divBdr>
                                                                                                      <w:divsChild>
                                                                                                        <w:div w:id="1362510854">
                                                                                                          <w:marLeft w:val="0"/>
                                                                                                          <w:marRight w:val="0"/>
                                                                                                          <w:marTop w:val="0"/>
                                                                                                          <w:marBottom w:val="0"/>
                                                                                                          <w:divBdr>
                                                                                                            <w:top w:val="none" w:sz="0" w:space="0" w:color="auto"/>
                                                                                                            <w:left w:val="none" w:sz="0" w:space="0" w:color="auto"/>
                                                                                                            <w:bottom w:val="none" w:sz="0" w:space="0" w:color="auto"/>
                                                                                                            <w:right w:val="none" w:sz="0" w:space="0" w:color="auto"/>
                                                                                                          </w:divBdr>
                                                                                                        </w:div>
                                                                                                      </w:divsChild>
                                                                                                    </w:div>
                                                                                                    <w:div w:id="1181551922">
                                                                                                      <w:marLeft w:val="0"/>
                                                                                                      <w:marRight w:val="0"/>
                                                                                                      <w:marTop w:val="0"/>
                                                                                                      <w:marBottom w:val="0"/>
                                                                                                      <w:divBdr>
                                                                                                        <w:top w:val="none" w:sz="0" w:space="0" w:color="auto"/>
                                                                                                        <w:left w:val="none" w:sz="0" w:space="0" w:color="auto"/>
                                                                                                        <w:bottom w:val="none" w:sz="0" w:space="0" w:color="auto"/>
                                                                                                        <w:right w:val="none" w:sz="0" w:space="0" w:color="auto"/>
                                                                                                      </w:divBdr>
                                                                                                    </w:div>
                                                                                                    <w:div w:id="1312834044">
                                                                                                      <w:marLeft w:val="0"/>
                                                                                                      <w:marRight w:val="0"/>
                                                                                                      <w:marTop w:val="0"/>
                                                                                                      <w:marBottom w:val="0"/>
                                                                                                      <w:divBdr>
                                                                                                        <w:top w:val="none" w:sz="0" w:space="0" w:color="auto"/>
                                                                                                        <w:left w:val="none" w:sz="0" w:space="0" w:color="auto"/>
                                                                                                        <w:bottom w:val="none" w:sz="0" w:space="0" w:color="auto"/>
                                                                                                        <w:right w:val="none" w:sz="0" w:space="0" w:color="auto"/>
                                                                                                      </w:divBdr>
                                                                                                      <w:divsChild>
                                                                                                        <w:div w:id="1596205481">
                                                                                                          <w:marLeft w:val="0"/>
                                                                                                          <w:marRight w:val="0"/>
                                                                                                          <w:marTop w:val="0"/>
                                                                                                          <w:marBottom w:val="0"/>
                                                                                                          <w:divBdr>
                                                                                                            <w:top w:val="none" w:sz="0" w:space="0" w:color="auto"/>
                                                                                                            <w:left w:val="none" w:sz="0" w:space="0" w:color="auto"/>
                                                                                                            <w:bottom w:val="none" w:sz="0" w:space="0" w:color="auto"/>
                                                                                                            <w:right w:val="none" w:sz="0" w:space="0" w:color="auto"/>
                                                                                                          </w:divBdr>
                                                                                                        </w:div>
                                                                                                      </w:divsChild>
                                                                                                    </w:div>
                                                                                                    <w:div w:id="1360281662">
                                                                                                      <w:marLeft w:val="0"/>
                                                                                                      <w:marRight w:val="0"/>
                                                                                                      <w:marTop w:val="0"/>
                                                                                                      <w:marBottom w:val="0"/>
                                                                                                      <w:divBdr>
                                                                                                        <w:top w:val="none" w:sz="0" w:space="0" w:color="auto"/>
                                                                                                        <w:left w:val="none" w:sz="0" w:space="0" w:color="auto"/>
                                                                                                        <w:bottom w:val="none" w:sz="0" w:space="0" w:color="auto"/>
                                                                                                        <w:right w:val="none" w:sz="0" w:space="0" w:color="auto"/>
                                                                                                      </w:divBdr>
                                                                                                      <w:divsChild>
                                                                                                        <w:div w:id="1348093699">
                                                                                                          <w:marLeft w:val="0"/>
                                                                                                          <w:marRight w:val="0"/>
                                                                                                          <w:marTop w:val="0"/>
                                                                                                          <w:marBottom w:val="0"/>
                                                                                                          <w:divBdr>
                                                                                                            <w:top w:val="none" w:sz="0" w:space="0" w:color="auto"/>
                                                                                                            <w:left w:val="none" w:sz="0" w:space="0" w:color="auto"/>
                                                                                                            <w:bottom w:val="none" w:sz="0" w:space="0" w:color="auto"/>
                                                                                                            <w:right w:val="none" w:sz="0" w:space="0" w:color="auto"/>
                                                                                                          </w:divBdr>
                                                                                                        </w:div>
                                                                                                      </w:divsChild>
                                                                                                    </w:div>
                                                                                                    <w:div w:id="1459295565">
                                                                                                      <w:marLeft w:val="0"/>
                                                                                                      <w:marRight w:val="0"/>
                                                                                                      <w:marTop w:val="0"/>
                                                                                                      <w:marBottom w:val="0"/>
                                                                                                      <w:divBdr>
                                                                                                        <w:top w:val="none" w:sz="0" w:space="0" w:color="auto"/>
                                                                                                        <w:left w:val="none" w:sz="0" w:space="0" w:color="auto"/>
                                                                                                        <w:bottom w:val="none" w:sz="0" w:space="0" w:color="auto"/>
                                                                                                        <w:right w:val="none" w:sz="0" w:space="0" w:color="auto"/>
                                                                                                      </w:divBdr>
                                                                                                      <w:divsChild>
                                                                                                        <w:div w:id="25571897">
                                                                                                          <w:marLeft w:val="0"/>
                                                                                                          <w:marRight w:val="0"/>
                                                                                                          <w:marTop w:val="0"/>
                                                                                                          <w:marBottom w:val="0"/>
                                                                                                          <w:divBdr>
                                                                                                            <w:top w:val="none" w:sz="0" w:space="0" w:color="auto"/>
                                                                                                            <w:left w:val="none" w:sz="0" w:space="0" w:color="auto"/>
                                                                                                            <w:bottom w:val="none" w:sz="0" w:space="0" w:color="auto"/>
                                                                                                            <w:right w:val="none" w:sz="0" w:space="0" w:color="auto"/>
                                                                                                          </w:divBdr>
                                                                                                        </w:div>
                                                                                                      </w:divsChild>
                                                                                                    </w:div>
                                                                                                    <w:div w:id="1532105252">
                                                                                                      <w:marLeft w:val="0"/>
                                                                                                      <w:marRight w:val="0"/>
                                                                                                      <w:marTop w:val="0"/>
                                                                                                      <w:marBottom w:val="0"/>
                                                                                                      <w:divBdr>
                                                                                                        <w:top w:val="none" w:sz="0" w:space="0" w:color="auto"/>
                                                                                                        <w:left w:val="none" w:sz="0" w:space="0" w:color="auto"/>
                                                                                                        <w:bottom w:val="none" w:sz="0" w:space="0" w:color="auto"/>
                                                                                                        <w:right w:val="none" w:sz="0" w:space="0" w:color="auto"/>
                                                                                                      </w:divBdr>
                                                                                                      <w:divsChild>
                                                                                                        <w:div w:id="36439973">
                                                                                                          <w:marLeft w:val="0"/>
                                                                                                          <w:marRight w:val="0"/>
                                                                                                          <w:marTop w:val="0"/>
                                                                                                          <w:marBottom w:val="0"/>
                                                                                                          <w:divBdr>
                                                                                                            <w:top w:val="none" w:sz="0" w:space="0" w:color="auto"/>
                                                                                                            <w:left w:val="none" w:sz="0" w:space="0" w:color="auto"/>
                                                                                                            <w:bottom w:val="none" w:sz="0" w:space="0" w:color="auto"/>
                                                                                                            <w:right w:val="none" w:sz="0" w:space="0" w:color="auto"/>
                                                                                                          </w:divBdr>
                                                                                                        </w:div>
                                                                                                        <w:div w:id="1365331038">
                                                                                                          <w:marLeft w:val="0"/>
                                                                                                          <w:marRight w:val="0"/>
                                                                                                          <w:marTop w:val="0"/>
                                                                                                          <w:marBottom w:val="0"/>
                                                                                                          <w:divBdr>
                                                                                                            <w:top w:val="none" w:sz="0" w:space="0" w:color="auto"/>
                                                                                                            <w:left w:val="none" w:sz="0" w:space="0" w:color="auto"/>
                                                                                                            <w:bottom w:val="none" w:sz="0" w:space="0" w:color="auto"/>
                                                                                                            <w:right w:val="none" w:sz="0" w:space="0" w:color="auto"/>
                                                                                                          </w:divBdr>
                                                                                                        </w:div>
                                                                                                      </w:divsChild>
                                                                                                    </w:div>
                                                                                                    <w:div w:id="1925721609">
                                                                                                      <w:marLeft w:val="0"/>
                                                                                                      <w:marRight w:val="0"/>
                                                                                                      <w:marTop w:val="0"/>
                                                                                                      <w:marBottom w:val="0"/>
                                                                                                      <w:divBdr>
                                                                                                        <w:top w:val="none" w:sz="0" w:space="0" w:color="auto"/>
                                                                                                        <w:left w:val="none" w:sz="0" w:space="0" w:color="auto"/>
                                                                                                        <w:bottom w:val="none" w:sz="0" w:space="0" w:color="auto"/>
                                                                                                        <w:right w:val="none" w:sz="0" w:space="0" w:color="auto"/>
                                                                                                      </w:divBdr>
                                                                                                      <w:divsChild>
                                                                                                        <w:div w:id="1810629805">
                                                                                                          <w:marLeft w:val="0"/>
                                                                                                          <w:marRight w:val="0"/>
                                                                                                          <w:marTop w:val="0"/>
                                                                                                          <w:marBottom w:val="0"/>
                                                                                                          <w:divBdr>
                                                                                                            <w:top w:val="none" w:sz="0" w:space="0" w:color="auto"/>
                                                                                                            <w:left w:val="none" w:sz="0" w:space="0" w:color="auto"/>
                                                                                                            <w:bottom w:val="none" w:sz="0" w:space="0" w:color="auto"/>
                                                                                                            <w:right w:val="none" w:sz="0" w:space="0" w:color="auto"/>
                                                                                                          </w:divBdr>
                                                                                                        </w:div>
                                                                                                      </w:divsChild>
                                                                                                    </w:div>
                                                                                                    <w:div w:id="1946687723">
                                                                                                      <w:marLeft w:val="0"/>
                                                                                                      <w:marRight w:val="0"/>
                                                                                                      <w:marTop w:val="0"/>
                                                                                                      <w:marBottom w:val="0"/>
                                                                                                      <w:divBdr>
                                                                                                        <w:top w:val="none" w:sz="0" w:space="0" w:color="auto"/>
                                                                                                        <w:left w:val="none" w:sz="0" w:space="0" w:color="auto"/>
                                                                                                        <w:bottom w:val="none" w:sz="0" w:space="0" w:color="auto"/>
                                                                                                        <w:right w:val="none" w:sz="0" w:space="0" w:color="auto"/>
                                                                                                      </w:divBdr>
                                                                                                      <w:divsChild>
                                                                                                        <w:div w:id="1037390096">
                                                                                                          <w:marLeft w:val="0"/>
                                                                                                          <w:marRight w:val="0"/>
                                                                                                          <w:marTop w:val="0"/>
                                                                                                          <w:marBottom w:val="0"/>
                                                                                                          <w:divBdr>
                                                                                                            <w:top w:val="none" w:sz="0" w:space="0" w:color="auto"/>
                                                                                                            <w:left w:val="none" w:sz="0" w:space="0" w:color="auto"/>
                                                                                                            <w:bottom w:val="none" w:sz="0" w:space="0" w:color="auto"/>
                                                                                                            <w:right w:val="none" w:sz="0" w:space="0" w:color="auto"/>
                                                                                                          </w:divBdr>
                                                                                                        </w:div>
                                                                                                      </w:divsChild>
                                                                                                    </w:div>
                                                                                                    <w:div w:id="2034719439">
                                                                                                      <w:marLeft w:val="0"/>
                                                                                                      <w:marRight w:val="0"/>
                                                                                                      <w:marTop w:val="0"/>
                                                                                                      <w:marBottom w:val="0"/>
                                                                                                      <w:divBdr>
                                                                                                        <w:top w:val="none" w:sz="0" w:space="0" w:color="auto"/>
                                                                                                        <w:left w:val="none" w:sz="0" w:space="0" w:color="auto"/>
                                                                                                        <w:bottom w:val="none" w:sz="0" w:space="0" w:color="auto"/>
                                                                                                        <w:right w:val="none" w:sz="0" w:space="0" w:color="auto"/>
                                                                                                      </w:divBdr>
                                                                                                    </w:div>
                                                                                                    <w:div w:id="2049448594">
                                                                                                      <w:marLeft w:val="0"/>
                                                                                                      <w:marRight w:val="0"/>
                                                                                                      <w:marTop w:val="0"/>
                                                                                                      <w:marBottom w:val="0"/>
                                                                                                      <w:divBdr>
                                                                                                        <w:top w:val="none" w:sz="0" w:space="0" w:color="auto"/>
                                                                                                        <w:left w:val="none" w:sz="0" w:space="0" w:color="auto"/>
                                                                                                        <w:bottom w:val="none" w:sz="0" w:space="0" w:color="auto"/>
                                                                                                        <w:right w:val="none" w:sz="0" w:space="0" w:color="auto"/>
                                                                                                      </w:divBdr>
                                                                                                      <w:divsChild>
                                                                                                        <w:div w:id="2055301931">
                                                                                                          <w:marLeft w:val="0"/>
                                                                                                          <w:marRight w:val="0"/>
                                                                                                          <w:marTop w:val="0"/>
                                                                                                          <w:marBottom w:val="0"/>
                                                                                                          <w:divBdr>
                                                                                                            <w:top w:val="none" w:sz="0" w:space="0" w:color="auto"/>
                                                                                                            <w:left w:val="none" w:sz="0" w:space="0" w:color="auto"/>
                                                                                                            <w:bottom w:val="none" w:sz="0" w:space="0" w:color="auto"/>
                                                                                                            <w:right w:val="none" w:sz="0" w:space="0" w:color="auto"/>
                                                                                                          </w:divBdr>
                                                                                                        </w:div>
                                                                                                      </w:divsChild>
                                                                                                    </w:div>
                                                                                                    <w:div w:id="2084330207">
                                                                                                      <w:marLeft w:val="0"/>
                                                                                                      <w:marRight w:val="0"/>
                                                                                                      <w:marTop w:val="0"/>
                                                                                                      <w:marBottom w:val="0"/>
                                                                                                      <w:divBdr>
                                                                                                        <w:top w:val="none" w:sz="0" w:space="0" w:color="auto"/>
                                                                                                        <w:left w:val="none" w:sz="0" w:space="0" w:color="auto"/>
                                                                                                        <w:bottom w:val="none" w:sz="0" w:space="0" w:color="auto"/>
                                                                                                        <w:right w:val="none" w:sz="0" w:space="0" w:color="auto"/>
                                                                                                      </w:divBdr>
                                                                                                      <w:divsChild>
                                                                                                        <w:div w:id="862090014">
                                                                                                          <w:marLeft w:val="0"/>
                                                                                                          <w:marRight w:val="0"/>
                                                                                                          <w:marTop w:val="0"/>
                                                                                                          <w:marBottom w:val="0"/>
                                                                                                          <w:divBdr>
                                                                                                            <w:top w:val="none" w:sz="0" w:space="0" w:color="auto"/>
                                                                                                            <w:left w:val="none" w:sz="0" w:space="0" w:color="auto"/>
                                                                                                            <w:bottom w:val="none" w:sz="0" w:space="0" w:color="auto"/>
                                                                                                            <w:right w:val="none" w:sz="0" w:space="0" w:color="auto"/>
                                                                                                          </w:divBdr>
                                                                                                        </w:div>
                                                                                                      </w:divsChild>
                                                                                                    </w:div>
                                                                                                    <w:div w:id="2116510920">
                                                                                                      <w:marLeft w:val="0"/>
                                                                                                      <w:marRight w:val="0"/>
                                                                                                      <w:marTop w:val="0"/>
                                                                                                      <w:marBottom w:val="0"/>
                                                                                                      <w:divBdr>
                                                                                                        <w:top w:val="none" w:sz="0" w:space="0" w:color="auto"/>
                                                                                                        <w:left w:val="none" w:sz="0" w:space="0" w:color="auto"/>
                                                                                                        <w:bottom w:val="none" w:sz="0" w:space="0" w:color="auto"/>
                                                                                                        <w:right w:val="none" w:sz="0" w:space="0" w:color="auto"/>
                                                                                                      </w:divBdr>
                                                                                                      <w:divsChild>
                                                                                                        <w:div w:id="16654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00717">
                                                                                              <w:marLeft w:val="0"/>
                                                                                              <w:marRight w:val="0"/>
                                                                                              <w:marTop w:val="0"/>
                                                                                              <w:marBottom w:val="0"/>
                                                                                              <w:divBdr>
                                                                                                <w:top w:val="none" w:sz="0" w:space="0" w:color="auto"/>
                                                                                                <w:left w:val="none" w:sz="0" w:space="0" w:color="auto"/>
                                                                                                <w:bottom w:val="none" w:sz="0" w:space="0" w:color="auto"/>
                                                                                                <w:right w:val="none" w:sz="0" w:space="0" w:color="auto"/>
                                                                                              </w:divBdr>
                                                                                            </w:div>
                                                                                            <w:div w:id="168104245">
                                                                                              <w:marLeft w:val="0"/>
                                                                                              <w:marRight w:val="0"/>
                                                                                              <w:marTop w:val="0"/>
                                                                                              <w:marBottom w:val="0"/>
                                                                                              <w:divBdr>
                                                                                                <w:top w:val="none" w:sz="0" w:space="0" w:color="auto"/>
                                                                                                <w:left w:val="none" w:sz="0" w:space="0" w:color="auto"/>
                                                                                                <w:bottom w:val="none" w:sz="0" w:space="0" w:color="auto"/>
                                                                                                <w:right w:val="none" w:sz="0" w:space="0" w:color="auto"/>
                                                                                              </w:divBdr>
                                                                                            </w:div>
                                                                                            <w:div w:id="215824092">
                                                                                              <w:marLeft w:val="0"/>
                                                                                              <w:marRight w:val="0"/>
                                                                                              <w:marTop w:val="0"/>
                                                                                              <w:marBottom w:val="0"/>
                                                                                              <w:divBdr>
                                                                                                <w:top w:val="none" w:sz="0" w:space="0" w:color="auto"/>
                                                                                                <w:left w:val="none" w:sz="0" w:space="0" w:color="auto"/>
                                                                                                <w:bottom w:val="none" w:sz="0" w:space="0" w:color="auto"/>
                                                                                                <w:right w:val="none" w:sz="0" w:space="0" w:color="auto"/>
                                                                                              </w:divBdr>
                                                                                            </w:div>
                                                                                            <w:div w:id="277414865">
                                                                                              <w:marLeft w:val="0"/>
                                                                                              <w:marRight w:val="0"/>
                                                                                              <w:marTop w:val="0"/>
                                                                                              <w:marBottom w:val="0"/>
                                                                                              <w:divBdr>
                                                                                                <w:top w:val="none" w:sz="0" w:space="0" w:color="auto"/>
                                                                                                <w:left w:val="none" w:sz="0" w:space="0" w:color="auto"/>
                                                                                                <w:bottom w:val="none" w:sz="0" w:space="0" w:color="auto"/>
                                                                                                <w:right w:val="none" w:sz="0" w:space="0" w:color="auto"/>
                                                                                              </w:divBdr>
                                                                                            </w:div>
                                                                                            <w:div w:id="313489858">
                                                                                              <w:marLeft w:val="0"/>
                                                                                              <w:marRight w:val="0"/>
                                                                                              <w:marTop w:val="0"/>
                                                                                              <w:marBottom w:val="0"/>
                                                                                              <w:divBdr>
                                                                                                <w:top w:val="none" w:sz="0" w:space="0" w:color="auto"/>
                                                                                                <w:left w:val="none" w:sz="0" w:space="0" w:color="auto"/>
                                                                                                <w:bottom w:val="none" w:sz="0" w:space="0" w:color="auto"/>
                                                                                                <w:right w:val="none" w:sz="0" w:space="0" w:color="auto"/>
                                                                                              </w:divBdr>
                                                                                            </w:div>
                                                                                            <w:div w:id="446117633">
                                                                                              <w:marLeft w:val="0"/>
                                                                                              <w:marRight w:val="0"/>
                                                                                              <w:marTop w:val="0"/>
                                                                                              <w:marBottom w:val="0"/>
                                                                                              <w:divBdr>
                                                                                                <w:top w:val="none" w:sz="0" w:space="0" w:color="auto"/>
                                                                                                <w:left w:val="none" w:sz="0" w:space="0" w:color="auto"/>
                                                                                                <w:bottom w:val="none" w:sz="0" w:space="0" w:color="auto"/>
                                                                                                <w:right w:val="none" w:sz="0" w:space="0" w:color="auto"/>
                                                                                              </w:divBdr>
                                                                                            </w:div>
                                                                                            <w:div w:id="514079020">
                                                                                              <w:marLeft w:val="0"/>
                                                                                              <w:marRight w:val="0"/>
                                                                                              <w:marTop w:val="0"/>
                                                                                              <w:marBottom w:val="0"/>
                                                                                              <w:divBdr>
                                                                                                <w:top w:val="none" w:sz="0" w:space="0" w:color="auto"/>
                                                                                                <w:left w:val="none" w:sz="0" w:space="0" w:color="auto"/>
                                                                                                <w:bottom w:val="none" w:sz="0" w:space="0" w:color="auto"/>
                                                                                                <w:right w:val="none" w:sz="0" w:space="0" w:color="auto"/>
                                                                                              </w:divBdr>
                                                                                            </w:div>
                                                                                            <w:div w:id="745886308">
                                                                                              <w:marLeft w:val="0"/>
                                                                                              <w:marRight w:val="0"/>
                                                                                              <w:marTop w:val="0"/>
                                                                                              <w:marBottom w:val="0"/>
                                                                                              <w:divBdr>
                                                                                                <w:top w:val="none" w:sz="0" w:space="0" w:color="auto"/>
                                                                                                <w:left w:val="none" w:sz="0" w:space="0" w:color="auto"/>
                                                                                                <w:bottom w:val="none" w:sz="0" w:space="0" w:color="auto"/>
                                                                                                <w:right w:val="none" w:sz="0" w:space="0" w:color="auto"/>
                                                                                              </w:divBdr>
                                                                                            </w:div>
                                                                                            <w:div w:id="879054500">
                                                                                              <w:marLeft w:val="0"/>
                                                                                              <w:marRight w:val="0"/>
                                                                                              <w:marTop w:val="0"/>
                                                                                              <w:marBottom w:val="0"/>
                                                                                              <w:divBdr>
                                                                                                <w:top w:val="none" w:sz="0" w:space="0" w:color="auto"/>
                                                                                                <w:left w:val="none" w:sz="0" w:space="0" w:color="auto"/>
                                                                                                <w:bottom w:val="none" w:sz="0" w:space="0" w:color="auto"/>
                                                                                                <w:right w:val="none" w:sz="0" w:space="0" w:color="auto"/>
                                                                                              </w:divBdr>
                                                                                            </w:div>
                                                                                            <w:div w:id="903956015">
                                                                                              <w:marLeft w:val="0"/>
                                                                                              <w:marRight w:val="0"/>
                                                                                              <w:marTop w:val="0"/>
                                                                                              <w:marBottom w:val="0"/>
                                                                                              <w:divBdr>
                                                                                                <w:top w:val="none" w:sz="0" w:space="0" w:color="auto"/>
                                                                                                <w:left w:val="none" w:sz="0" w:space="0" w:color="auto"/>
                                                                                                <w:bottom w:val="none" w:sz="0" w:space="0" w:color="auto"/>
                                                                                                <w:right w:val="none" w:sz="0" w:space="0" w:color="auto"/>
                                                                                              </w:divBdr>
                                                                                            </w:div>
                                                                                            <w:div w:id="1049961847">
                                                                                              <w:marLeft w:val="0"/>
                                                                                              <w:marRight w:val="0"/>
                                                                                              <w:marTop w:val="0"/>
                                                                                              <w:marBottom w:val="0"/>
                                                                                              <w:divBdr>
                                                                                                <w:top w:val="none" w:sz="0" w:space="0" w:color="auto"/>
                                                                                                <w:left w:val="none" w:sz="0" w:space="0" w:color="auto"/>
                                                                                                <w:bottom w:val="none" w:sz="0" w:space="0" w:color="auto"/>
                                                                                                <w:right w:val="none" w:sz="0" w:space="0" w:color="auto"/>
                                                                                              </w:divBdr>
                                                                                            </w:div>
                                                                                            <w:div w:id="1071852460">
                                                                                              <w:marLeft w:val="0"/>
                                                                                              <w:marRight w:val="0"/>
                                                                                              <w:marTop w:val="0"/>
                                                                                              <w:marBottom w:val="0"/>
                                                                                              <w:divBdr>
                                                                                                <w:top w:val="none" w:sz="0" w:space="0" w:color="auto"/>
                                                                                                <w:left w:val="none" w:sz="0" w:space="0" w:color="auto"/>
                                                                                                <w:bottom w:val="none" w:sz="0" w:space="0" w:color="auto"/>
                                                                                                <w:right w:val="none" w:sz="0" w:space="0" w:color="auto"/>
                                                                                              </w:divBdr>
                                                                                            </w:div>
                                                                                            <w:div w:id="1494763031">
                                                                                              <w:marLeft w:val="0"/>
                                                                                              <w:marRight w:val="0"/>
                                                                                              <w:marTop w:val="0"/>
                                                                                              <w:marBottom w:val="0"/>
                                                                                              <w:divBdr>
                                                                                                <w:top w:val="none" w:sz="0" w:space="0" w:color="auto"/>
                                                                                                <w:left w:val="none" w:sz="0" w:space="0" w:color="auto"/>
                                                                                                <w:bottom w:val="none" w:sz="0" w:space="0" w:color="auto"/>
                                                                                                <w:right w:val="none" w:sz="0" w:space="0" w:color="auto"/>
                                                                                              </w:divBdr>
                                                                                              <w:divsChild>
                                                                                                <w:div w:id="365838873">
                                                                                                  <w:marLeft w:val="0"/>
                                                                                                  <w:marRight w:val="0"/>
                                                                                                  <w:marTop w:val="30"/>
                                                                                                  <w:marBottom w:val="30"/>
                                                                                                  <w:divBdr>
                                                                                                    <w:top w:val="none" w:sz="0" w:space="0" w:color="auto"/>
                                                                                                    <w:left w:val="none" w:sz="0" w:space="0" w:color="auto"/>
                                                                                                    <w:bottom w:val="none" w:sz="0" w:space="0" w:color="auto"/>
                                                                                                    <w:right w:val="none" w:sz="0" w:space="0" w:color="auto"/>
                                                                                                  </w:divBdr>
                                                                                                  <w:divsChild>
                                                                                                    <w:div w:id="75589802">
                                                                                                      <w:marLeft w:val="0"/>
                                                                                                      <w:marRight w:val="0"/>
                                                                                                      <w:marTop w:val="0"/>
                                                                                                      <w:marBottom w:val="0"/>
                                                                                                      <w:divBdr>
                                                                                                        <w:top w:val="none" w:sz="0" w:space="0" w:color="auto"/>
                                                                                                        <w:left w:val="none" w:sz="0" w:space="0" w:color="auto"/>
                                                                                                        <w:bottom w:val="none" w:sz="0" w:space="0" w:color="auto"/>
                                                                                                        <w:right w:val="none" w:sz="0" w:space="0" w:color="auto"/>
                                                                                                      </w:divBdr>
                                                                                                    </w:div>
                                                                                                    <w:div w:id="142235227">
                                                                                                      <w:marLeft w:val="0"/>
                                                                                                      <w:marRight w:val="0"/>
                                                                                                      <w:marTop w:val="0"/>
                                                                                                      <w:marBottom w:val="0"/>
                                                                                                      <w:divBdr>
                                                                                                        <w:top w:val="none" w:sz="0" w:space="0" w:color="auto"/>
                                                                                                        <w:left w:val="none" w:sz="0" w:space="0" w:color="auto"/>
                                                                                                        <w:bottom w:val="none" w:sz="0" w:space="0" w:color="auto"/>
                                                                                                        <w:right w:val="none" w:sz="0" w:space="0" w:color="auto"/>
                                                                                                      </w:divBdr>
                                                                                                    </w:div>
                                                                                                    <w:div w:id="307633887">
                                                                                                      <w:marLeft w:val="0"/>
                                                                                                      <w:marRight w:val="0"/>
                                                                                                      <w:marTop w:val="0"/>
                                                                                                      <w:marBottom w:val="0"/>
                                                                                                      <w:divBdr>
                                                                                                        <w:top w:val="none" w:sz="0" w:space="0" w:color="auto"/>
                                                                                                        <w:left w:val="none" w:sz="0" w:space="0" w:color="auto"/>
                                                                                                        <w:bottom w:val="none" w:sz="0" w:space="0" w:color="auto"/>
                                                                                                        <w:right w:val="none" w:sz="0" w:space="0" w:color="auto"/>
                                                                                                      </w:divBdr>
                                                                                                    </w:div>
                                                                                                    <w:div w:id="475609417">
                                                                                                      <w:marLeft w:val="0"/>
                                                                                                      <w:marRight w:val="0"/>
                                                                                                      <w:marTop w:val="0"/>
                                                                                                      <w:marBottom w:val="0"/>
                                                                                                      <w:divBdr>
                                                                                                        <w:top w:val="none" w:sz="0" w:space="0" w:color="auto"/>
                                                                                                        <w:left w:val="none" w:sz="0" w:space="0" w:color="auto"/>
                                                                                                        <w:bottom w:val="none" w:sz="0" w:space="0" w:color="auto"/>
                                                                                                        <w:right w:val="none" w:sz="0" w:space="0" w:color="auto"/>
                                                                                                      </w:divBdr>
                                                                                                      <w:divsChild>
                                                                                                        <w:div w:id="116604152">
                                                                                                          <w:marLeft w:val="0"/>
                                                                                                          <w:marRight w:val="0"/>
                                                                                                          <w:marTop w:val="0"/>
                                                                                                          <w:marBottom w:val="0"/>
                                                                                                          <w:divBdr>
                                                                                                            <w:top w:val="none" w:sz="0" w:space="0" w:color="auto"/>
                                                                                                            <w:left w:val="none" w:sz="0" w:space="0" w:color="auto"/>
                                                                                                            <w:bottom w:val="none" w:sz="0" w:space="0" w:color="auto"/>
                                                                                                            <w:right w:val="none" w:sz="0" w:space="0" w:color="auto"/>
                                                                                                          </w:divBdr>
                                                                                                        </w:div>
                                                                                                      </w:divsChild>
                                                                                                    </w:div>
                                                                                                    <w:div w:id="509098717">
                                                                                                      <w:marLeft w:val="0"/>
                                                                                                      <w:marRight w:val="0"/>
                                                                                                      <w:marTop w:val="0"/>
                                                                                                      <w:marBottom w:val="0"/>
                                                                                                      <w:divBdr>
                                                                                                        <w:top w:val="none" w:sz="0" w:space="0" w:color="auto"/>
                                                                                                        <w:left w:val="none" w:sz="0" w:space="0" w:color="auto"/>
                                                                                                        <w:bottom w:val="none" w:sz="0" w:space="0" w:color="auto"/>
                                                                                                        <w:right w:val="none" w:sz="0" w:space="0" w:color="auto"/>
                                                                                                      </w:divBdr>
                                                                                                    </w:div>
                                                                                                    <w:div w:id="714695764">
                                                                                                      <w:marLeft w:val="0"/>
                                                                                                      <w:marRight w:val="0"/>
                                                                                                      <w:marTop w:val="0"/>
                                                                                                      <w:marBottom w:val="0"/>
                                                                                                      <w:divBdr>
                                                                                                        <w:top w:val="none" w:sz="0" w:space="0" w:color="auto"/>
                                                                                                        <w:left w:val="none" w:sz="0" w:space="0" w:color="auto"/>
                                                                                                        <w:bottom w:val="none" w:sz="0" w:space="0" w:color="auto"/>
                                                                                                        <w:right w:val="none" w:sz="0" w:space="0" w:color="auto"/>
                                                                                                      </w:divBdr>
                                                                                                    </w:div>
                                                                                                    <w:div w:id="769660476">
                                                                                                      <w:marLeft w:val="0"/>
                                                                                                      <w:marRight w:val="0"/>
                                                                                                      <w:marTop w:val="0"/>
                                                                                                      <w:marBottom w:val="0"/>
                                                                                                      <w:divBdr>
                                                                                                        <w:top w:val="none" w:sz="0" w:space="0" w:color="auto"/>
                                                                                                        <w:left w:val="none" w:sz="0" w:space="0" w:color="auto"/>
                                                                                                        <w:bottom w:val="none" w:sz="0" w:space="0" w:color="auto"/>
                                                                                                        <w:right w:val="none" w:sz="0" w:space="0" w:color="auto"/>
                                                                                                      </w:divBdr>
                                                                                                      <w:divsChild>
                                                                                                        <w:div w:id="763376281">
                                                                                                          <w:marLeft w:val="0"/>
                                                                                                          <w:marRight w:val="0"/>
                                                                                                          <w:marTop w:val="0"/>
                                                                                                          <w:marBottom w:val="0"/>
                                                                                                          <w:divBdr>
                                                                                                            <w:top w:val="none" w:sz="0" w:space="0" w:color="auto"/>
                                                                                                            <w:left w:val="none" w:sz="0" w:space="0" w:color="auto"/>
                                                                                                            <w:bottom w:val="none" w:sz="0" w:space="0" w:color="auto"/>
                                                                                                            <w:right w:val="none" w:sz="0" w:space="0" w:color="auto"/>
                                                                                                          </w:divBdr>
                                                                                                        </w:div>
                                                                                                      </w:divsChild>
                                                                                                    </w:div>
                                                                                                    <w:div w:id="856847172">
                                                                                                      <w:marLeft w:val="0"/>
                                                                                                      <w:marRight w:val="0"/>
                                                                                                      <w:marTop w:val="0"/>
                                                                                                      <w:marBottom w:val="0"/>
                                                                                                      <w:divBdr>
                                                                                                        <w:top w:val="none" w:sz="0" w:space="0" w:color="auto"/>
                                                                                                        <w:left w:val="none" w:sz="0" w:space="0" w:color="auto"/>
                                                                                                        <w:bottom w:val="none" w:sz="0" w:space="0" w:color="auto"/>
                                                                                                        <w:right w:val="none" w:sz="0" w:space="0" w:color="auto"/>
                                                                                                      </w:divBdr>
                                                                                                    </w:div>
                                                                                                    <w:div w:id="941307076">
                                                                                                      <w:marLeft w:val="0"/>
                                                                                                      <w:marRight w:val="0"/>
                                                                                                      <w:marTop w:val="0"/>
                                                                                                      <w:marBottom w:val="0"/>
                                                                                                      <w:divBdr>
                                                                                                        <w:top w:val="none" w:sz="0" w:space="0" w:color="auto"/>
                                                                                                        <w:left w:val="none" w:sz="0" w:space="0" w:color="auto"/>
                                                                                                        <w:bottom w:val="none" w:sz="0" w:space="0" w:color="auto"/>
                                                                                                        <w:right w:val="none" w:sz="0" w:space="0" w:color="auto"/>
                                                                                                      </w:divBdr>
                                                                                                      <w:divsChild>
                                                                                                        <w:div w:id="747380566">
                                                                                                          <w:marLeft w:val="0"/>
                                                                                                          <w:marRight w:val="0"/>
                                                                                                          <w:marTop w:val="0"/>
                                                                                                          <w:marBottom w:val="0"/>
                                                                                                          <w:divBdr>
                                                                                                            <w:top w:val="none" w:sz="0" w:space="0" w:color="auto"/>
                                                                                                            <w:left w:val="none" w:sz="0" w:space="0" w:color="auto"/>
                                                                                                            <w:bottom w:val="none" w:sz="0" w:space="0" w:color="auto"/>
                                                                                                            <w:right w:val="none" w:sz="0" w:space="0" w:color="auto"/>
                                                                                                          </w:divBdr>
                                                                                                        </w:div>
                                                                                                      </w:divsChild>
                                                                                                    </w:div>
                                                                                                    <w:div w:id="1052192516">
                                                                                                      <w:marLeft w:val="0"/>
                                                                                                      <w:marRight w:val="0"/>
                                                                                                      <w:marTop w:val="0"/>
                                                                                                      <w:marBottom w:val="0"/>
                                                                                                      <w:divBdr>
                                                                                                        <w:top w:val="none" w:sz="0" w:space="0" w:color="auto"/>
                                                                                                        <w:left w:val="none" w:sz="0" w:space="0" w:color="auto"/>
                                                                                                        <w:bottom w:val="none" w:sz="0" w:space="0" w:color="auto"/>
                                                                                                        <w:right w:val="none" w:sz="0" w:space="0" w:color="auto"/>
                                                                                                      </w:divBdr>
                                                                                                    </w:div>
                                                                                                    <w:div w:id="1061565464">
                                                                                                      <w:marLeft w:val="0"/>
                                                                                                      <w:marRight w:val="0"/>
                                                                                                      <w:marTop w:val="0"/>
                                                                                                      <w:marBottom w:val="0"/>
                                                                                                      <w:divBdr>
                                                                                                        <w:top w:val="none" w:sz="0" w:space="0" w:color="auto"/>
                                                                                                        <w:left w:val="none" w:sz="0" w:space="0" w:color="auto"/>
                                                                                                        <w:bottom w:val="none" w:sz="0" w:space="0" w:color="auto"/>
                                                                                                        <w:right w:val="none" w:sz="0" w:space="0" w:color="auto"/>
                                                                                                      </w:divBdr>
                                                                                                      <w:divsChild>
                                                                                                        <w:div w:id="1574850367">
                                                                                                          <w:marLeft w:val="0"/>
                                                                                                          <w:marRight w:val="0"/>
                                                                                                          <w:marTop w:val="0"/>
                                                                                                          <w:marBottom w:val="0"/>
                                                                                                          <w:divBdr>
                                                                                                            <w:top w:val="none" w:sz="0" w:space="0" w:color="auto"/>
                                                                                                            <w:left w:val="none" w:sz="0" w:space="0" w:color="auto"/>
                                                                                                            <w:bottom w:val="none" w:sz="0" w:space="0" w:color="auto"/>
                                                                                                            <w:right w:val="none" w:sz="0" w:space="0" w:color="auto"/>
                                                                                                          </w:divBdr>
                                                                                                        </w:div>
                                                                                                      </w:divsChild>
                                                                                                    </w:div>
                                                                                                    <w:div w:id="1110248850">
                                                                                                      <w:marLeft w:val="0"/>
                                                                                                      <w:marRight w:val="0"/>
                                                                                                      <w:marTop w:val="0"/>
                                                                                                      <w:marBottom w:val="0"/>
                                                                                                      <w:divBdr>
                                                                                                        <w:top w:val="none" w:sz="0" w:space="0" w:color="auto"/>
                                                                                                        <w:left w:val="none" w:sz="0" w:space="0" w:color="auto"/>
                                                                                                        <w:bottom w:val="none" w:sz="0" w:space="0" w:color="auto"/>
                                                                                                        <w:right w:val="none" w:sz="0" w:space="0" w:color="auto"/>
                                                                                                      </w:divBdr>
                                                                                                    </w:div>
                                                                                                    <w:div w:id="1113092986">
                                                                                                      <w:marLeft w:val="0"/>
                                                                                                      <w:marRight w:val="0"/>
                                                                                                      <w:marTop w:val="0"/>
                                                                                                      <w:marBottom w:val="0"/>
                                                                                                      <w:divBdr>
                                                                                                        <w:top w:val="none" w:sz="0" w:space="0" w:color="auto"/>
                                                                                                        <w:left w:val="none" w:sz="0" w:space="0" w:color="auto"/>
                                                                                                        <w:bottom w:val="none" w:sz="0" w:space="0" w:color="auto"/>
                                                                                                        <w:right w:val="none" w:sz="0" w:space="0" w:color="auto"/>
                                                                                                      </w:divBdr>
                                                                                                      <w:divsChild>
                                                                                                        <w:div w:id="1276714481">
                                                                                                          <w:marLeft w:val="0"/>
                                                                                                          <w:marRight w:val="0"/>
                                                                                                          <w:marTop w:val="0"/>
                                                                                                          <w:marBottom w:val="0"/>
                                                                                                          <w:divBdr>
                                                                                                            <w:top w:val="none" w:sz="0" w:space="0" w:color="auto"/>
                                                                                                            <w:left w:val="none" w:sz="0" w:space="0" w:color="auto"/>
                                                                                                            <w:bottom w:val="none" w:sz="0" w:space="0" w:color="auto"/>
                                                                                                            <w:right w:val="none" w:sz="0" w:space="0" w:color="auto"/>
                                                                                                          </w:divBdr>
                                                                                                        </w:div>
                                                                                                      </w:divsChild>
                                                                                                    </w:div>
                                                                                                    <w:div w:id="1131095325">
                                                                                                      <w:marLeft w:val="0"/>
                                                                                                      <w:marRight w:val="0"/>
                                                                                                      <w:marTop w:val="0"/>
                                                                                                      <w:marBottom w:val="0"/>
                                                                                                      <w:divBdr>
                                                                                                        <w:top w:val="none" w:sz="0" w:space="0" w:color="auto"/>
                                                                                                        <w:left w:val="none" w:sz="0" w:space="0" w:color="auto"/>
                                                                                                        <w:bottom w:val="none" w:sz="0" w:space="0" w:color="auto"/>
                                                                                                        <w:right w:val="none" w:sz="0" w:space="0" w:color="auto"/>
                                                                                                      </w:divBdr>
                                                                                                    </w:div>
                                                                                                    <w:div w:id="1159036136">
                                                                                                      <w:marLeft w:val="0"/>
                                                                                                      <w:marRight w:val="0"/>
                                                                                                      <w:marTop w:val="0"/>
                                                                                                      <w:marBottom w:val="0"/>
                                                                                                      <w:divBdr>
                                                                                                        <w:top w:val="none" w:sz="0" w:space="0" w:color="auto"/>
                                                                                                        <w:left w:val="none" w:sz="0" w:space="0" w:color="auto"/>
                                                                                                        <w:bottom w:val="none" w:sz="0" w:space="0" w:color="auto"/>
                                                                                                        <w:right w:val="none" w:sz="0" w:space="0" w:color="auto"/>
                                                                                                      </w:divBdr>
                                                                                                      <w:divsChild>
                                                                                                        <w:div w:id="1715621889">
                                                                                                          <w:marLeft w:val="0"/>
                                                                                                          <w:marRight w:val="0"/>
                                                                                                          <w:marTop w:val="0"/>
                                                                                                          <w:marBottom w:val="0"/>
                                                                                                          <w:divBdr>
                                                                                                            <w:top w:val="none" w:sz="0" w:space="0" w:color="auto"/>
                                                                                                            <w:left w:val="none" w:sz="0" w:space="0" w:color="auto"/>
                                                                                                            <w:bottom w:val="none" w:sz="0" w:space="0" w:color="auto"/>
                                                                                                            <w:right w:val="none" w:sz="0" w:space="0" w:color="auto"/>
                                                                                                          </w:divBdr>
                                                                                                        </w:div>
                                                                                                      </w:divsChild>
                                                                                                    </w:div>
                                                                                                    <w:div w:id="1333294008">
                                                                                                      <w:marLeft w:val="0"/>
                                                                                                      <w:marRight w:val="0"/>
                                                                                                      <w:marTop w:val="0"/>
                                                                                                      <w:marBottom w:val="0"/>
                                                                                                      <w:divBdr>
                                                                                                        <w:top w:val="none" w:sz="0" w:space="0" w:color="auto"/>
                                                                                                        <w:left w:val="none" w:sz="0" w:space="0" w:color="auto"/>
                                                                                                        <w:bottom w:val="none" w:sz="0" w:space="0" w:color="auto"/>
                                                                                                        <w:right w:val="none" w:sz="0" w:space="0" w:color="auto"/>
                                                                                                      </w:divBdr>
                                                                                                      <w:divsChild>
                                                                                                        <w:div w:id="1371413401">
                                                                                                          <w:marLeft w:val="0"/>
                                                                                                          <w:marRight w:val="0"/>
                                                                                                          <w:marTop w:val="0"/>
                                                                                                          <w:marBottom w:val="0"/>
                                                                                                          <w:divBdr>
                                                                                                            <w:top w:val="none" w:sz="0" w:space="0" w:color="auto"/>
                                                                                                            <w:left w:val="none" w:sz="0" w:space="0" w:color="auto"/>
                                                                                                            <w:bottom w:val="none" w:sz="0" w:space="0" w:color="auto"/>
                                                                                                            <w:right w:val="none" w:sz="0" w:space="0" w:color="auto"/>
                                                                                                          </w:divBdr>
                                                                                                        </w:div>
                                                                                                      </w:divsChild>
                                                                                                    </w:div>
                                                                                                    <w:div w:id="1338002925">
                                                                                                      <w:marLeft w:val="0"/>
                                                                                                      <w:marRight w:val="0"/>
                                                                                                      <w:marTop w:val="0"/>
                                                                                                      <w:marBottom w:val="0"/>
                                                                                                      <w:divBdr>
                                                                                                        <w:top w:val="none" w:sz="0" w:space="0" w:color="auto"/>
                                                                                                        <w:left w:val="none" w:sz="0" w:space="0" w:color="auto"/>
                                                                                                        <w:bottom w:val="none" w:sz="0" w:space="0" w:color="auto"/>
                                                                                                        <w:right w:val="none" w:sz="0" w:space="0" w:color="auto"/>
                                                                                                      </w:divBdr>
                                                                                                      <w:divsChild>
                                                                                                        <w:div w:id="1779834460">
                                                                                                          <w:marLeft w:val="0"/>
                                                                                                          <w:marRight w:val="0"/>
                                                                                                          <w:marTop w:val="0"/>
                                                                                                          <w:marBottom w:val="0"/>
                                                                                                          <w:divBdr>
                                                                                                            <w:top w:val="none" w:sz="0" w:space="0" w:color="auto"/>
                                                                                                            <w:left w:val="none" w:sz="0" w:space="0" w:color="auto"/>
                                                                                                            <w:bottom w:val="none" w:sz="0" w:space="0" w:color="auto"/>
                                                                                                            <w:right w:val="none" w:sz="0" w:space="0" w:color="auto"/>
                                                                                                          </w:divBdr>
                                                                                                        </w:div>
                                                                                                      </w:divsChild>
                                                                                                    </w:div>
                                                                                                    <w:div w:id="1426339360">
                                                                                                      <w:marLeft w:val="0"/>
                                                                                                      <w:marRight w:val="0"/>
                                                                                                      <w:marTop w:val="0"/>
                                                                                                      <w:marBottom w:val="0"/>
                                                                                                      <w:divBdr>
                                                                                                        <w:top w:val="none" w:sz="0" w:space="0" w:color="auto"/>
                                                                                                        <w:left w:val="none" w:sz="0" w:space="0" w:color="auto"/>
                                                                                                        <w:bottom w:val="none" w:sz="0" w:space="0" w:color="auto"/>
                                                                                                        <w:right w:val="none" w:sz="0" w:space="0" w:color="auto"/>
                                                                                                      </w:divBdr>
                                                                                                      <w:divsChild>
                                                                                                        <w:div w:id="316884959">
                                                                                                          <w:marLeft w:val="0"/>
                                                                                                          <w:marRight w:val="0"/>
                                                                                                          <w:marTop w:val="0"/>
                                                                                                          <w:marBottom w:val="0"/>
                                                                                                          <w:divBdr>
                                                                                                            <w:top w:val="none" w:sz="0" w:space="0" w:color="auto"/>
                                                                                                            <w:left w:val="none" w:sz="0" w:space="0" w:color="auto"/>
                                                                                                            <w:bottom w:val="none" w:sz="0" w:space="0" w:color="auto"/>
                                                                                                            <w:right w:val="none" w:sz="0" w:space="0" w:color="auto"/>
                                                                                                          </w:divBdr>
                                                                                                        </w:div>
                                                                                                      </w:divsChild>
                                                                                                    </w:div>
                                                                                                    <w:div w:id="1995572557">
                                                                                                      <w:marLeft w:val="0"/>
                                                                                                      <w:marRight w:val="0"/>
                                                                                                      <w:marTop w:val="0"/>
                                                                                                      <w:marBottom w:val="0"/>
                                                                                                      <w:divBdr>
                                                                                                        <w:top w:val="none" w:sz="0" w:space="0" w:color="auto"/>
                                                                                                        <w:left w:val="none" w:sz="0" w:space="0" w:color="auto"/>
                                                                                                        <w:bottom w:val="none" w:sz="0" w:space="0" w:color="auto"/>
                                                                                                        <w:right w:val="none" w:sz="0" w:space="0" w:color="auto"/>
                                                                                                      </w:divBdr>
                                                                                                      <w:divsChild>
                                                                                                        <w:div w:id="131722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94622">
                                                                                              <w:marLeft w:val="0"/>
                                                                                              <w:marRight w:val="0"/>
                                                                                              <w:marTop w:val="0"/>
                                                                                              <w:marBottom w:val="0"/>
                                                                                              <w:divBdr>
                                                                                                <w:top w:val="none" w:sz="0" w:space="0" w:color="auto"/>
                                                                                                <w:left w:val="none" w:sz="0" w:space="0" w:color="auto"/>
                                                                                                <w:bottom w:val="none" w:sz="0" w:space="0" w:color="auto"/>
                                                                                                <w:right w:val="none" w:sz="0" w:space="0" w:color="auto"/>
                                                                                              </w:divBdr>
                                                                                            </w:div>
                                                                                            <w:div w:id="2016879473">
                                                                                              <w:marLeft w:val="0"/>
                                                                                              <w:marRight w:val="0"/>
                                                                                              <w:marTop w:val="0"/>
                                                                                              <w:marBottom w:val="0"/>
                                                                                              <w:divBdr>
                                                                                                <w:top w:val="none" w:sz="0" w:space="0" w:color="auto"/>
                                                                                                <w:left w:val="none" w:sz="0" w:space="0" w:color="auto"/>
                                                                                                <w:bottom w:val="none" w:sz="0" w:space="0" w:color="auto"/>
                                                                                                <w:right w:val="none" w:sz="0" w:space="0" w:color="auto"/>
                                                                                              </w:divBdr>
                                                                                            </w:div>
                                                                                            <w:div w:id="20267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2942155">
      <w:bodyDiv w:val="1"/>
      <w:marLeft w:val="0"/>
      <w:marRight w:val="0"/>
      <w:marTop w:val="0"/>
      <w:marBottom w:val="0"/>
      <w:divBdr>
        <w:top w:val="none" w:sz="0" w:space="0" w:color="auto"/>
        <w:left w:val="none" w:sz="0" w:space="0" w:color="auto"/>
        <w:bottom w:val="none" w:sz="0" w:space="0" w:color="auto"/>
        <w:right w:val="none" w:sz="0" w:space="0" w:color="auto"/>
      </w:divBdr>
    </w:div>
    <w:div w:id="1855221663">
      <w:bodyDiv w:val="1"/>
      <w:marLeft w:val="0"/>
      <w:marRight w:val="0"/>
      <w:marTop w:val="0"/>
      <w:marBottom w:val="0"/>
      <w:divBdr>
        <w:top w:val="none" w:sz="0" w:space="0" w:color="auto"/>
        <w:left w:val="none" w:sz="0" w:space="0" w:color="auto"/>
        <w:bottom w:val="none" w:sz="0" w:space="0" w:color="auto"/>
        <w:right w:val="none" w:sz="0" w:space="0" w:color="auto"/>
      </w:divBdr>
    </w:div>
    <w:div w:id="1892225055">
      <w:bodyDiv w:val="1"/>
      <w:marLeft w:val="0"/>
      <w:marRight w:val="0"/>
      <w:marTop w:val="0"/>
      <w:marBottom w:val="0"/>
      <w:divBdr>
        <w:top w:val="none" w:sz="0" w:space="0" w:color="auto"/>
        <w:left w:val="none" w:sz="0" w:space="0" w:color="auto"/>
        <w:bottom w:val="none" w:sz="0" w:space="0" w:color="auto"/>
        <w:right w:val="none" w:sz="0" w:space="0" w:color="auto"/>
      </w:divBdr>
    </w:div>
    <w:div w:id="1897012532">
      <w:bodyDiv w:val="1"/>
      <w:marLeft w:val="0"/>
      <w:marRight w:val="0"/>
      <w:marTop w:val="0"/>
      <w:marBottom w:val="0"/>
      <w:divBdr>
        <w:top w:val="none" w:sz="0" w:space="0" w:color="auto"/>
        <w:left w:val="none" w:sz="0" w:space="0" w:color="auto"/>
        <w:bottom w:val="none" w:sz="0" w:space="0" w:color="auto"/>
        <w:right w:val="none" w:sz="0" w:space="0" w:color="auto"/>
      </w:divBdr>
    </w:div>
    <w:div w:id="1904293501">
      <w:bodyDiv w:val="1"/>
      <w:marLeft w:val="0"/>
      <w:marRight w:val="0"/>
      <w:marTop w:val="0"/>
      <w:marBottom w:val="0"/>
      <w:divBdr>
        <w:top w:val="none" w:sz="0" w:space="0" w:color="auto"/>
        <w:left w:val="none" w:sz="0" w:space="0" w:color="auto"/>
        <w:bottom w:val="none" w:sz="0" w:space="0" w:color="auto"/>
        <w:right w:val="none" w:sz="0" w:space="0" w:color="auto"/>
      </w:divBdr>
    </w:div>
    <w:div w:id="1916014856">
      <w:bodyDiv w:val="1"/>
      <w:marLeft w:val="0"/>
      <w:marRight w:val="0"/>
      <w:marTop w:val="0"/>
      <w:marBottom w:val="0"/>
      <w:divBdr>
        <w:top w:val="none" w:sz="0" w:space="0" w:color="auto"/>
        <w:left w:val="none" w:sz="0" w:space="0" w:color="auto"/>
        <w:bottom w:val="none" w:sz="0" w:space="0" w:color="auto"/>
        <w:right w:val="none" w:sz="0" w:space="0" w:color="auto"/>
      </w:divBdr>
    </w:div>
    <w:div w:id="1916238473">
      <w:bodyDiv w:val="1"/>
      <w:marLeft w:val="0"/>
      <w:marRight w:val="0"/>
      <w:marTop w:val="0"/>
      <w:marBottom w:val="0"/>
      <w:divBdr>
        <w:top w:val="none" w:sz="0" w:space="0" w:color="auto"/>
        <w:left w:val="none" w:sz="0" w:space="0" w:color="auto"/>
        <w:bottom w:val="none" w:sz="0" w:space="0" w:color="auto"/>
        <w:right w:val="none" w:sz="0" w:space="0" w:color="auto"/>
      </w:divBdr>
    </w:div>
    <w:div w:id="1980648462">
      <w:bodyDiv w:val="1"/>
      <w:marLeft w:val="0"/>
      <w:marRight w:val="0"/>
      <w:marTop w:val="0"/>
      <w:marBottom w:val="0"/>
      <w:divBdr>
        <w:top w:val="none" w:sz="0" w:space="0" w:color="auto"/>
        <w:left w:val="none" w:sz="0" w:space="0" w:color="auto"/>
        <w:bottom w:val="none" w:sz="0" w:space="0" w:color="auto"/>
        <w:right w:val="none" w:sz="0" w:space="0" w:color="auto"/>
      </w:divBdr>
    </w:div>
    <w:div w:id="1994069128">
      <w:bodyDiv w:val="1"/>
      <w:marLeft w:val="0"/>
      <w:marRight w:val="0"/>
      <w:marTop w:val="0"/>
      <w:marBottom w:val="0"/>
      <w:divBdr>
        <w:top w:val="none" w:sz="0" w:space="0" w:color="auto"/>
        <w:left w:val="none" w:sz="0" w:space="0" w:color="auto"/>
        <w:bottom w:val="none" w:sz="0" w:space="0" w:color="auto"/>
        <w:right w:val="none" w:sz="0" w:space="0" w:color="auto"/>
      </w:divBdr>
    </w:div>
    <w:div w:id="1995143158">
      <w:bodyDiv w:val="1"/>
      <w:marLeft w:val="0"/>
      <w:marRight w:val="0"/>
      <w:marTop w:val="0"/>
      <w:marBottom w:val="0"/>
      <w:divBdr>
        <w:top w:val="none" w:sz="0" w:space="0" w:color="auto"/>
        <w:left w:val="none" w:sz="0" w:space="0" w:color="auto"/>
        <w:bottom w:val="none" w:sz="0" w:space="0" w:color="auto"/>
        <w:right w:val="none" w:sz="0" w:space="0" w:color="auto"/>
      </w:divBdr>
      <w:divsChild>
        <w:div w:id="1170801117">
          <w:marLeft w:val="274"/>
          <w:marRight w:val="0"/>
          <w:marTop w:val="120"/>
          <w:marBottom w:val="0"/>
          <w:divBdr>
            <w:top w:val="none" w:sz="0" w:space="0" w:color="auto"/>
            <w:left w:val="none" w:sz="0" w:space="0" w:color="auto"/>
            <w:bottom w:val="none" w:sz="0" w:space="0" w:color="auto"/>
            <w:right w:val="none" w:sz="0" w:space="0" w:color="auto"/>
          </w:divBdr>
        </w:div>
        <w:div w:id="1446467299">
          <w:marLeft w:val="274"/>
          <w:marRight w:val="0"/>
          <w:marTop w:val="120"/>
          <w:marBottom w:val="0"/>
          <w:divBdr>
            <w:top w:val="none" w:sz="0" w:space="0" w:color="auto"/>
            <w:left w:val="none" w:sz="0" w:space="0" w:color="auto"/>
            <w:bottom w:val="none" w:sz="0" w:space="0" w:color="auto"/>
            <w:right w:val="none" w:sz="0" w:space="0" w:color="auto"/>
          </w:divBdr>
        </w:div>
      </w:divsChild>
    </w:div>
    <w:div w:id="2015449828">
      <w:bodyDiv w:val="1"/>
      <w:marLeft w:val="0"/>
      <w:marRight w:val="0"/>
      <w:marTop w:val="0"/>
      <w:marBottom w:val="0"/>
      <w:divBdr>
        <w:top w:val="none" w:sz="0" w:space="0" w:color="auto"/>
        <w:left w:val="none" w:sz="0" w:space="0" w:color="auto"/>
        <w:bottom w:val="none" w:sz="0" w:space="0" w:color="auto"/>
        <w:right w:val="none" w:sz="0" w:space="0" w:color="auto"/>
      </w:divBdr>
    </w:div>
    <w:div w:id="2034377437">
      <w:bodyDiv w:val="1"/>
      <w:marLeft w:val="0"/>
      <w:marRight w:val="0"/>
      <w:marTop w:val="0"/>
      <w:marBottom w:val="0"/>
      <w:divBdr>
        <w:top w:val="none" w:sz="0" w:space="0" w:color="auto"/>
        <w:left w:val="none" w:sz="0" w:space="0" w:color="auto"/>
        <w:bottom w:val="none" w:sz="0" w:space="0" w:color="auto"/>
        <w:right w:val="none" w:sz="0" w:space="0" w:color="auto"/>
      </w:divBdr>
    </w:div>
    <w:div w:id="2040470829">
      <w:bodyDiv w:val="1"/>
      <w:marLeft w:val="0"/>
      <w:marRight w:val="0"/>
      <w:marTop w:val="0"/>
      <w:marBottom w:val="0"/>
      <w:divBdr>
        <w:top w:val="none" w:sz="0" w:space="0" w:color="auto"/>
        <w:left w:val="none" w:sz="0" w:space="0" w:color="auto"/>
        <w:bottom w:val="none" w:sz="0" w:space="0" w:color="auto"/>
        <w:right w:val="none" w:sz="0" w:space="0" w:color="auto"/>
      </w:divBdr>
    </w:div>
    <w:div w:id="2049644443">
      <w:bodyDiv w:val="1"/>
      <w:marLeft w:val="0"/>
      <w:marRight w:val="0"/>
      <w:marTop w:val="0"/>
      <w:marBottom w:val="0"/>
      <w:divBdr>
        <w:top w:val="none" w:sz="0" w:space="0" w:color="auto"/>
        <w:left w:val="none" w:sz="0" w:space="0" w:color="auto"/>
        <w:bottom w:val="none" w:sz="0" w:space="0" w:color="auto"/>
        <w:right w:val="none" w:sz="0" w:space="0" w:color="auto"/>
      </w:divBdr>
    </w:div>
    <w:div w:id="208044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RI">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97fc48f-884b-4eb5-a272-ad03f1391c22">
      <Terms xmlns="http://schemas.microsoft.com/office/infopath/2007/PartnerControls"/>
    </lcf76f155ced4ddcb4097134ff3c332f>
    <_ip_UnifiedCompliancePolicyProperties xmlns="http://schemas.microsoft.com/sharepoint/v3" xsi:nil="true"/>
    <_Flow_SignoffStatus xmlns="a97fc48f-884b-4eb5-a272-ad03f1391c22" xsi:nil="true"/>
    <DateofProject xmlns="a97fc48f-884b-4eb5-a272-ad03f1391c22" xsi:nil="true"/>
    <TaxCatchAll xmlns="c9ac3ab4-a7cc-4b3a-aeed-dd55a233a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B1C7BF43B2B7428EDF9B15C21A0C6F" ma:contentTypeVersion="19" ma:contentTypeDescription="Create a new document." ma:contentTypeScope="" ma:versionID="242f94d157c92ad31d79b08b5b9ca3be">
  <xsd:schema xmlns:xsd="http://www.w3.org/2001/XMLSchema" xmlns:xs="http://www.w3.org/2001/XMLSchema" xmlns:p="http://schemas.microsoft.com/office/2006/metadata/properties" xmlns:ns1="http://schemas.microsoft.com/sharepoint/v3" xmlns:ns2="a97fc48f-884b-4eb5-a272-ad03f1391c22" xmlns:ns3="2090a6f3-46dd-4b2f-b78f-9af28afcab22" xmlns:ns4="c9ac3ab4-a7cc-4b3a-aeed-dd55a233ac4b" targetNamespace="http://schemas.microsoft.com/office/2006/metadata/properties" ma:root="true" ma:fieldsID="3bbe705a1713347a9d1434854ac2733e" ns1:_="" ns2:_="" ns3:_="" ns4:_="">
    <xsd:import namespace="http://schemas.microsoft.com/sharepoint/v3"/>
    <xsd:import namespace="a97fc48f-884b-4eb5-a272-ad03f1391c22"/>
    <xsd:import namespace="2090a6f3-46dd-4b2f-b78f-9af28afcab22"/>
    <xsd:import namespace="c9ac3ab4-a7cc-4b3a-aeed-dd55a233ac4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DateofProject"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7fc48f-884b-4eb5-a272-ad03f1391c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7bc47b-3997-4ccb-824d-08e9c3bde3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DateofProject" ma:index="21" nillable="true" ma:displayName="Date of Report" ma:format="Dropdown" ma:internalName="DateofProject">
      <xsd:simpleType>
        <xsd:restriction base="dms:Text">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90a6f3-46dd-4b2f-b78f-9af28afcab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ac3ab4-a7cc-4b3a-aeed-dd55a233ac4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e39e75-9da7-4e77-9fc8-60562b136064}" ma:internalName="TaxCatchAll" ma:showField="CatchAllData" ma:web="2090a6f3-46dd-4b2f-b78f-9af28afca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DD0A9A-30C5-4500-8D65-CC9EC93B4B87}">
  <ds:schemaRefs>
    <ds:schemaRef ds:uri="http://schemas.openxmlformats.org/officeDocument/2006/bibliography"/>
  </ds:schemaRefs>
</ds:datastoreItem>
</file>

<file path=customXml/itemProps2.xml><?xml version="1.0" encoding="utf-8"?>
<ds:datastoreItem xmlns:ds="http://schemas.openxmlformats.org/officeDocument/2006/customXml" ds:itemID="{126873E4-3204-4C62-B589-4C164805F185}">
  <ds:schemaRefs>
    <ds:schemaRef ds:uri="http://schemas.microsoft.com/office/2006/metadata/properties"/>
    <ds:schemaRef ds:uri="http://schemas.microsoft.com/office/infopath/2007/PartnerControls"/>
    <ds:schemaRef ds:uri="http://schemas.microsoft.com/sharepoint/v3"/>
    <ds:schemaRef ds:uri="a97fc48f-884b-4eb5-a272-ad03f1391c22"/>
    <ds:schemaRef ds:uri="c9ac3ab4-a7cc-4b3a-aeed-dd55a233ac4b"/>
  </ds:schemaRefs>
</ds:datastoreItem>
</file>

<file path=customXml/itemProps3.xml><?xml version="1.0" encoding="utf-8"?>
<ds:datastoreItem xmlns:ds="http://schemas.openxmlformats.org/officeDocument/2006/customXml" ds:itemID="{ECF1B8C6-FDE9-4953-8F10-06D7BB6206E3}">
  <ds:schemaRefs>
    <ds:schemaRef ds:uri="http://schemas.microsoft.com/sharepoint/v3/contenttype/forms"/>
  </ds:schemaRefs>
</ds:datastoreItem>
</file>

<file path=customXml/itemProps4.xml><?xml version="1.0" encoding="utf-8"?>
<ds:datastoreItem xmlns:ds="http://schemas.openxmlformats.org/officeDocument/2006/customXml" ds:itemID="{C0BD589D-955D-4EB4-B8C3-BC4E89620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7fc48f-884b-4eb5-a272-ad03f1391c22"/>
    <ds:schemaRef ds:uri="2090a6f3-46dd-4b2f-b78f-9af28afcab22"/>
    <ds:schemaRef ds:uri="c9ac3ab4-a7cc-4b3a-aeed-dd55a233a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c9bec58-8084-492e-8360-0e1cfe36408c}" enabled="1" method="Standard" siteId="{f35a6974-607f-47d4-82d7-ff31d7dc53a5}" removed="0"/>
</clbl:labelList>
</file>

<file path=docProps/app.xml><?xml version="1.0" encoding="utf-8"?>
<Properties xmlns="http://schemas.openxmlformats.org/officeDocument/2006/extended-properties" xmlns:vt="http://schemas.openxmlformats.org/officeDocument/2006/docPropsVTypes">
  <Template>Normal</Template>
  <TotalTime>78</TotalTime>
  <Pages>45</Pages>
  <Words>8091</Words>
  <Characters>36169</Characters>
  <Application>Microsoft Office Word</Application>
  <DocSecurity>0</DocSecurity>
  <Lines>3288</Lines>
  <Paragraphs>2603</Paragraphs>
  <ScaleCrop>false</ScaleCrop>
  <Company>Strategic Research Insights</Company>
  <LinksUpToDate>false</LinksUpToDate>
  <CharactersWithSpaces>41657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Prostate Cancer Pulse ATU Questionnaire Draft</dc:title>
  <dc:subject/>
  <dc:creator>Parth Pal</dc:creator>
  <cp:keywords/>
  <cp:lastModifiedBy>SRI</cp:lastModifiedBy>
  <cp:revision>29</cp:revision>
  <cp:lastPrinted>2024-01-30T05:38:00Z</cp:lastPrinted>
  <dcterms:created xsi:type="dcterms:W3CDTF">2025-08-26T09:34:00Z</dcterms:created>
  <dcterms:modified xsi:type="dcterms:W3CDTF">2026-04-23T11:16:00Z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bec58-8084-492e-8360-0e1cfe36408c_Enabled">
    <vt:lpwstr>true</vt:lpwstr>
  </property>
  <property fmtid="{D5CDD505-2E9C-101B-9397-08002B2CF9AE}" pid="3" name="MSIP_Label_3c9bec58-8084-492e-8360-0e1cfe36408c_SetDate">
    <vt:lpwstr>2022-09-13T13:59:16Z</vt:lpwstr>
  </property>
  <property fmtid="{D5CDD505-2E9C-101B-9397-08002B2CF9AE}" pid="4" name="MSIP_Label_3c9bec58-8084-492e-8360-0e1cfe36408c_Method">
    <vt:lpwstr>Standard</vt:lpwstr>
  </property>
  <property fmtid="{D5CDD505-2E9C-101B-9397-08002B2CF9AE}" pid="5" name="MSIP_Label_3c9bec58-8084-492e-8360-0e1cfe36408c_Name">
    <vt:lpwstr>Not Protected -Pilot</vt:lpwstr>
  </property>
  <property fmtid="{D5CDD505-2E9C-101B-9397-08002B2CF9AE}" pid="6" name="MSIP_Label_3c9bec58-8084-492e-8360-0e1cfe36408c_SiteId">
    <vt:lpwstr>f35a6974-607f-47d4-82d7-ff31d7dc53a5</vt:lpwstr>
  </property>
  <property fmtid="{D5CDD505-2E9C-101B-9397-08002B2CF9AE}" pid="7" name="MSIP_Label_3c9bec58-8084-492e-8360-0e1cfe36408c_ActionId">
    <vt:lpwstr>b8cab4a9-9192-43cb-a20f-5d1c358ebbda</vt:lpwstr>
  </property>
  <property fmtid="{D5CDD505-2E9C-101B-9397-08002B2CF9AE}" pid="8" name="MSIP_Label_3c9bec58-8084-492e-8360-0e1cfe36408c_ContentBits">
    <vt:lpwstr>0</vt:lpwstr>
  </property>
  <property fmtid="{D5CDD505-2E9C-101B-9397-08002B2CF9AE}" pid="9" name="GrammarlyDocumentId">
    <vt:lpwstr>9f31d3ca6d40b730c20516556a908c43e32a623d080b32ff60c0679cc4f89492</vt:lpwstr>
  </property>
  <property fmtid="{D5CDD505-2E9C-101B-9397-08002B2CF9AE}" pid="10" name="ContentTypeId">
    <vt:lpwstr>0x01010024B1C7BF43B2B7428EDF9B15C21A0C6F</vt:lpwstr>
  </property>
  <property fmtid="{D5CDD505-2E9C-101B-9397-08002B2CF9AE}" pid="11" name="MediaServiceImageTags">
    <vt:lpwstr/>
  </property>
</Properties>
</file>